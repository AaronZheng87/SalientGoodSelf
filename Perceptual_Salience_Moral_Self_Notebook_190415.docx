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3C1FF" w14:textId="77777777" w:rsidR="00B316D6" w:rsidRDefault="00B316D6" w:rsidP="00AB3C8F">
      <w:pPr>
        <w:spacing w:line="480" w:lineRule="auto"/>
        <w:jc w:val="center"/>
        <w:rPr>
          <w:rFonts w:cs="Times New Roman"/>
          <w:b/>
          <w:sz w:val="24"/>
          <w:szCs w:val="24"/>
        </w:rPr>
      </w:pPr>
    </w:p>
    <w:p w14:paraId="7FD4152D" w14:textId="77777777" w:rsidR="00B316D6" w:rsidRDefault="00B316D6" w:rsidP="00360B9D">
      <w:pPr>
        <w:spacing w:line="480" w:lineRule="auto"/>
        <w:rPr>
          <w:rFonts w:cs="Times New Roman"/>
          <w:b/>
          <w:sz w:val="24"/>
          <w:szCs w:val="24"/>
        </w:rPr>
      </w:pPr>
    </w:p>
    <w:p w14:paraId="33984FD3" w14:textId="27F475C7" w:rsidR="00AB3C8F" w:rsidRPr="00B66CB4" w:rsidRDefault="00821608" w:rsidP="00AB3C8F">
      <w:pPr>
        <w:spacing w:line="480" w:lineRule="auto"/>
        <w:jc w:val="center"/>
        <w:rPr>
          <w:rFonts w:cs="Times New Roman"/>
          <w:sz w:val="24"/>
          <w:szCs w:val="24"/>
        </w:rPr>
      </w:pPr>
      <w:bookmarkStart w:id="0" w:name="_Hlk528130955"/>
      <w:r>
        <w:rPr>
          <w:rFonts w:cs="Times New Roman"/>
          <w:b/>
          <w:sz w:val="24"/>
          <w:szCs w:val="24"/>
        </w:rPr>
        <w:t>Moral motivated perception</w:t>
      </w:r>
      <w:r w:rsidR="00B64658">
        <w:rPr>
          <w:rFonts w:cs="Times New Roman"/>
          <w:b/>
          <w:sz w:val="24"/>
          <w:szCs w:val="24"/>
        </w:rPr>
        <w:t xml:space="preserve">: </w:t>
      </w:r>
      <w:r w:rsidR="008949D9">
        <w:rPr>
          <w:rFonts w:cs="Times New Roman"/>
          <w:b/>
          <w:sz w:val="24"/>
          <w:szCs w:val="24"/>
        </w:rPr>
        <w:t xml:space="preserve">The </w:t>
      </w:r>
      <w:r>
        <w:rPr>
          <w:rFonts w:cs="Times New Roman"/>
          <w:b/>
          <w:sz w:val="24"/>
          <w:szCs w:val="24"/>
        </w:rPr>
        <w:t xml:space="preserve">possible </w:t>
      </w:r>
      <w:r w:rsidR="008949D9">
        <w:rPr>
          <w:rFonts w:cs="Times New Roman"/>
          <w:b/>
          <w:sz w:val="24"/>
          <w:szCs w:val="24"/>
        </w:rPr>
        <w:t>role of spontaneous self-referential process</w:t>
      </w:r>
    </w:p>
    <w:p w14:paraId="705344E9" w14:textId="7B500772" w:rsidR="00360B9D" w:rsidRDefault="00AB3C8F" w:rsidP="00AB3C8F">
      <w:pPr>
        <w:spacing w:line="480" w:lineRule="auto"/>
        <w:jc w:val="center"/>
        <w:rPr>
          <w:rFonts w:cs="Times New Roman"/>
          <w:sz w:val="24"/>
          <w:szCs w:val="24"/>
        </w:rPr>
      </w:pPr>
      <w:r w:rsidRPr="008B765F">
        <w:rPr>
          <w:rFonts w:cs="Times New Roman"/>
          <w:sz w:val="24"/>
          <w:szCs w:val="24"/>
        </w:rPr>
        <w:t>Chuan</w:t>
      </w:r>
      <w:r w:rsidR="00D27DB9">
        <w:rPr>
          <w:rFonts w:cs="Times New Roman"/>
          <w:sz w:val="24"/>
          <w:szCs w:val="24"/>
        </w:rPr>
        <w:t>-P</w:t>
      </w:r>
      <w:r w:rsidRPr="008B765F">
        <w:rPr>
          <w:rFonts w:cs="Times New Roman"/>
          <w:sz w:val="24"/>
          <w:szCs w:val="24"/>
        </w:rPr>
        <w:t>eng Hu</w:t>
      </w:r>
    </w:p>
    <w:p w14:paraId="354A50DE" w14:textId="1D7E63E4" w:rsidR="00360B9D" w:rsidRDefault="00360B9D" w:rsidP="00360B9D">
      <w:pPr>
        <w:spacing w:line="480" w:lineRule="auto"/>
        <w:jc w:val="center"/>
        <w:rPr>
          <w:rFonts w:cs="Times New Roman"/>
          <w:sz w:val="24"/>
          <w:szCs w:val="24"/>
        </w:rPr>
      </w:pPr>
      <w:r>
        <w:rPr>
          <w:rFonts w:cs="Times New Roman"/>
          <w:sz w:val="24"/>
          <w:szCs w:val="24"/>
        </w:rPr>
        <w:t>Department of Psychology, Tsinghua University, 100084 Beijing, China</w:t>
      </w:r>
    </w:p>
    <w:p w14:paraId="7F0D1DB3" w14:textId="758EB7D8" w:rsidR="00360B9D" w:rsidRDefault="00360B9D" w:rsidP="00360B9D">
      <w:pPr>
        <w:spacing w:line="480" w:lineRule="auto"/>
        <w:jc w:val="center"/>
        <w:rPr>
          <w:rFonts w:cs="Times New Roman"/>
          <w:sz w:val="24"/>
          <w:szCs w:val="24"/>
        </w:rPr>
      </w:pPr>
      <w:r>
        <w:rPr>
          <w:rFonts w:cs="Times New Roman"/>
          <w:sz w:val="24"/>
          <w:szCs w:val="24"/>
        </w:rPr>
        <w:t>Neuroimaging Center, University Medical Center</w:t>
      </w:r>
      <w:r w:rsidR="003B3A39">
        <w:rPr>
          <w:rFonts w:cs="Times New Roman"/>
          <w:sz w:val="24"/>
          <w:szCs w:val="24"/>
        </w:rPr>
        <w:t xml:space="preserve"> Mainz</w:t>
      </w:r>
      <w:r>
        <w:rPr>
          <w:rFonts w:cs="Times New Roman"/>
          <w:sz w:val="24"/>
          <w:szCs w:val="24"/>
        </w:rPr>
        <w:t>, 55131, Mainz, Germany</w:t>
      </w:r>
    </w:p>
    <w:p w14:paraId="19BA5401" w14:textId="77777777" w:rsidR="003C35CB" w:rsidRDefault="003C35CB" w:rsidP="00360B9D">
      <w:pPr>
        <w:spacing w:line="480" w:lineRule="auto"/>
        <w:jc w:val="center"/>
        <w:rPr>
          <w:rFonts w:cs="Times New Roman"/>
          <w:sz w:val="24"/>
          <w:szCs w:val="24"/>
        </w:rPr>
      </w:pPr>
    </w:p>
    <w:p w14:paraId="4FB26927" w14:textId="77777777" w:rsidR="00360B9D" w:rsidRDefault="00AB3C8F" w:rsidP="00AB3C8F">
      <w:pPr>
        <w:spacing w:line="480" w:lineRule="auto"/>
        <w:jc w:val="center"/>
        <w:rPr>
          <w:rFonts w:cs="Times New Roman"/>
          <w:sz w:val="24"/>
          <w:szCs w:val="24"/>
        </w:rPr>
      </w:pPr>
      <w:r w:rsidRPr="008B765F">
        <w:rPr>
          <w:rFonts w:cs="Times New Roman"/>
          <w:sz w:val="24"/>
          <w:szCs w:val="24"/>
        </w:rPr>
        <w:t>Kaiping Peng</w:t>
      </w:r>
    </w:p>
    <w:p w14:paraId="46D2C713" w14:textId="1C35652F" w:rsidR="00360B9D" w:rsidRDefault="00360B9D" w:rsidP="00360B9D">
      <w:pPr>
        <w:spacing w:line="480" w:lineRule="auto"/>
        <w:jc w:val="center"/>
        <w:rPr>
          <w:rFonts w:cs="Times New Roman"/>
          <w:sz w:val="24"/>
          <w:szCs w:val="24"/>
        </w:rPr>
      </w:pPr>
      <w:r>
        <w:rPr>
          <w:rFonts w:cs="Times New Roman"/>
          <w:sz w:val="24"/>
          <w:szCs w:val="24"/>
        </w:rPr>
        <w:t>Department of Psychology, Tsinghua University, 100084 Beijing, China</w:t>
      </w:r>
    </w:p>
    <w:p w14:paraId="4777861A" w14:textId="77777777" w:rsidR="003C35CB" w:rsidRDefault="003C35CB" w:rsidP="00360B9D">
      <w:pPr>
        <w:spacing w:line="480" w:lineRule="auto"/>
        <w:jc w:val="center"/>
        <w:rPr>
          <w:rFonts w:cs="Times New Roman"/>
          <w:sz w:val="24"/>
          <w:szCs w:val="24"/>
        </w:rPr>
      </w:pPr>
    </w:p>
    <w:p w14:paraId="753B1143" w14:textId="37F868E1" w:rsidR="00AB3C8F" w:rsidRPr="008B765F" w:rsidRDefault="00AB3C8F" w:rsidP="00AB3C8F">
      <w:pPr>
        <w:spacing w:line="480" w:lineRule="auto"/>
        <w:jc w:val="center"/>
        <w:rPr>
          <w:rFonts w:cs="Times New Roman"/>
          <w:sz w:val="24"/>
          <w:szCs w:val="24"/>
          <w:vertAlign w:val="superscript"/>
        </w:rPr>
      </w:pPr>
      <w:r w:rsidRPr="008B765F">
        <w:rPr>
          <w:rFonts w:cs="Times New Roman"/>
          <w:sz w:val="24"/>
          <w:szCs w:val="24"/>
        </w:rPr>
        <w:t>Jie Sui</w:t>
      </w:r>
    </w:p>
    <w:p w14:paraId="318CC9B8" w14:textId="77777777" w:rsidR="00360B9D" w:rsidRDefault="00360B9D" w:rsidP="00360B9D">
      <w:pPr>
        <w:spacing w:line="480" w:lineRule="auto"/>
        <w:jc w:val="center"/>
        <w:rPr>
          <w:rFonts w:cs="Times New Roman"/>
          <w:sz w:val="24"/>
          <w:szCs w:val="24"/>
        </w:rPr>
      </w:pPr>
      <w:r>
        <w:rPr>
          <w:rFonts w:cs="Times New Roman"/>
          <w:sz w:val="24"/>
          <w:szCs w:val="24"/>
        </w:rPr>
        <w:t>Department of Psychology, Tsinghua University, 100084 Beijing, China</w:t>
      </w:r>
    </w:p>
    <w:p w14:paraId="76123FB5" w14:textId="5A0FE500" w:rsidR="00AB3C8F" w:rsidRDefault="00360B9D" w:rsidP="00AB3C8F">
      <w:pPr>
        <w:spacing w:line="480" w:lineRule="auto"/>
        <w:jc w:val="center"/>
        <w:rPr>
          <w:rFonts w:cs="Times New Roman"/>
          <w:sz w:val="24"/>
          <w:szCs w:val="24"/>
        </w:rPr>
      </w:pPr>
      <w:r w:rsidRPr="00B316D6">
        <w:rPr>
          <w:rFonts w:cs="Times New Roman"/>
          <w:sz w:val="24"/>
          <w:szCs w:val="24"/>
        </w:rPr>
        <w:t xml:space="preserve">Department of Psychology, University of Bath, </w:t>
      </w:r>
      <w:r>
        <w:rPr>
          <w:rFonts w:cs="Times New Roman"/>
          <w:sz w:val="24"/>
          <w:szCs w:val="24"/>
        </w:rPr>
        <w:t xml:space="preserve">Bath, </w:t>
      </w:r>
      <w:r w:rsidRPr="00B316D6">
        <w:rPr>
          <w:rFonts w:cs="Times New Roman"/>
          <w:sz w:val="24"/>
          <w:szCs w:val="24"/>
        </w:rPr>
        <w:t>United Kingdom</w:t>
      </w:r>
    </w:p>
    <w:p w14:paraId="2ED11F4C" w14:textId="77777777" w:rsidR="009313F9" w:rsidRDefault="009313F9" w:rsidP="00AB3C8F">
      <w:pPr>
        <w:spacing w:line="480" w:lineRule="auto"/>
        <w:jc w:val="center"/>
        <w:rPr>
          <w:rFonts w:cs="Times New Roman"/>
          <w:sz w:val="24"/>
          <w:szCs w:val="24"/>
          <w:vertAlign w:val="superscript"/>
        </w:rPr>
      </w:pPr>
    </w:p>
    <w:p w14:paraId="75BC3558" w14:textId="76D4D9E9" w:rsidR="00AB3C8F" w:rsidRDefault="0095584E" w:rsidP="00360B9D">
      <w:pPr>
        <w:rPr>
          <w:rFonts w:cs="Times New Roman"/>
          <w:bCs/>
          <w:sz w:val="24"/>
          <w:szCs w:val="24"/>
        </w:rPr>
      </w:pPr>
      <w:r>
        <w:rPr>
          <w:rFonts w:cs="Times New Roman"/>
          <w:bCs/>
          <w:sz w:val="24"/>
          <w:szCs w:val="24"/>
        </w:rPr>
        <w:t xml:space="preserve">Author Note: </w:t>
      </w:r>
      <w:r w:rsidR="00C664AF">
        <w:rPr>
          <w:rFonts w:cs="Times New Roman"/>
          <w:bCs/>
          <w:sz w:val="24"/>
          <w:szCs w:val="24"/>
        </w:rPr>
        <w:t>T</w:t>
      </w:r>
      <w:r>
        <w:rPr>
          <w:rFonts w:cs="Times New Roman"/>
          <w:bCs/>
          <w:sz w:val="24"/>
          <w:szCs w:val="24"/>
        </w:rPr>
        <w:t>he data reported</w:t>
      </w:r>
      <w:r w:rsidR="00C664AF">
        <w:rPr>
          <w:rFonts w:cs="Times New Roman"/>
          <w:bCs/>
          <w:sz w:val="24"/>
          <w:szCs w:val="24"/>
        </w:rPr>
        <w:t xml:space="preserve"> here</w:t>
      </w:r>
      <w:r>
        <w:rPr>
          <w:rFonts w:cs="Times New Roman"/>
          <w:bCs/>
          <w:sz w:val="24"/>
          <w:szCs w:val="24"/>
        </w:rPr>
        <w:t xml:space="preserve"> is part of C-P Hu’s PhD dissertation, part of the results </w:t>
      </w:r>
      <w:r w:rsidR="00006326">
        <w:rPr>
          <w:rFonts w:cs="Times New Roman"/>
          <w:bCs/>
          <w:sz w:val="24"/>
          <w:szCs w:val="24"/>
        </w:rPr>
        <w:t>was</w:t>
      </w:r>
      <w:r>
        <w:rPr>
          <w:rFonts w:cs="Times New Roman"/>
          <w:bCs/>
          <w:sz w:val="24"/>
          <w:szCs w:val="24"/>
        </w:rPr>
        <w:t xml:space="preserve"> reported at the 17</w:t>
      </w:r>
      <w:r w:rsidRPr="006404FD">
        <w:rPr>
          <w:rFonts w:cs="Times New Roman"/>
          <w:bCs/>
          <w:sz w:val="24"/>
          <w:szCs w:val="24"/>
          <w:vertAlign w:val="superscript"/>
        </w:rPr>
        <w:t>th</w:t>
      </w:r>
      <w:r>
        <w:rPr>
          <w:rFonts w:cs="Times New Roman"/>
          <w:bCs/>
          <w:sz w:val="24"/>
          <w:szCs w:val="24"/>
        </w:rPr>
        <w:t xml:space="preserve"> National Academic Congress of Psychology, Oct 2014, Beijing, China.</w:t>
      </w:r>
      <w:r w:rsidR="00C0165B">
        <w:rPr>
          <w:rFonts w:cs="Times New Roman"/>
          <w:bCs/>
          <w:sz w:val="24"/>
          <w:szCs w:val="24"/>
        </w:rPr>
        <w:t xml:space="preserve"> This work w</w:t>
      </w:r>
      <w:r w:rsidR="00006326">
        <w:rPr>
          <w:rFonts w:cs="Times New Roman"/>
          <w:bCs/>
          <w:sz w:val="24"/>
          <w:szCs w:val="24"/>
        </w:rPr>
        <w:t>as</w:t>
      </w:r>
      <w:r w:rsidR="00C0165B">
        <w:rPr>
          <w:rFonts w:cs="Times New Roman"/>
          <w:bCs/>
          <w:sz w:val="24"/>
          <w:szCs w:val="24"/>
        </w:rPr>
        <w:t xml:space="preserve"> supported by </w:t>
      </w:r>
      <w:r w:rsidR="00324440">
        <w:rPr>
          <w:rFonts w:cs="Times New Roman"/>
          <w:bCs/>
          <w:sz w:val="24"/>
          <w:szCs w:val="24"/>
        </w:rPr>
        <w:t xml:space="preserve">CSFN </w:t>
      </w:r>
      <w:r w:rsidR="00324440" w:rsidRPr="00324440">
        <w:rPr>
          <w:rFonts w:cs="Times New Roman"/>
          <w:bCs/>
          <w:sz w:val="24"/>
          <w:szCs w:val="24"/>
        </w:rPr>
        <w:t>31371017</w:t>
      </w:r>
      <w:r w:rsidR="00324440">
        <w:rPr>
          <w:rFonts w:cs="Times New Roman"/>
          <w:bCs/>
          <w:sz w:val="24"/>
          <w:szCs w:val="24"/>
        </w:rPr>
        <w:t xml:space="preserve"> for J Sui and </w:t>
      </w:r>
      <w:r w:rsidR="00324440" w:rsidRPr="00324440">
        <w:rPr>
          <w:rFonts w:cs="Times New Roman"/>
          <w:bCs/>
          <w:sz w:val="24"/>
          <w:szCs w:val="24"/>
        </w:rPr>
        <w:t>31471001</w:t>
      </w:r>
      <w:r w:rsidR="00324440">
        <w:rPr>
          <w:rFonts w:cs="Times New Roman"/>
          <w:bCs/>
          <w:sz w:val="24"/>
          <w:szCs w:val="24"/>
        </w:rPr>
        <w:t xml:space="preserve"> for K Peng.</w:t>
      </w:r>
      <w:r w:rsidR="00700AE5">
        <w:rPr>
          <w:rFonts w:cs="Times New Roman"/>
          <w:bCs/>
          <w:sz w:val="24"/>
          <w:szCs w:val="24"/>
        </w:rPr>
        <w:t xml:space="preserve"> We thank </w:t>
      </w:r>
      <w:r w:rsidR="00700AE5" w:rsidRPr="00700AE5">
        <w:rPr>
          <w:rFonts w:cs="Times New Roman"/>
          <w:bCs/>
          <w:sz w:val="24"/>
          <w:szCs w:val="24"/>
        </w:rPr>
        <w:t>John Sakaluk</w:t>
      </w:r>
      <w:r w:rsidR="00700AE5">
        <w:rPr>
          <w:rFonts w:cs="Times New Roman"/>
          <w:bCs/>
          <w:sz w:val="24"/>
          <w:szCs w:val="24"/>
        </w:rPr>
        <w:t xml:space="preserve"> for sharing his code for plotting APA style graph</w:t>
      </w:r>
      <w:ins w:id="1" w:author="Hu, C-P" w:date="2019-04-15T09:05:00Z">
        <w:r w:rsidR="004C4A83">
          <w:rPr>
            <w:rFonts w:cs="Times New Roman"/>
            <w:bCs/>
            <w:sz w:val="24"/>
            <w:szCs w:val="24"/>
          </w:rPr>
          <w:t xml:space="preserve"> in previous version of this manuscript</w:t>
        </w:r>
      </w:ins>
      <w:r w:rsidR="00700AE5">
        <w:rPr>
          <w:rFonts w:cs="Times New Roman"/>
          <w:bCs/>
          <w:sz w:val="24"/>
          <w:szCs w:val="24"/>
        </w:rPr>
        <w:t>.</w:t>
      </w:r>
    </w:p>
    <w:p w14:paraId="57795154" w14:textId="51CE7BDC" w:rsidR="00362FD0" w:rsidRDefault="00362FD0" w:rsidP="00360B9D">
      <w:pPr>
        <w:rPr>
          <w:rFonts w:cs="Times New Roman"/>
          <w:bCs/>
          <w:sz w:val="24"/>
          <w:szCs w:val="24"/>
        </w:rPr>
      </w:pPr>
      <w:r w:rsidRPr="00362FD0">
        <w:rPr>
          <w:rFonts w:cs="Times New Roman"/>
          <w:bCs/>
          <w:sz w:val="24"/>
          <w:szCs w:val="24"/>
        </w:rPr>
        <w:t xml:space="preserve">We embrace the values of openness and transparency in science </w:t>
      </w:r>
      <w:r>
        <w:rPr>
          <w:rFonts w:cs="Times New Roman"/>
          <w:bCs/>
          <w:sz w:val="24"/>
          <w:szCs w:val="24"/>
        </w:rPr>
        <w:fldChar w:fldCharType="begin"/>
      </w:r>
      <w:r>
        <w:rPr>
          <w:rFonts w:cs="Times New Roman"/>
          <w:bCs/>
          <w:sz w:val="24"/>
          <w:szCs w:val="24"/>
        </w:rPr>
        <w:instrText xml:space="preserve"> ADDIN EN.CITE &lt;EndNote&gt;&lt;Cite&gt;&lt;Author&gt;Schönbrodt&lt;/Author&gt;&lt;Year&gt;2015&lt;/Year&gt;&lt;RecNum&gt;14823&lt;/RecNum&gt;&lt;DisplayText&gt;(Schönbrodt, Maier, Heene, &amp;amp; Zehetleitner, 2015)&lt;/DisplayText&gt;&lt;record&gt;&lt;rec-number&gt;14823&lt;/rec-number&gt;&lt;foreign-keys&gt;&lt;key app="EN" db-id="2rwpxrts1esv2metztzveppdex90zxxxaspz" timestamp="1518991044"&gt;14823&lt;/key&gt;&lt;/foreign-keys&gt;&lt;ref-type name="Web Page"&gt;12&lt;/ref-type&gt;&lt;contributors&gt;&lt;authors&gt;&lt;author&gt;Schönbrodt, Felix D.&lt;/author&gt;&lt;author&gt;Markus Maier&lt;/author&gt;&lt;author&gt;Moritz Heene&lt;/author&gt;&lt;author&gt;Michael Zehetleitner&lt;/author&gt;&lt;/authors&gt;&lt;/contributors&gt;&lt;titles&gt;&lt;title&gt;Voluntary commitment to research transparency&lt;/title&gt;&lt;/titles&gt;&lt;dates&gt;&lt;year&gt;2015&lt;/year&gt;&lt;/dates&gt;&lt;urls&gt;&lt;related-urls&gt;&lt;url&gt;http://www.researchtransparency.org/&lt;/url&gt;&lt;/related-urls&gt;&lt;/urls&gt;&lt;/record&gt;&lt;/Cite&gt;&lt;/EndNote&gt;</w:instrText>
      </w:r>
      <w:r>
        <w:rPr>
          <w:rFonts w:cs="Times New Roman"/>
          <w:bCs/>
          <w:sz w:val="24"/>
          <w:szCs w:val="24"/>
        </w:rPr>
        <w:fldChar w:fldCharType="separate"/>
      </w:r>
      <w:r>
        <w:rPr>
          <w:rFonts w:cs="Times New Roman"/>
          <w:bCs/>
          <w:noProof/>
          <w:sz w:val="24"/>
          <w:szCs w:val="24"/>
        </w:rPr>
        <w:t>(</w:t>
      </w:r>
      <w:hyperlink w:anchor="_ENREF_24" w:tooltip="Schönbrodt, 2015 #14823" w:history="1">
        <w:r w:rsidR="00312133">
          <w:rPr>
            <w:rFonts w:cs="Times New Roman"/>
            <w:bCs/>
            <w:noProof/>
            <w:sz w:val="24"/>
            <w:szCs w:val="24"/>
          </w:rPr>
          <w:t>Schönbrodt, Maier, Heene, &amp; Zehetleitner, 2015</w:t>
        </w:r>
      </w:hyperlink>
      <w:r>
        <w:rPr>
          <w:rFonts w:cs="Times New Roman"/>
          <w:bCs/>
          <w:noProof/>
          <w:sz w:val="24"/>
          <w:szCs w:val="24"/>
        </w:rPr>
        <w:t>)</w:t>
      </w:r>
      <w:r>
        <w:rPr>
          <w:rFonts w:cs="Times New Roman"/>
          <w:bCs/>
          <w:sz w:val="24"/>
          <w:szCs w:val="24"/>
        </w:rPr>
        <w:fldChar w:fldCharType="end"/>
      </w:r>
      <w:r w:rsidRPr="00362FD0">
        <w:rPr>
          <w:rFonts w:cs="Times New Roman"/>
          <w:bCs/>
          <w:sz w:val="24"/>
          <w:szCs w:val="24"/>
        </w:rPr>
        <w:t>. Therefore, we followed the 21-word solution</w:t>
      </w:r>
      <w:r>
        <w:rPr>
          <w:rFonts w:cs="Times New Roman"/>
          <w:bCs/>
          <w:sz w:val="24"/>
          <w:szCs w:val="24"/>
        </w:rPr>
        <w:t xml:space="preserve"> </w:t>
      </w:r>
      <w:r w:rsidRPr="00362FD0">
        <w:rPr>
          <w:rFonts w:cs="Times New Roman"/>
          <w:bCs/>
          <w:sz w:val="24"/>
          <w:szCs w:val="24"/>
        </w:rPr>
        <w:t xml:space="preserve">provided by </w:t>
      </w:r>
      <w:hyperlink w:anchor="_ENREF_26" w:tooltip="Simmons, 2012 #8435" w:history="1">
        <w:r w:rsidR="00312133">
          <w:rPr>
            <w:rFonts w:cs="Times New Roman"/>
            <w:bCs/>
            <w:sz w:val="24"/>
            <w:szCs w:val="24"/>
          </w:rPr>
          <w:fldChar w:fldCharType="begin"/>
        </w:r>
        <w:r w:rsidR="00312133">
          <w:rPr>
            <w:rFonts w:cs="Times New Roman"/>
            <w:bCs/>
            <w:sz w:val="24"/>
            <w:szCs w:val="24"/>
          </w:rPr>
          <w:instrText xml:space="preserve"> ADDIN EN.CITE &lt;EndNote&gt;&lt;Cite AuthorYear="1"&gt;&lt;Author&gt;Simmons&lt;/Author&gt;&lt;Year&gt;2012&lt;/Year&gt;&lt;RecNum&gt;8435&lt;/RecNum&gt;&lt;DisplayText&gt;Simmons, Nelson, and Simonsohn (2012)&lt;/DisplayText&gt;&lt;record&gt;&lt;rec-number&gt;8435&lt;/rec-number&gt;&lt;foreign-keys&gt;&lt;key app="EN" db-id="2rwpxrts1esv2metztzveppdex90zxxxaspz" timestamp="1444406853"&gt;8435&lt;/key&gt;&lt;/foreign-keys&gt;&lt;ref-type name="Electronic Article"&gt;43&lt;/ref-type&gt;&lt;contributors&gt;&lt;authors&gt;&lt;author&gt;Simmons, Joseph P&lt;/author&gt;&lt;author&gt;Nelson, Leif D&lt;/author&gt;&lt;author&gt;Simonsohn, Uri&lt;/author&gt;&lt;/authors&gt;&lt;/contributors&gt;&lt;titles&gt;&lt;title&gt;A 21 word solution&lt;/title&gt;&lt;secondary-title&gt;SSRN eLibrary&lt;/secondary-title&gt;&lt;/titles&gt;&lt;periodical&gt;&lt;full-title&gt;SSRN eLibrary&lt;/full-title&gt;&lt;/periodical&gt;&lt;dates&gt;&lt;year&gt;2012&lt;/year&gt;&lt;/dates&gt;&lt;urls&gt;&lt;related-urls&gt;&lt;url&gt;https://papers.ssrn.com/sol3/papers.cfm?abstract_id=2160588&lt;/url&gt;&lt;/related-urls&gt;&lt;/urls&gt;&lt;/record&gt;&lt;/Cite&gt;&lt;/EndNote&gt;</w:instrText>
        </w:r>
        <w:r w:rsidR="00312133">
          <w:rPr>
            <w:rFonts w:cs="Times New Roman"/>
            <w:bCs/>
            <w:sz w:val="24"/>
            <w:szCs w:val="24"/>
          </w:rPr>
          <w:fldChar w:fldCharType="separate"/>
        </w:r>
        <w:r w:rsidR="00312133">
          <w:rPr>
            <w:rFonts w:cs="Times New Roman"/>
            <w:bCs/>
            <w:noProof/>
            <w:sz w:val="24"/>
            <w:szCs w:val="24"/>
          </w:rPr>
          <w:t>Simmons, Nelson, and Simonsohn (2012)</w:t>
        </w:r>
        <w:r w:rsidR="00312133">
          <w:rPr>
            <w:rFonts w:cs="Times New Roman"/>
            <w:bCs/>
            <w:sz w:val="24"/>
            <w:szCs w:val="24"/>
          </w:rPr>
          <w:fldChar w:fldCharType="end"/>
        </w:r>
      </w:hyperlink>
      <w:r w:rsidRPr="00362FD0">
        <w:rPr>
          <w:rFonts w:cs="Times New Roman"/>
          <w:bCs/>
          <w:sz w:val="24"/>
          <w:szCs w:val="24"/>
        </w:rPr>
        <w:t xml:space="preserve"> or referred to the complete</w:t>
      </w:r>
      <w:r>
        <w:rPr>
          <w:rFonts w:cs="Times New Roman"/>
          <w:bCs/>
          <w:sz w:val="24"/>
          <w:szCs w:val="24"/>
        </w:rPr>
        <w:t xml:space="preserve"> </w:t>
      </w:r>
      <w:r w:rsidRPr="00362FD0">
        <w:rPr>
          <w:rFonts w:cs="Times New Roman"/>
          <w:bCs/>
          <w:sz w:val="24"/>
          <w:szCs w:val="24"/>
        </w:rPr>
        <w:t>project documentations in the OSF. We</w:t>
      </w:r>
      <w:r w:rsidR="00C664AF">
        <w:rPr>
          <w:rFonts w:cs="Times New Roman"/>
          <w:bCs/>
          <w:sz w:val="24"/>
          <w:szCs w:val="24"/>
        </w:rPr>
        <w:t xml:space="preserve"> will</w:t>
      </w:r>
      <w:r w:rsidRPr="00362FD0">
        <w:rPr>
          <w:rFonts w:cs="Times New Roman"/>
          <w:bCs/>
          <w:sz w:val="24"/>
          <w:szCs w:val="24"/>
        </w:rPr>
        <w:t xml:space="preserve"> furthermore publish all raw data necessary to</w:t>
      </w:r>
      <w:r>
        <w:rPr>
          <w:rFonts w:cs="Times New Roman"/>
          <w:bCs/>
          <w:sz w:val="24"/>
          <w:szCs w:val="24"/>
        </w:rPr>
        <w:t xml:space="preserve"> </w:t>
      </w:r>
      <w:r w:rsidRPr="00362FD0">
        <w:rPr>
          <w:rFonts w:cs="Times New Roman"/>
          <w:bCs/>
          <w:sz w:val="24"/>
          <w:szCs w:val="24"/>
        </w:rPr>
        <w:t>reproduce the reported results and are providing scripts for all data analyses reported</w:t>
      </w:r>
      <w:r w:rsidR="0019074F">
        <w:rPr>
          <w:rFonts w:cs="Times New Roman"/>
          <w:bCs/>
          <w:sz w:val="24"/>
          <w:szCs w:val="24"/>
        </w:rPr>
        <w:t xml:space="preserve"> </w:t>
      </w:r>
      <w:r w:rsidRPr="00362FD0">
        <w:rPr>
          <w:rFonts w:cs="Times New Roman"/>
          <w:bCs/>
          <w:sz w:val="24"/>
          <w:szCs w:val="24"/>
        </w:rPr>
        <w:t>in this manuscript (see the additional materials in the OSF</w:t>
      </w:r>
      <w:r w:rsidR="0019074F">
        <w:rPr>
          <w:rFonts w:cs="Times New Roman"/>
          <w:bCs/>
          <w:sz w:val="24"/>
          <w:szCs w:val="24"/>
        </w:rPr>
        <w:t xml:space="preserve"> and github</w:t>
      </w:r>
      <w:r w:rsidRPr="00362FD0">
        <w:rPr>
          <w:rFonts w:cs="Times New Roman"/>
          <w:bCs/>
          <w:sz w:val="24"/>
          <w:szCs w:val="24"/>
        </w:rPr>
        <w:t>).</w:t>
      </w:r>
    </w:p>
    <w:p w14:paraId="3245267F" w14:textId="0B82B5CD" w:rsidR="00360B9D" w:rsidRDefault="00360B9D" w:rsidP="00360B9D">
      <w:pPr>
        <w:rPr>
          <w:rFonts w:cs="Times New Roman"/>
          <w:bCs/>
          <w:sz w:val="24"/>
          <w:szCs w:val="24"/>
        </w:rPr>
      </w:pPr>
      <w:r>
        <w:rPr>
          <w:rFonts w:cs="Times New Roman"/>
          <w:bCs/>
          <w:sz w:val="24"/>
          <w:szCs w:val="24"/>
        </w:rPr>
        <w:t xml:space="preserve">Corresponding to: Chuan-Peng Hu, </w:t>
      </w:r>
      <w:hyperlink r:id="rId8" w:history="1">
        <w:r w:rsidRPr="00563A3D">
          <w:rPr>
            <w:rStyle w:val="Hyperlink"/>
            <w:rFonts w:cs="Times New Roman"/>
            <w:bCs/>
            <w:sz w:val="24"/>
            <w:szCs w:val="24"/>
          </w:rPr>
          <w:t>hcp4715@gmail.com</w:t>
        </w:r>
      </w:hyperlink>
      <w:del w:id="2" w:author="Hu, C-P" w:date="2019-04-15T09:05:00Z">
        <w:r w:rsidDel="00695667">
          <w:rPr>
            <w:rFonts w:cs="Times New Roman"/>
            <w:bCs/>
            <w:sz w:val="24"/>
            <w:szCs w:val="24"/>
          </w:rPr>
          <w:delText>; Jie Sui, j.sui@gmail.com</w:delText>
        </w:r>
      </w:del>
      <w:bookmarkEnd w:id="0"/>
    </w:p>
    <w:p w14:paraId="14647013" w14:textId="01BB42C6" w:rsidR="00AB3C8F" w:rsidRDefault="00AB3C8F">
      <w:pPr>
        <w:widowControl/>
        <w:spacing w:after="160" w:line="259" w:lineRule="auto"/>
        <w:jc w:val="left"/>
        <w:rPr>
          <w:rFonts w:cs="Times New Roman"/>
          <w:bCs/>
          <w:sz w:val="24"/>
          <w:szCs w:val="24"/>
        </w:rPr>
      </w:pPr>
      <w:r>
        <w:rPr>
          <w:rFonts w:cs="Times New Roman"/>
          <w:bCs/>
          <w:sz w:val="24"/>
          <w:szCs w:val="24"/>
        </w:rPr>
        <w:br w:type="page"/>
      </w:r>
    </w:p>
    <w:p w14:paraId="07FD52D1" w14:textId="77777777" w:rsidR="0095584E" w:rsidRDefault="0095584E">
      <w:pPr>
        <w:widowControl/>
        <w:spacing w:after="160" w:line="259" w:lineRule="auto"/>
        <w:jc w:val="left"/>
        <w:rPr>
          <w:rFonts w:cs="Times New Roman"/>
          <w:bCs/>
          <w:sz w:val="24"/>
          <w:szCs w:val="24"/>
        </w:rPr>
      </w:pPr>
    </w:p>
    <w:p w14:paraId="333AB5CA" w14:textId="179D8987" w:rsidR="00AB3C8F" w:rsidRPr="008B7631" w:rsidDel="008A46DF" w:rsidRDefault="00AB3C8F" w:rsidP="00AB3C8F">
      <w:pPr>
        <w:pStyle w:val="Heading2"/>
        <w:jc w:val="center"/>
        <w:rPr>
          <w:del w:id="3" w:author="Hu, C-P" w:date="2019-04-15T09:04:00Z"/>
          <w:rFonts w:ascii="Times New Roman" w:hAnsi="Times New Roman" w:cs="Times New Roman"/>
          <w:sz w:val="28"/>
          <w:szCs w:val="24"/>
        </w:rPr>
      </w:pPr>
      <w:del w:id="4" w:author="Hu, C-P" w:date="2019-04-15T09:04:00Z">
        <w:r w:rsidRPr="008B7631" w:rsidDel="008A46DF">
          <w:rPr>
            <w:rFonts w:ascii="Times New Roman" w:hAnsi="Times New Roman" w:cs="Times New Roman"/>
            <w:sz w:val="28"/>
            <w:szCs w:val="24"/>
          </w:rPr>
          <w:delText>Abstract</w:delText>
        </w:r>
      </w:del>
    </w:p>
    <w:p w14:paraId="5CCE463C" w14:textId="184DDF37" w:rsidR="00AB3C8F" w:rsidDel="008A46DF" w:rsidRDefault="00AB3C8F" w:rsidP="00AB3C8F">
      <w:pPr>
        <w:spacing w:line="480" w:lineRule="auto"/>
        <w:rPr>
          <w:del w:id="5" w:author="Hu, C-P" w:date="2019-04-15T09:04:00Z"/>
          <w:rFonts w:cs="Times New Roman"/>
          <w:bCs/>
          <w:sz w:val="24"/>
          <w:szCs w:val="24"/>
        </w:rPr>
      </w:pPr>
      <w:del w:id="6" w:author="Hu, C-P" w:date="2019-04-15T09:04:00Z">
        <w:r w:rsidRPr="00CD06F2" w:rsidDel="008A46DF">
          <w:rPr>
            <w:b/>
            <w:sz w:val="24"/>
          </w:rPr>
          <w:delText>Keywords</w:delText>
        </w:r>
        <w:r w:rsidRPr="00CD06F2" w:rsidDel="008A46DF">
          <w:rPr>
            <w:sz w:val="24"/>
          </w:rPr>
          <w:delText>: moral</w:delText>
        </w:r>
        <w:r w:rsidR="00B63C7C" w:rsidDel="008A46DF">
          <w:rPr>
            <w:sz w:val="24"/>
          </w:rPr>
          <w:delText xml:space="preserve"> identity</w:delText>
        </w:r>
        <w:r w:rsidRPr="00CD06F2" w:rsidDel="008A46DF">
          <w:rPr>
            <w:sz w:val="24"/>
          </w:rPr>
          <w:delText>, self</w:delText>
        </w:r>
        <w:r w:rsidR="00B63C7C" w:rsidDel="008A46DF">
          <w:rPr>
            <w:sz w:val="24"/>
          </w:rPr>
          <w:delText xml:space="preserve"> bias</w:delText>
        </w:r>
        <w:r w:rsidRPr="00CD06F2" w:rsidDel="008A46DF">
          <w:rPr>
            <w:sz w:val="24"/>
          </w:rPr>
          <w:delText>, perception</w:delText>
        </w:r>
        <w:r w:rsidR="00B63C7C" w:rsidDel="008A46DF">
          <w:rPr>
            <w:sz w:val="24"/>
          </w:rPr>
          <w:delText xml:space="preserve"> matching</w:delText>
        </w:r>
      </w:del>
    </w:p>
    <w:p w14:paraId="08092BB6" w14:textId="77777777" w:rsidR="00AB3C8F" w:rsidRDefault="00AB3C8F">
      <w:pPr>
        <w:widowControl/>
        <w:spacing w:after="160" w:line="259" w:lineRule="auto"/>
        <w:jc w:val="left"/>
        <w:rPr>
          <w:rFonts w:cs="Times New Roman"/>
          <w:bCs/>
          <w:sz w:val="24"/>
          <w:szCs w:val="24"/>
        </w:rPr>
      </w:pPr>
      <w:r>
        <w:rPr>
          <w:rFonts w:cs="Times New Roman"/>
          <w:bCs/>
          <w:sz w:val="24"/>
          <w:szCs w:val="24"/>
        </w:rPr>
        <w:br w:type="page"/>
      </w:r>
    </w:p>
    <w:p w14:paraId="4193C9F4" w14:textId="6D67BBA7" w:rsidR="00D63139" w:rsidRDefault="004856BF" w:rsidP="00A06A70">
      <w:pPr>
        <w:pStyle w:val="Heading2"/>
        <w:ind w:firstLine="720"/>
        <w:rPr>
          <w:rFonts w:ascii="Times New Roman" w:hAnsi="Times New Roman" w:cs="Times New Roman"/>
          <w:bCs w:val="0"/>
          <w:sz w:val="24"/>
          <w:szCs w:val="24"/>
        </w:rPr>
      </w:pPr>
      <w:bookmarkStart w:id="7" w:name="_GoBack"/>
      <w:r>
        <w:rPr>
          <w:rFonts w:ascii="Times New Roman" w:hAnsi="Times New Roman" w:cs="Times New Roman"/>
          <w:bCs w:val="0"/>
          <w:sz w:val="24"/>
          <w:szCs w:val="24"/>
        </w:rPr>
        <w:t>General method</w:t>
      </w:r>
    </w:p>
    <w:p w14:paraId="558CC877" w14:textId="18C91C56" w:rsidR="00B825E2" w:rsidRDefault="00B825E2" w:rsidP="009313F9">
      <w:pPr>
        <w:spacing w:line="480" w:lineRule="auto"/>
        <w:ind w:firstLine="720"/>
        <w:rPr>
          <w:sz w:val="24"/>
        </w:rPr>
      </w:pPr>
      <w:r w:rsidRPr="004E1BB3">
        <w:rPr>
          <w:b/>
          <w:sz w:val="24"/>
        </w:rPr>
        <w:t>Participants</w:t>
      </w:r>
      <w:r w:rsidR="006770C3">
        <w:rPr>
          <w:b/>
          <w:sz w:val="24"/>
        </w:rPr>
        <w:t>.</w:t>
      </w:r>
      <w:r>
        <w:rPr>
          <w:sz w:val="24"/>
        </w:rPr>
        <w:tab/>
        <w:t xml:space="preserve">The experiments </w:t>
      </w:r>
      <w:ins w:id="8" w:author="Hu, C-P" w:date="2018-11-16T06:03:00Z">
        <w:r w:rsidR="00217549">
          <w:rPr>
            <w:sz w:val="24"/>
          </w:rPr>
          <w:t xml:space="preserve">(except experiment 3b) </w:t>
        </w:r>
      </w:ins>
      <w:r>
        <w:rPr>
          <w:sz w:val="24"/>
        </w:rPr>
        <w:t xml:space="preserve">reported in the current study were </w:t>
      </w:r>
      <w:r w:rsidR="00990B5B">
        <w:rPr>
          <w:sz w:val="24"/>
        </w:rPr>
        <w:t xml:space="preserve">first </w:t>
      </w:r>
      <w:r>
        <w:rPr>
          <w:sz w:val="24"/>
        </w:rPr>
        <w:t>conducted between 2014 to 2016 in Tsinghua University, Beijing</w:t>
      </w:r>
      <w:r w:rsidR="00A8037A">
        <w:rPr>
          <w:sz w:val="24"/>
        </w:rPr>
        <w:t xml:space="preserve">, </w:t>
      </w:r>
      <w:del w:id="9" w:author="Hu, C-P" w:date="2019-03-13T07:56:00Z">
        <w:r w:rsidR="00A8037A" w:rsidDel="00BC5283">
          <w:rPr>
            <w:sz w:val="24"/>
          </w:rPr>
          <w:delText xml:space="preserve">the </w:delText>
        </w:r>
      </w:del>
      <w:r w:rsidR="00A8037A">
        <w:rPr>
          <w:sz w:val="24"/>
        </w:rPr>
        <w:t>participants</w:t>
      </w:r>
      <w:r w:rsidR="00C44AC5">
        <w:rPr>
          <w:sz w:val="24"/>
        </w:rPr>
        <w:t xml:space="preserve"> of these experiments</w:t>
      </w:r>
      <w:r w:rsidR="00A8037A">
        <w:rPr>
          <w:sz w:val="24"/>
        </w:rPr>
        <w:t xml:space="preserve"> were recruited in Tsinghua </w:t>
      </w:r>
      <w:r w:rsidR="00C44AC5">
        <w:rPr>
          <w:sz w:val="24"/>
        </w:rPr>
        <w:t>U</w:t>
      </w:r>
      <w:r w:rsidR="00A8037A">
        <w:rPr>
          <w:sz w:val="24"/>
        </w:rPr>
        <w:t>niversity community</w:t>
      </w:r>
      <w:r>
        <w:rPr>
          <w:sz w:val="24"/>
        </w:rPr>
        <w:t xml:space="preserve">. To increase the power </w:t>
      </w:r>
      <w:ins w:id="10" w:author="Hu, C-P" w:date="2019-03-13T07:57:00Z">
        <w:r w:rsidR="00BC5283">
          <w:rPr>
            <w:sz w:val="24"/>
          </w:rPr>
          <w:t>by adding collecting more data so that each experiment has 50 or more valid data</w:t>
        </w:r>
      </w:ins>
      <w:ins w:id="11" w:author="Hu, C-P" w:date="2019-03-13T07:58:00Z">
        <w:r w:rsidR="00BC5283">
          <w:rPr>
            <w:sz w:val="24"/>
          </w:rPr>
          <w:t xml:space="preserve"> </w:t>
        </w:r>
      </w:ins>
      <w:del w:id="12" w:author="Hu, C-P" w:date="2019-03-13T07:57:00Z">
        <w:r w:rsidDel="00BC5283">
          <w:rPr>
            <w:sz w:val="24"/>
          </w:rPr>
          <w:delText>of the stud</w:delText>
        </w:r>
      </w:del>
      <w:del w:id="13" w:author="Hu, C-P" w:date="2018-11-16T06:01:00Z">
        <w:r w:rsidDel="00217549">
          <w:rPr>
            <w:sz w:val="24"/>
          </w:rPr>
          <w:delText>ies</w:delText>
        </w:r>
      </w:del>
      <w:del w:id="14" w:author="Hu, C-P" w:date="2019-03-13T07:57:00Z">
        <w:r w:rsidDel="00BC5283">
          <w:rPr>
            <w:sz w:val="24"/>
          </w:rPr>
          <w:delText xml:space="preserve">, </w:delText>
        </w:r>
      </w:del>
      <w:del w:id="15" w:author="Hu, C-P" w:date="2019-03-13T07:58:00Z">
        <w:r w:rsidDel="00BC5283">
          <w:rPr>
            <w:sz w:val="24"/>
          </w:rPr>
          <w:delText xml:space="preserve">we </w:delText>
        </w:r>
      </w:del>
      <w:del w:id="16" w:author="Hu, C-P" w:date="2018-11-16T06:00:00Z">
        <w:r w:rsidR="00C44AC5" w:rsidRPr="00C44AC5" w:rsidDel="00217549">
          <w:rPr>
            <w:sz w:val="24"/>
          </w:rPr>
          <w:delText>re-</w:delText>
        </w:r>
      </w:del>
      <w:del w:id="17" w:author="Hu, C-P" w:date="2019-03-13T07:58:00Z">
        <w:r w:rsidR="00C44AC5" w:rsidRPr="00C44AC5" w:rsidDel="00BC5283">
          <w:rPr>
            <w:sz w:val="24"/>
          </w:rPr>
          <w:delText>recrui</w:delText>
        </w:r>
        <w:r w:rsidR="00C44AC5" w:rsidDel="00BC5283">
          <w:rPr>
            <w:sz w:val="24"/>
          </w:rPr>
          <w:delText>t</w:delText>
        </w:r>
        <w:r w:rsidR="00990B5B" w:rsidDel="00BC5283">
          <w:rPr>
            <w:sz w:val="24"/>
          </w:rPr>
          <w:delText>ed</w:delText>
        </w:r>
        <w:r w:rsidR="00C44AC5" w:rsidRPr="00C44AC5" w:rsidDel="00BC5283">
          <w:rPr>
            <w:sz w:val="24"/>
          </w:rPr>
          <w:delText xml:space="preserve"> additional participants</w:delText>
        </w:r>
      </w:del>
      <w:del w:id="18" w:author="Hu, C-P" w:date="2018-11-16T06:02:00Z">
        <w:r w:rsidR="00C44AC5" w:rsidRPr="00C44AC5" w:rsidDel="00217549">
          <w:rPr>
            <w:sz w:val="24"/>
          </w:rPr>
          <w:delText xml:space="preserve"> </w:delText>
        </w:r>
      </w:del>
      <w:del w:id="19" w:author="Hu, C-P" w:date="2019-03-13T07:58:00Z">
        <w:r w:rsidR="00C44AC5" w:rsidRPr="00C44AC5" w:rsidDel="00BC5283">
          <w:rPr>
            <w:sz w:val="24"/>
          </w:rPr>
          <w:delText>in Wenzhou University in 2017</w:delText>
        </w:r>
        <w:r w:rsidR="00C44AC5" w:rsidDel="00BC5283">
          <w:rPr>
            <w:sz w:val="24"/>
          </w:rPr>
          <w:delText xml:space="preserve"> </w:delText>
        </w:r>
      </w:del>
      <w:del w:id="20" w:author="Hu, C-P" w:date="2018-11-16T06:01:00Z">
        <w:r w:rsidR="00C44AC5" w:rsidDel="00217549">
          <w:rPr>
            <w:sz w:val="24"/>
          </w:rPr>
          <w:delText xml:space="preserve">so that each study has at least </w:delText>
        </w:r>
      </w:del>
      <w:del w:id="21" w:author="Hu, C-P" w:date="2019-03-13T07:58:00Z">
        <w:r w:rsidR="00C44AC5" w:rsidDel="00BC5283">
          <w:rPr>
            <w:sz w:val="24"/>
          </w:rPr>
          <w:delText>50 valid data</w:delText>
        </w:r>
        <w:r w:rsidDel="00BC5283">
          <w:rPr>
            <w:sz w:val="24"/>
          </w:rPr>
          <w:delText xml:space="preserve">, as suggested by </w:delText>
        </w:r>
      </w:del>
      <w:r w:rsidR="00B64D6D">
        <w:rPr>
          <w:sz w:val="24"/>
        </w:rPr>
        <w:fldChar w:fldCharType="begin"/>
      </w:r>
      <w:r w:rsidR="00BC5283">
        <w:rPr>
          <w:sz w:val="24"/>
        </w:rPr>
        <w:instrText xml:space="preserve"> ADDIN EN.CITE &lt;EndNote&gt;&lt;Cite&gt;&lt;Author&gt;Simmons&lt;/Author&gt;&lt;Year&gt;2013&lt;/Year&gt;&lt;RecNum&gt;14434&lt;/RecNum&gt;&lt;DisplayText&gt;(Simmons, Nelson, &amp;amp; Simonsohn, 2013)&lt;/DisplayText&gt;&lt;record&gt;&lt;rec-number&gt;14434&lt;/rec-number&gt;&lt;foreign-keys&gt;&lt;key app="EN" db-id="2rwpxrts1esv2metztzveppdex90zxxxaspz" timestamp="1515570148"&gt;14434&lt;/key&gt;&lt;/foreign-keys&gt;&lt;ref-type name="Electronic Article"&gt;43&lt;/ref-type&gt;&lt;contributors&gt;&lt;authors&gt;&lt;author&gt;Simmons, Joseph P&lt;/author&gt;&lt;author&gt;Nelson, Leif D.&lt;/author&gt;&lt;author&gt;Simonsohn, Uri &lt;/author&gt;&lt;/authors&gt;&lt;/contributors&gt;&lt;titles&gt;&lt;title&gt;Life after P-Hacking&lt;/title&gt;&lt;/titles&gt;&lt;dates&gt;&lt;year&gt;2013&lt;/year&gt;&lt;/dates&gt;&lt;publisher&gt;SSRN&lt;/publisher&gt;&lt;urls&gt;&lt;related-urls&gt;&lt;url&gt;https://papers.ssrn.com/sol3/papers.cfm?abstract_id=2205186&lt;/url&gt;&lt;/related-urls&gt;&lt;/urls&gt;&lt;/record&gt;&lt;/Cite&gt;&lt;/EndNote&gt;</w:instrText>
      </w:r>
      <w:r w:rsidR="00B64D6D">
        <w:rPr>
          <w:sz w:val="24"/>
        </w:rPr>
        <w:fldChar w:fldCharType="separate"/>
      </w:r>
      <w:r w:rsidR="00BC5283">
        <w:rPr>
          <w:noProof/>
          <w:sz w:val="24"/>
        </w:rPr>
        <w:t>(</w:t>
      </w:r>
      <w:hyperlink w:anchor="_ENREF_27" w:tooltip="Simmons, 2013 #14434" w:history="1">
        <w:r w:rsidR="00312133">
          <w:rPr>
            <w:noProof/>
            <w:sz w:val="24"/>
          </w:rPr>
          <w:t>Simmons, Nelson, &amp; Simonsohn, 2013</w:t>
        </w:r>
      </w:hyperlink>
      <w:r w:rsidR="00BC5283">
        <w:rPr>
          <w:noProof/>
          <w:sz w:val="24"/>
        </w:rPr>
        <w:t>)</w:t>
      </w:r>
      <w:r w:rsidR="00B64D6D">
        <w:rPr>
          <w:sz w:val="24"/>
        </w:rPr>
        <w:fldChar w:fldCharType="end"/>
      </w:r>
      <w:ins w:id="22" w:author="Hu, C-P" w:date="2019-03-13T07:58:00Z">
        <w:r w:rsidR="00BC5283" w:rsidRPr="00BC5283">
          <w:rPr>
            <w:sz w:val="24"/>
          </w:rPr>
          <w:t xml:space="preserve"> </w:t>
        </w:r>
        <w:r w:rsidR="00BC5283">
          <w:rPr>
            <w:sz w:val="24"/>
          </w:rPr>
          <w:t xml:space="preserve">, we </w:t>
        </w:r>
        <w:r w:rsidR="00BC5283" w:rsidRPr="00C44AC5">
          <w:rPr>
            <w:sz w:val="24"/>
          </w:rPr>
          <w:t>recrui</w:t>
        </w:r>
        <w:r w:rsidR="00BC5283">
          <w:rPr>
            <w:sz w:val="24"/>
          </w:rPr>
          <w:t>ted</w:t>
        </w:r>
        <w:r w:rsidR="00BC5283" w:rsidRPr="00C44AC5">
          <w:rPr>
            <w:sz w:val="24"/>
          </w:rPr>
          <w:t xml:space="preserve"> additional participants</w:t>
        </w:r>
        <w:r w:rsidR="00BC5283">
          <w:rPr>
            <w:sz w:val="24"/>
          </w:rPr>
          <w:t xml:space="preserve"> </w:t>
        </w:r>
        <w:r w:rsidR="00BC5283" w:rsidRPr="00C44AC5">
          <w:rPr>
            <w:sz w:val="24"/>
          </w:rPr>
          <w:t>in Wenzhou University</w:t>
        </w:r>
        <w:r w:rsidR="00BC5283">
          <w:rPr>
            <w:sz w:val="24"/>
          </w:rPr>
          <w:t>, Wenzhou, China</w:t>
        </w:r>
        <w:r w:rsidR="00BC5283" w:rsidRPr="00C44AC5">
          <w:rPr>
            <w:sz w:val="24"/>
          </w:rPr>
          <w:t xml:space="preserve"> in 2017</w:t>
        </w:r>
      </w:ins>
      <w:r>
        <w:rPr>
          <w:sz w:val="24"/>
        </w:rPr>
        <w:t xml:space="preserve">. However, duo to the limited time and resources, additional data </w:t>
      </w:r>
      <w:r w:rsidR="00990B5B">
        <w:rPr>
          <w:sz w:val="24"/>
        </w:rPr>
        <w:t xml:space="preserve">were not collected for </w:t>
      </w:r>
      <w:r>
        <w:rPr>
          <w:sz w:val="24"/>
        </w:rPr>
        <w:t xml:space="preserve">experiment 2, 3, and 4b. </w:t>
      </w:r>
    </w:p>
    <w:p w14:paraId="12227331" w14:textId="5B93C5B6" w:rsidR="00BA0DB8" w:rsidRDefault="00A8037A" w:rsidP="009313F9">
      <w:pPr>
        <w:spacing w:line="480" w:lineRule="auto"/>
        <w:ind w:firstLine="720"/>
        <w:rPr>
          <w:rFonts w:cs="Times New Roman"/>
          <w:sz w:val="24"/>
          <w:szCs w:val="24"/>
        </w:rPr>
      </w:pPr>
      <w:r w:rsidRPr="00BA0DB8">
        <w:rPr>
          <w:b/>
          <w:sz w:val="24"/>
        </w:rPr>
        <w:t>Stimuli and procedure</w:t>
      </w:r>
      <w:r w:rsidR="006770C3">
        <w:rPr>
          <w:b/>
          <w:sz w:val="24"/>
        </w:rPr>
        <w:t>.</w:t>
      </w:r>
      <w:r>
        <w:rPr>
          <w:sz w:val="24"/>
        </w:rPr>
        <w:tab/>
      </w:r>
      <w:r w:rsidR="00BA0DB8" w:rsidRPr="00D63139">
        <w:rPr>
          <w:sz w:val="24"/>
        </w:rPr>
        <w:t>In</w:t>
      </w:r>
      <w:r w:rsidR="00990B5B">
        <w:rPr>
          <w:sz w:val="24"/>
        </w:rPr>
        <w:t xml:space="preserve"> the current study</w:t>
      </w:r>
      <w:r w:rsidR="00BA0DB8">
        <w:rPr>
          <w:sz w:val="24"/>
        </w:rPr>
        <w:t xml:space="preserve">, we used the social associative learning paradigm </w:t>
      </w:r>
      <w:r w:rsidR="00BA0DB8">
        <w:rPr>
          <w:sz w:val="24"/>
        </w:rPr>
        <w:fldChar w:fldCharType="begin">
          <w:fldData xml:space="preserve">PEVuZE5vdGU+PENpdGU+PEF1dGhvcj5TdWk8L0F1dGhvcj48WWVhcj4yMDEyPC9ZZWFyPjxSZWNO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==
</w:fldData>
        </w:fldChar>
      </w:r>
      <w:r w:rsidR="00BA0DB8">
        <w:rPr>
          <w:sz w:val="24"/>
        </w:rPr>
        <w:instrText xml:space="preserve"> ADDIN EN.CITE </w:instrText>
      </w:r>
      <w:r w:rsidR="00BA0DB8">
        <w:rPr>
          <w:sz w:val="24"/>
        </w:rPr>
        <w:fldChar w:fldCharType="begin">
          <w:fldData xml:space="preserve">PEVuZE5vdGU+PENpdGU+PEF1dGhvcj5TdWk8L0F1dGhvcj48WWVhcj4yMDEyPC9ZZWFyPjxSZWNO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==
</w:fldData>
        </w:fldChar>
      </w:r>
      <w:r w:rsidR="00BA0DB8">
        <w:rPr>
          <w:sz w:val="24"/>
        </w:rPr>
        <w:instrText xml:space="preserve"> ADDIN EN.CITE.DATA </w:instrText>
      </w:r>
      <w:r w:rsidR="00BA0DB8">
        <w:rPr>
          <w:sz w:val="24"/>
        </w:rPr>
      </w:r>
      <w:r w:rsidR="00BA0DB8">
        <w:rPr>
          <w:sz w:val="24"/>
        </w:rPr>
        <w:fldChar w:fldCharType="end"/>
      </w:r>
      <w:r w:rsidR="00BA0DB8">
        <w:rPr>
          <w:sz w:val="24"/>
        </w:rPr>
      </w:r>
      <w:r w:rsidR="00BA0DB8">
        <w:rPr>
          <w:sz w:val="24"/>
        </w:rPr>
        <w:fldChar w:fldCharType="separate"/>
      </w:r>
      <w:r w:rsidR="00BA0DB8">
        <w:rPr>
          <w:noProof/>
          <w:sz w:val="24"/>
        </w:rPr>
        <w:t>(</w:t>
      </w:r>
      <w:hyperlink w:anchor="_ENREF_28" w:tooltip="Sui, 2012 #8652" w:history="1">
        <w:r w:rsidR="00312133">
          <w:rPr>
            <w:noProof/>
            <w:sz w:val="24"/>
          </w:rPr>
          <w:t>Sui, He, &amp; Humphreys, 2012</w:t>
        </w:r>
      </w:hyperlink>
      <w:r w:rsidR="00BA0DB8">
        <w:rPr>
          <w:noProof/>
          <w:sz w:val="24"/>
        </w:rPr>
        <w:t>)</w:t>
      </w:r>
      <w:r w:rsidR="00BA0DB8">
        <w:rPr>
          <w:sz w:val="24"/>
        </w:rPr>
        <w:fldChar w:fldCharType="end"/>
      </w:r>
      <w:r w:rsidR="00BA0DB8">
        <w:rPr>
          <w:sz w:val="24"/>
        </w:rPr>
        <w:t xml:space="preserve">, in which participants first learn the associations between geometric shapes and labels of person with different moral valence (e.g., in first three studies, the </w:t>
      </w:r>
      <w:r w:rsidR="00BA0DB8" w:rsidRPr="005C1268">
        <w:rPr>
          <w:rFonts w:cs="Times New Roman"/>
          <w:sz w:val="24"/>
          <w:szCs w:val="24"/>
        </w:rPr>
        <w:t>triangle, square, and circle</w:t>
      </w:r>
      <w:r w:rsidR="00BA0DB8">
        <w:rPr>
          <w:rFonts w:cs="Times New Roman"/>
          <w:sz w:val="24"/>
          <w:szCs w:val="24"/>
        </w:rPr>
        <w:t xml:space="preserve"> </w:t>
      </w:r>
      <w:r w:rsidR="00360B9D">
        <w:rPr>
          <w:rFonts w:cs="Times New Roman"/>
          <w:sz w:val="24"/>
          <w:szCs w:val="24"/>
        </w:rPr>
        <w:t xml:space="preserve">and </w:t>
      </w:r>
      <w:r w:rsidR="00BA0DB8">
        <w:rPr>
          <w:rFonts w:cs="Times New Roman"/>
          <w:sz w:val="24"/>
          <w:szCs w:val="24"/>
        </w:rPr>
        <w:t>good person, neutral person, and bad person, respectively</w:t>
      </w:r>
      <w:r w:rsidR="00BA0DB8">
        <w:rPr>
          <w:sz w:val="24"/>
        </w:rPr>
        <w:t xml:space="preserve">). </w:t>
      </w:r>
      <w:r w:rsidR="00BA0DB8" w:rsidRPr="005C1268">
        <w:rPr>
          <w:rFonts w:cs="Times New Roman"/>
          <w:sz w:val="24"/>
          <w:szCs w:val="24"/>
        </w:rPr>
        <w:t>The association</w:t>
      </w:r>
      <w:r w:rsidR="00BA0DB8">
        <w:rPr>
          <w:rFonts w:cs="Times New Roman"/>
          <w:sz w:val="24"/>
          <w:szCs w:val="24"/>
        </w:rPr>
        <w:t>s</w:t>
      </w:r>
      <w:r w:rsidR="00BA0DB8" w:rsidRPr="005C1268">
        <w:rPr>
          <w:rFonts w:cs="Times New Roman"/>
          <w:sz w:val="24"/>
          <w:szCs w:val="24"/>
        </w:rPr>
        <w:t xml:space="preserve"> of the shapes </w:t>
      </w:r>
      <w:r w:rsidR="00BA0DB8">
        <w:rPr>
          <w:rFonts w:cs="Times New Roman"/>
          <w:sz w:val="24"/>
          <w:szCs w:val="24"/>
        </w:rPr>
        <w:t>and label</w:t>
      </w:r>
      <w:r w:rsidR="00BA0DB8" w:rsidRPr="005C1268">
        <w:rPr>
          <w:rFonts w:cs="Times New Roman"/>
          <w:sz w:val="24"/>
          <w:szCs w:val="24"/>
        </w:rPr>
        <w:t xml:space="preserve"> </w:t>
      </w:r>
      <w:r w:rsidR="00BA0DB8">
        <w:rPr>
          <w:rFonts w:cs="Times New Roman"/>
          <w:sz w:val="24"/>
          <w:szCs w:val="24"/>
        </w:rPr>
        <w:t>were</w:t>
      </w:r>
      <w:r w:rsidR="00BA0DB8" w:rsidRPr="005C1268">
        <w:rPr>
          <w:rFonts w:cs="Times New Roman"/>
          <w:sz w:val="24"/>
          <w:szCs w:val="24"/>
        </w:rPr>
        <w:t xml:space="preserve"> counterbalanced across participants.</w:t>
      </w:r>
      <w:r w:rsidR="00BA0DB8">
        <w:rPr>
          <w:rFonts w:cs="Times New Roman"/>
          <w:sz w:val="24"/>
          <w:szCs w:val="24"/>
        </w:rPr>
        <w:t xml:space="preserve"> After learning phase, participants finish </w:t>
      </w:r>
      <w:r w:rsidR="002A74CE">
        <w:rPr>
          <w:rFonts w:cs="Times New Roman"/>
          <w:sz w:val="24"/>
          <w:szCs w:val="24"/>
        </w:rPr>
        <w:t xml:space="preserve">a </w:t>
      </w:r>
      <w:r w:rsidR="00BA0DB8">
        <w:rPr>
          <w:rFonts w:cs="Times New Roman"/>
          <w:sz w:val="24"/>
          <w:szCs w:val="24"/>
        </w:rPr>
        <w:t xml:space="preserve">practice </w:t>
      </w:r>
      <w:r w:rsidR="002A74CE">
        <w:rPr>
          <w:rFonts w:cs="Times New Roman"/>
          <w:sz w:val="24"/>
          <w:szCs w:val="24"/>
        </w:rPr>
        <w:t xml:space="preserve">phase </w:t>
      </w:r>
      <w:r w:rsidR="00BA0DB8">
        <w:rPr>
          <w:rFonts w:cs="Times New Roman"/>
          <w:sz w:val="24"/>
          <w:szCs w:val="24"/>
        </w:rPr>
        <w:t xml:space="preserve">to familiar with the task, in which they viewed one of the shapes upon the fixation while one of the labels below the fixation and judged whether the shape and the label were matched. </w:t>
      </w:r>
      <w:r w:rsidR="002A74CE">
        <w:rPr>
          <w:rFonts w:cs="Times New Roman"/>
          <w:sz w:val="24"/>
          <w:szCs w:val="24"/>
        </w:rPr>
        <w:t xml:space="preserve">When participants </w:t>
      </w:r>
      <w:r w:rsidR="00990B5B">
        <w:rPr>
          <w:rFonts w:cs="Times New Roman"/>
          <w:sz w:val="24"/>
          <w:szCs w:val="24"/>
        </w:rPr>
        <w:t xml:space="preserve">can get </w:t>
      </w:r>
      <w:r w:rsidR="002A74CE">
        <w:rPr>
          <w:rFonts w:cs="Times New Roman"/>
          <w:sz w:val="24"/>
          <w:szCs w:val="24"/>
        </w:rPr>
        <w:t>60%</w:t>
      </w:r>
      <w:r w:rsidR="00990B5B">
        <w:rPr>
          <w:rFonts w:cs="Times New Roman"/>
          <w:sz w:val="24"/>
          <w:szCs w:val="24"/>
        </w:rPr>
        <w:t xml:space="preserve"> or higher</w:t>
      </w:r>
      <w:r w:rsidR="002A74CE">
        <w:rPr>
          <w:rFonts w:cs="Times New Roman"/>
          <w:sz w:val="24"/>
          <w:szCs w:val="24"/>
        </w:rPr>
        <w:t xml:space="preserve"> accuracy </w:t>
      </w:r>
      <w:r w:rsidR="00990B5B">
        <w:rPr>
          <w:rFonts w:cs="Times New Roman"/>
          <w:sz w:val="24"/>
          <w:szCs w:val="24"/>
        </w:rPr>
        <w:t>at the end of</w:t>
      </w:r>
      <w:r w:rsidR="001A0BD5">
        <w:rPr>
          <w:rFonts w:cs="Times New Roman"/>
          <w:sz w:val="24"/>
          <w:szCs w:val="24"/>
        </w:rPr>
        <w:t xml:space="preserve"> </w:t>
      </w:r>
      <w:r w:rsidR="002A74CE">
        <w:rPr>
          <w:rFonts w:cs="Times New Roman"/>
          <w:sz w:val="24"/>
          <w:szCs w:val="24"/>
        </w:rPr>
        <w:t xml:space="preserve">the practicing session, they can start the experimental </w:t>
      </w:r>
      <w:r w:rsidR="00990B5B">
        <w:rPr>
          <w:rFonts w:cs="Times New Roman"/>
          <w:sz w:val="24"/>
          <w:szCs w:val="24"/>
        </w:rPr>
        <w:t xml:space="preserve">task which is the same </w:t>
      </w:r>
      <w:r w:rsidR="002A74CE">
        <w:rPr>
          <w:rFonts w:cs="Times New Roman"/>
          <w:sz w:val="24"/>
          <w:szCs w:val="24"/>
        </w:rPr>
        <w:t>as in the practice phase.</w:t>
      </w:r>
    </w:p>
    <w:p w14:paraId="14F35CEB" w14:textId="4A2092DE" w:rsidR="00B825E2" w:rsidRDefault="002F5A1C" w:rsidP="004E1BB3">
      <w:pPr>
        <w:spacing w:line="480" w:lineRule="auto"/>
        <w:ind w:firstLine="720"/>
        <w:rPr>
          <w:rFonts w:cs="Times New Roman"/>
          <w:sz w:val="24"/>
          <w:szCs w:val="24"/>
        </w:rPr>
      </w:pPr>
      <w:ins w:id="23" w:author="Hu, C-P" w:date="2019-04-15T08:34:00Z">
        <w:r>
          <w:rPr>
            <w:sz w:val="24"/>
          </w:rPr>
          <w:t xml:space="preserve">If not noted, </w:t>
        </w:r>
      </w:ins>
      <w:r w:rsidR="00B825E2">
        <w:rPr>
          <w:sz w:val="24"/>
        </w:rPr>
        <w:t xml:space="preserve">E-prime 2.0 was used </w:t>
      </w:r>
      <w:r w:rsidR="002A74CE">
        <w:rPr>
          <w:sz w:val="24"/>
        </w:rPr>
        <w:t xml:space="preserve">in </w:t>
      </w:r>
      <w:del w:id="24" w:author="Hu, C-P" w:date="2018-11-16T06:05:00Z">
        <w:r w:rsidR="00B825E2" w:rsidDel="00DA248F">
          <w:rPr>
            <w:sz w:val="24"/>
          </w:rPr>
          <w:delText xml:space="preserve">the </w:delText>
        </w:r>
      </w:del>
      <w:ins w:id="25" w:author="Hu, C-P" w:date="2018-11-16T06:05:00Z">
        <w:r w:rsidR="00DA248F">
          <w:rPr>
            <w:sz w:val="24"/>
          </w:rPr>
          <w:t xml:space="preserve">all </w:t>
        </w:r>
      </w:ins>
      <w:r w:rsidR="00B825E2">
        <w:rPr>
          <w:sz w:val="24"/>
        </w:rPr>
        <w:t>experiment</w:t>
      </w:r>
      <w:r w:rsidR="00360B9D">
        <w:rPr>
          <w:sz w:val="24"/>
        </w:rPr>
        <w:t>s</w:t>
      </w:r>
      <w:r w:rsidR="00B825E2">
        <w:rPr>
          <w:sz w:val="24"/>
        </w:rPr>
        <w:t>. For participants recruited in Tsinghua University, they finished the experiment individually in a dim-lighted chamber, stimuli were presented on 22</w:t>
      </w:r>
      <w:r w:rsidR="00360B9D">
        <w:rPr>
          <w:sz w:val="24"/>
        </w:rPr>
        <w:t>-</w:t>
      </w:r>
      <w:r w:rsidR="00B825E2">
        <w:rPr>
          <w:sz w:val="24"/>
        </w:rPr>
        <w:t>inch CRT monitor</w:t>
      </w:r>
      <w:r w:rsidR="00360B9D">
        <w:rPr>
          <w:sz w:val="24"/>
        </w:rPr>
        <w:t>s</w:t>
      </w:r>
      <w:r w:rsidR="004F7F8E">
        <w:rPr>
          <w:sz w:val="24"/>
        </w:rPr>
        <w:t>, with a chin-rest brace</w:t>
      </w:r>
      <w:r w:rsidR="00B825E2">
        <w:rPr>
          <w:sz w:val="24"/>
        </w:rPr>
        <w:t xml:space="preserve">. The visual angle of </w:t>
      </w:r>
      <w:r w:rsidR="00B825E2" w:rsidRPr="005C1268">
        <w:rPr>
          <w:rFonts w:cs="Times New Roman"/>
          <w:sz w:val="24"/>
          <w:szCs w:val="24"/>
        </w:rPr>
        <w:t>geometric shapes</w:t>
      </w:r>
      <w:r w:rsidR="00B825E2">
        <w:rPr>
          <w:rFonts w:cs="Times New Roman"/>
          <w:sz w:val="24"/>
          <w:szCs w:val="24"/>
        </w:rPr>
        <w:t xml:space="preserve"> w</w:t>
      </w:r>
      <w:r w:rsidR="00BB7605">
        <w:rPr>
          <w:rFonts w:cs="Times New Roman"/>
          <w:sz w:val="24"/>
          <w:szCs w:val="24"/>
        </w:rPr>
        <w:t>as</w:t>
      </w:r>
      <w:r w:rsidR="00B825E2">
        <w:rPr>
          <w:rFonts w:cs="Times New Roman"/>
          <w:sz w:val="24"/>
          <w:szCs w:val="24"/>
        </w:rPr>
        <w:t xml:space="preserve"> about</w:t>
      </w:r>
      <w:r w:rsidR="00B825E2" w:rsidRPr="005C1268">
        <w:rPr>
          <w:rFonts w:cs="Times New Roman"/>
          <w:sz w:val="24"/>
          <w:szCs w:val="24"/>
        </w:rPr>
        <w:t xml:space="preserve"> </w:t>
      </w:r>
      <w:r w:rsidR="00B825E2" w:rsidRPr="00FF0869">
        <w:rPr>
          <w:rFonts w:cs="Times New Roman"/>
          <w:sz w:val="24"/>
          <w:szCs w:val="24"/>
        </w:rPr>
        <w:t>3.7</w:t>
      </w:r>
      <w:r w:rsidR="00B825E2" w:rsidRPr="00FF0869">
        <w:rPr>
          <w:rFonts w:eastAsia="SimSun" w:cs="Times New Roman"/>
          <w:sz w:val="24"/>
          <w:szCs w:val="24"/>
        </w:rPr>
        <w:t>º</w:t>
      </w:r>
      <w:r w:rsidR="00B825E2" w:rsidRPr="00FF0869">
        <w:rPr>
          <w:rFonts w:cs="Times New Roman"/>
          <w:sz w:val="24"/>
          <w:szCs w:val="24"/>
        </w:rPr>
        <w:t xml:space="preserve"> </w:t>
      </w:r>
      <w:r w:rsidR="00B825E2" w:rsidRPr="00FF0869">
        <w:rPr>
          <w:rFonts w:eastAsia="SimSun" w:cs="Times New Roman"/>
          <w:sz w:val="24"/>
          <w:szCs w:val="24"/>
        </w:rPr>
        <w:t>×</w:t>
      </w:r>
      <w:r w:rsidR="00B825E2">
        <w:rPr>
          <w:rFonts w:eastAsia="SimSun" w:cs="Times New Roman" w:hint="eastAsia"/>
          <w:sz w:val="24"/>
          <w:szCs w:val="24"/>
        </w:rPr>
        <w:t xml:space="preserve"> </w:t>
      </w:r>
      <w:r w:rsidR="00B825E2" w:rsidRPr="00FF0869">
        <w:rPr>
          <w:rFonts w:cs="Times New Roman"/>
          <w:sz w:val="24"/>
          <w:szCs w:val="24"/>
        </w:rPr>
        <w:t>3.7</w:t>
      </w:r>
      <w:r w:rsidR="00B825E2" w:rsidRPr="00FF0869">
        <w:rPr>
          <w:rFonts w:eastAsia="SimSun" w:cs="Times New Roman"/>
          <w:sz w:val="24"/>
          <w:szCs w:val="24"/>
        </w:rPr>
        <w:t>º</w:t>
      </w:r>
      <w:r w:rsidR="00B825E2">
        <w:rPr>
          <w:rFonts w:eastAsia="SimSun" w:cs="Times New Roman"/>
          <w:sz w:val="24"/>
          <w:szCs w:val="24"/>
        </w:rPr>
        <w:t xml:space="preserve">, the finxation </w:t>
      </w:r>
      <w:r w:rsidR="00B825E2" w:rsidRPr="005C1268">
        <w:rPr>
          <w:rFonts w:cs="Times New Roman"/>
          <w:sz w:val="24"/>
          <w:szCs w:val="24"/>
        </w:rPr>
        <w:t>cross</w:t>
      </w:r>
      <w:r w:rsidR="00B825E2">
        <w:rPr>
          <w:rFonts w:eastAsia="SimSun" w:cs="Times New Roman"/>
          <w:sz w:val="24"/>
          <w:szCs w:val="24"/>
        </w:rPr>
        <w:t xml:space="preserve"> is of </w:t>
      </w:r>
      <w:r w:rsidR="00B825E2" w:rsidRPr="005C1268">
        <w:rPr>
          <w:rFonts w:cs="Times New Roman"/>
          <w:sz w:val="24"/>
          <w:szCs w:val="24"/>
        </w:rPr>
        <w:t>(</w:t>
      </w:r>
      <w:r w:rsidR="00B825E2" w:rsidRPr="00FF0869">
        <w:rPr>
          <w:rFonts w:cs="Times New Roman"/>
          <w:sz w:val="24"/>
          <w:szCs w:val="24"/>
        </w:rPr>
        <w:t>0.8</w:t>
      </w:r>
      <w:r w:rsidR="00B825E2" w:rsidRPr="00FF0869">
        <w:rPr>
          <w:rFonts w:eastAsia="SimSun" w:cs="Times New Roman"/>
          <w:sz w:val="24"/>
          <w:szCs w:val="24"/>
        </w:rPr>
        <w:t>º</w:t>
      </w:r>
      <w:r w:rsidR="00B825E2" w:rsidRPr="00FF0869">
        <w:rPr>
          <w:rFonts w:cs="Times New Roman"/>
          <w:sz w:val="24"/>
          <w:szCs w:val="24"/>
        </w:rPr>
        <w:t xml:space="preserve"> </w:t>
      </w:r>
      <w:r w:rsidR="00B825E2" w:rsidRPr="00FF0869">
        <w:rPr>
          <w:rFonts w:eastAsia="SimSun" w:cs="Times New Roman"/>
          <w:sz w:val="24"/>
          <w:szCs w:val="24"/>
        </w:rPr>
        <w:t>×</w:t>
      </w:r>
      <w:r w:rsidR="00B825E2">
        <w:rPr>
          <w:rFonts w:eastAsia="SimSun" w:cs="Times New Roman" w:hint="eastAsia"/>
          <w:sz w:val="24"/>
          <w:szCs w:val="24"/>
        </w:rPr>
        <w:t xml:space="preserve"> </w:t>
      </w:r>
      <w:r w:rsidR="00B825E2" w:rsidRPr="00FF0869">
        <w:rPr>
          <w:rFonts w:cs="Times New Roman"/>
          <w:sz w:val="24"/>
          <w:szCs w:val="24"/>
        </w:rPr>
        <w:t>0.8</w:t>
      </w:r>
      <w:r w:rsidR="00B825E2" w:rsidRPr="00FF0869">
        <w:rPr>
          <w:rFonts w:eastAsia="SimSun" w:cs="Times New Roman"/>
          <w:sz w:val="24"/>
          <w:szCs w:val="24"/>
        </w:rPr>
        <w:t>º</w:t>
      </w:r>
      <w:r w:rsidR="00B825E2">
        <w:rPr>
          <w:rFonts w:eastAsia="SimSun" w:cs="Times New Roman"/>
          <w:sz w:val="24"/>
          <w:szCs w:val="24"/>
        </w:rPr>
        <w:t xml:space="preserve"> of visual angle</w:t>
      </w:r>
      <w:r w:rsidR="00B825E2" w:rsidRPr="005C1268">
        <w:rPr>
          <w:rFonts w:cs="Times New Roman"/>
          <w:sz w:val="24"/>
          <w:szCs w:val="24"/>
        </w:rPr>
        <w:t>) at the center of the scree</w:t>
      </w:r>
      <w:r w:rsidR="00B825E2">
        <w:rPr>
          <w:rFonts w:cs="Times New Roman"/>
          <w:sz w:val="24"/>
          <w:szCs w:val="24"/>
        </w:rPr>
        <w:t xml:space="preserve">n. </w:t>
      </w:r>
      <w:r w:rsidR="00B825E2" w:rsidRPr="005C1268">
        <w:rPr>
          <w:rFonts w:cs="Times New Roman"/>
          <w:sz w:val="24"/>
          <w:szCs w:val="24"/>
        </w:rPr>
        <w:t>The word</w:t>
      </w:r>
      <w:r w:rsidR="00B825E2">
        <w:rPr>
          <w:rFonts w:cs="Times New Roman"/>
          <w:sz w:val="24"/>
          <w:szCs w:val="24"/>
        </w:rPr>
        <w:t xml:space="preserve">s were of </w:t>
      </w:r>
      <w:r w:rsidR="00B825E2" w:rsidRPr="00FF0869">
        <w:rPr>
          <w:rFonts w:cs="Times New Roman"/>
          <w:sz w:val="24"/>
          <w:szCs w:val="24"/>
        </w:rPr>
        <w:t>3.6</w:t>
      </w:r>
      <w:r w:rsidR="00B825E2" w:rsidRPr="00FF0869">
        <w:rPr>
          <w:rFonts w:eastAsia="SimSun" w:cs="Times New Roman"/>
          <w:sz w:val="24"/>
          <w:szCs w:val="24"/>
        </w:rPr>
        <w:t>º</w:t>
      </w:r>
      <w:r w:rsidR="00B825E2" w:rsidRPr="00FF0869">
        <w:rPr>
          <w:rFonts w:cs="Times New Roman"/>
          <w:sz w:val="24"/>
          <w:szCs w:val="24"/>
        </w:rPr>
        <w:t xml:space="preserve"> </w:t>
      </w:r>
      <w:r w:rsidR="00B825E2" w:rsidRPr="00FF0869">
        <w:rPr>
          <w:rFonts w:eastAsia="SimSun" w:cs="Times New Roman"/>
          <w:sz w:val="24"/>
          <w:szCs w:val="24"/>
        </w:rPr>
        <w:t>×</w:t>
      </w:r>
      <w:r w:rsidR="00B825E2" w:rsidRPr="00FF0869">
        <w:rPr>
          <w:rFonts w:cs="Times New Roman"/>
          <w:sz w:val="24"/>
          <w:szCs w:val="24"/>
        </w:rPr>
        <w:t xml:space="preserve"> 1.6</w:t>
      </w:r>
      <w:r w:rsidR="00B825E2" w:rsidRPr="00FF0869">
        <w:rPr>
          <w:rFonts w:eastAsia="SimSun" w:cs="Times New Roman"/>
          <w:sz w:val="24"/>
          <w:szCs w:val="24"/>
        </w:rPr>
        <w:t>º</w:t>
      </w:r>
      <w:r w:rsidR="00B825E2">
        <w:rPr>
          <w:rFonts w:eastAsia="SimSun" w:cs="Times New Roman"/>
          <w:sz w:val="24"/>
          <w:szCs w:val="24"/>
        </w:rPr>
        <w:t xml:space="preserve"> visual angle</w:t>
      </w:r>
      <w:r w:rsidR="00B825E2" w:rsidRPr="005C1268">
        <w:rPr>
          <w:rFonts w:cs="Times New Roman"/>
          <w:sz w:val="24"/>
          <w:szCs w:val="24"/>
        </w:rPr>
        <w:t xml:space="preserve">. The distance between the center of the shape or the word and the fixation cross was </w:t>
      </w:r>
      <w:r w:rsidR="00B825E2" w:rsidRPr="00FF0869">
        <w:rPr>
          <w:rFonts w:cs="Times New Roman"/>
          <w:sz w:val="24"/>
          <w:szCs w:val="24"/>
        </w:rPr>
        <w:t>3.5</w:t>
      </w:r>
      <w:r w:rsidR="00B825E2" w:rsidRPr="00FF0869">
        <w:rPr>
          <w:rFonts w:eastAsia="SimSun" w:cs="Times New Roman"/>
          <w:sz w:val="24"/>
          <w:szCs w:val="24"/>
        </w:rPr>
        <w:t>º</w:t>
      </w:r>
      <w:r w:rsidR="00B825E2">
        <w:rPr>
          <w:rFonts w:eastAsia="SimSun" w:cs="Times New Roman"/>
          <w:sz w:val="24"/>
          <w:szCs w:val="24"/>
        </w:rPr>
        <w:t xml:space="preserve"> of visual angle</w:t>
      </w:r>
      <w:r w:rsidR="00B825E2" w:rsidRPr="005C1268">
        <w:rPr>
          <w:rFonts w:cs="Times New Roman"/>
          <w:sz w:val="24"/>
          <w:szCs w:val="24"/>
        </w:rPr>
        <w:t>.</w:t>
      </w:r>
      <w:r w:rsidR="00B825E2">
        <w:rPr>
          <w:rFonts w:cs="Times New Roman"/>
          <w:sz w:val="24"/>
          <w:szCs w:val="24"/>
        </w:rPr>
        <w:t xml:space="preserve"> Participant fixed their head on a chin-fixation, about 60 cm from the screen. </w:t>
      </w:r>
    </w:p>
    <w:p w14:paraId="023F4E5A" w14:textId="242C8263" w:rsidR="00BA0DB8" w:rsidRDefault="00B825E2" w:rsidP="00B825E2">
      <w:pPr>
        <w:spacing w:line="480" w:lineRule="auto"/>
        <w:rPr>
          <w:sz w:val="24"/>
        </w:rPr>
      </w:pPr>
      <w:r>
        <w:rPr>
          <w:sz w:val="24"/>
        </w:rPr>
        <w:tab/>
        <w:t>For participants recruited in Wenzhou University, they finished the experiment in a</w:t>
      </w:r>
      <w:ins w:id="26" w:author="Hu, C-P" w:date="2018-11-16T06:06:00Z">
        <w:r w:rsidR="00DA248F">
          <w:rPr>
            <w:sz w:val="24"/>
          </w:rPr>
          <w:t xml:space="preserve"> group consist of</w:t>
        </w:r>
      </w:ins>
      <w:r>
        <w:rPr>
          <w:sz w:val="24"/>
        </w:rPr>
        <w:t xml:space="preserve"> 3 ~ 12 </w:t>
      </w:r>
      <w:ins w:id="27" w:author="Hu, C-P" w:date="2018-11-16T06:06:00Z">
        <w:r w:rsidR="00DA248F">
          <w:rPr>
            <w:sz w:val="24"/>
          </w:rPr>
          <w:t xml:space="preserve">participants </w:t>
        </w:r>
      </w:ins>
      <w:del w:id="28" w:author="Hu, C-P" w:date="2018-11-16T06:06:00Z">
        <w:r w:rsidDel="00DA248F">
          <w:rPr>
            <w:sz w:val="24"/>
          </w:rPr>
          <w:delText xml:space="preserve">group </w:delText>
        </w:r>
      </w:del>
      <w:r>
        <w:rPr>
          <w:sz w:val="24"/>
        </w:rPr>
        <w:t>in a dim-lighted testing room. Participants w</w:t>
      </w:r>
      <w:r w:rsidR="00360B9D">
        <w:rPr>
          <w:sz w:val="24"/>
        </w:rPr>
        <w:t>e</w:t>
      </w:r>
      <w:r>
        <w:rPr>
          <w:sz w:val="24"/>
        </w:rPr>
        <w:t>re required to finished the whole experiment independently. Also, they were instructed to start the experiment at the same time, so that the distraction between participants were mini</w:t>
      </w:r>
      <w:r w:rsidR="00360B9D">
        <w:rPr>
          <w:sz w:val="24"/>
        </w:rPr>
        <w:t>mi</w:t>
      </w:r>
      <w:r>
        <w:rPr>
          <w:sz w:val="24"/>
        </w:rPr>
        <w:t xml:space="preserve">zed. The stimuli were presented on </w:t>
      </w:r>
      <w:ins w:id="29" w:author="Hu, C-P" w:date="2018-11-05T07:50:00Z">
        <w:r w:rsidR="00162358">
          <w:rPr>
            <w:sz w:val="24"/>
          </w:rPr>
          <w:t>19-inch</w:t>
        </w:r>
      </w:ins>
      <w:r>
        <w:rPr>
          <w:sz w:val="24"/>
        </w:rPr>
        <w:t xml:space="preserve"> CRT monitor. The visual angle</w:t>
      </w:r>
      <w:ins w:id="30" w:author="Hu, C-P" w:date="2019-03-13T08:22:00Z">
        <w:r w:rsidR="00B90BD7">
          <w:rPr>
            <w:sz w:val="24"/>
          </w:rPr>
          <w:t>s</w:t>
        </w:r>
      </w:ins>
      <w:r>
        <w:rPr>
          <w:sz w:val="24"/>
        </w:rPr>
        <w:t xml:space="preserve"> </w:t>
      </w:r>
      <w:ins w:id="31" w:author="Hu, C-P" w:date="2019-03-13T08:22:00Z">
        <w:r w:rsidR="00B90BD7">
          <w:rPr>
            <w:sz w:val="24"/>
          </w:rPr>
          <w:t>are could</w:t>
        </w:r>
      </w:ins>
      <w:ins w:id="32" w:author="Hu, C-P" w:date="2019-03-13T08:23:00Z">
        <w:r w:rsidR="00B90BD7">
          <w:rPr>
            <w:sz w:val="24"/>
          </w:rPr>
          <w:t xml:space="preserve"> not be exactly controlled because </w:t>
        </w:r>
      </w:ins>
      <w:del w:id="33" w:author="Hu, C-P" w:date="2019-03-13T08:22:00Z">
        <w:r w:rsidDel="00B90BD7">
          <w:rPr>
            <w:sz w:val="24"/>
          </w:rPr>
          <w:delText xml:space="preserve">is </w:delText>
        </w:r>
      </w:del>
      <w:del w:id="34" w:author="Hu, C-P" w:date="2019-03-13T08:23:00Z">
        <w:r w:rsidDel="00B90BD7">
          <w:rPr>
            <w:sz w:val="24"/>
          </w:rPr>
          <w:delText xml:space="preserve">approximately the same as in Tsinhua University but not fixed because </w:delText>
        </w:r>
      </w:del>
      <w:r>
        <w:rPr>
          <w:sz w:val="24"/>
        </w:rPr>
        <w:t>participants’s chin were not fixe</w:t>
      </w:r>
      <w:r w:rsidR="00BA0DB8">
        <w:rPr>
          <w:sz w:val="24"/>
        </w:rPr>
        <w:t>d.</w:t>
      </w:r>
    </w:p>
    <w:p w14:paraId="610C2D20" w14:textId="32CA3CBF" w:rsidR="00444259" w:rsidRDefault="0076724C" w:rsidP="00990B5B">
      <w:pPr>
        <w:spacing w:line="480" w:lineRule="auto"/>
        <w:ind w:firstLine="720"/>
        <w:rPr>
          <w:sz w:val="24"/>
        </w:rPr>
      </w:pPr>
      <w:r>
        <w:rPr>
          <w:b/>
          <w:sz w:val="24"/>
        </w:rPr>
        <w:t>Data analysis</w:t>
      </w:r>
      <w:r w:rsidR="00990B5B">
        <w:rPr>
          <w:b/>
          <w:sz w:val="24"/>
        </w:rPr>
        <w:t>.</w:t>
      </w:r>
      <w:r w:rsidR="00990B5B">
        <w:rPr>
          <w:b/>
          <w:sz w:val="24"/>
        </w:rPr>
        <w:tab/>
      </w:r>
      <w:r w:rsidR="00444259">
        <w:rPr>
          <w:sz w:val="24"/>
        </w:rPr>
        <w:t>We reported all the measurement</w:t>
      </w:r>
      <w:r w:rsidR="00360B9D">
        <w:rPr>
          <w:sz w:val="24"/>
        </w:rPr>
        <w:t>s, analysis and results</w:t>
      </w:r>
      <w:r w:rsidR="00444259">
        <w:rPr>
          <w:sz w:val="24"/>
        </w:rPr>
        <w:t xml:space="preserve"> in all the experiments in the current study.</w:t>
      </w:r>
      <w:r w:rsidR="002A1CC1">
        <w:rPr>
          <w:sz w:val="24"/>
        </w:rPr>
        <w:t xml:space="preserve"> All data were first pre-processed using R</w:t>
      </w:r>
      <w:ins w:id="35" w:author="Hu, C-P" w:date="2019-03-13T08:23:00Z">
        <w:r w:rsidR="00B90BD7">
          <w:rPr>
            <w:sz w:val="24"/>
          </w:rPr>
          <w:t xml:space="preserve"> (3.1.0, </w:t>
        </w:r>
        <w:r w:rsidR="00B90BD7" w:rsidRPr="00B90BD7">
          <w:rPr>
            <w:sz w:val="24"/>
            <w:highlight w:val="yellow"/>
            <w:rPrChange w:id="36" w:author="Hu, C-P" w:date="2019-03-13T08:23:00Z">
              <w:rPr>
                <w:sz w:val="24"/>
              </w:rPr>
            </w:rPrChange>
          </w:rPr>
          <w:t>R core teams, 2018</w:t>
        </w:r>
        <w:r w:rsidR="00B90BD7">
          <w:rPr>
            <w:sz w:val="24"/>
          </w:rPr>
          <w:t>)</w:t>
        </w:r>
      </w:ins>
      <w:r w:rsidR="00EA26AF">
        <w:rPr>
          <w:sz w:val="24"/>
        </w:rPr>
        <w:t xml:space="preserve"> and</w:t>
      </w:r>
      <w:r w:rsidR="002A1CC1">
        <w:rPr>
          <w:sz w:val="24"/>
        </w:rPr>
        <w:t xml:space="preserve"> then analyzed using </w:t>
      </w:r>
      <w:r w:rsidR="00CD79F6">
        <w:rPr>
          <w:sz w:val="24"/>
        </w:rPr>
        <w:t xml:space="preserve">JASP (0.8.6.0, </w:t>
      </w:r>
      <w:hyperlink r:id="rId9" w:history="1">
        <w:r w:rsidR="00CD79F6" w:rsidRPr="00CD79F6">
          <w:rPr>
            <w:rStyle w:val="Hyperlink"/>
            <w:rFonts w:cs="Times New Roman"/>
            <w:sz w:val="24"/>
            <w:szCs w:val="24"/>
          </w:rPr>
          <w:t>www.jasp-stats.org</w:t>
        </w:r>
      </w:hyperlink>
      <w:ins w:id="37" w:author="Hu, C-P" w:date="2019-04-15T08:36:00Z">
        <w:r w:rsidR="0055253C">
          <w:rPr>
            <w:rStyle w:val="Hyperlink"/>
            <w:rFonts w:cs="Times New Roman"/>
            <w:sz w:val="24"/>
            <w:szCs w:val="24"/>
          </w:rPr>
          <w:t xml:space="preserve">, </w:t>
        </w:r>
      </w:ins>
      <w:r w:rsidR="0055253C">
        <w:rPr>
          <w:rStyle w:val="Hyperlink"/>
          <w:rFonts w:cs="Times New Roman"/>
          <w:sz w:val="24"/>
          <w:szCs w:val="24"/>
        </w:rPr>
        <w:fldChar w:fldCharType="begin"/>
      </w:r>
      <w:r w:rsidR="0055253C">
        <w:rPr>
          <w:rStyle w:val="Hyperlink"/>
          <w:rFonts w:cs="Times New Roman"/>
          <w:sz w:val="24"/>
          <w:szCs w:val="24"/>
        </w:rPr>
        <w:instrText xml:space="preserve"> ADDIN EN.CITE &lt;EndNote&gt;&lt;Cite&gt;&lt;Author&gt;Love&lt;/Author&gt;&lt;Year&gt;2019&lt;/Year&gt;&lt;RecNum&gt;17161&lt;/RecNum&gt;&lt;DisplayText&gt;(Love et al., 2019)&lt;/DisplayText&gt;&lt;record&gt;&lt;rec-number&gt;17161&lt;/rec-number&gt;&lt;foreign-keys&gt;&lt;key app="EN" db-id="2rwpxrts1esv2metztzveppdex90zxxxaspz" timestamp="1553558700"&gt;17161&lt;/key&gt;&lt;/foreign-keys&gt;&lt;ref-type name="Journal Article"&gt;17&lt;/ref-type&gt;&lt;contributors&gt;&lt;authors&gt;&lt;author&gt;Love, Jonathon&lt;/author&gt;&lt;author&gt;Selker, Ravi&lt;/author&gt;&lt;author&gt;Marsman, Maarten&lt;/author&gt;&lt;author&gt;Jamil, Tahira&lt;/author&gt;&lt;author&gt;Dropmann, Damian&lt;/author&gt;&lt;author&gt;Verhagen, Josine&lt;/author&gt;&lt;author&gt;Ly, Alexander&lt;/author&gt;&lt;author&gt;Gronau, Quentin F.&lt;/author&gt;&lt;author&gt;Šmíra, Martin&lt;/author&gt;&lt;author&gt;Epskamp, Sacha&lt;/author&gt;&lt;author&gt;Matzke, Dora&lt;/author&gt;&lt;author&gt;Wild, Anneliese&lt;/author&gt;&lt;author&gt;Knight, Patrick&lt;/author&gt;&lt;author&gt;Rouder, Jeffrey N.&lt;/author&gt;&lt;author&gt;Morey, Richard D.&lt;/author&gt;&lt;author&gt;Wagenmakers, Eric-Jan&lt;/author&gt;&lt;/authors&gt;&lt;/contributors&gt;&lt;titles&gt;&lt;title&gt;JASP: Graphical Statistical Software for Common Statistical Designs&lt;/title&gt;&lt;secondary-title&gt;Journal of Statistical Software&lt;/secondary-title&gt;&lt;/titles&gt;&lt;periodical&gt;&lt;full-title&gt;Journal of Statistical Software&lt;/full-title&gt;&lt;abbr-1&gt;J. Stat. Softw.&lt;/abbr-1&gt;&lt;/periodical&gt;&lt;pages&gt;1-17&lt;/pages&gt;&lt;volume&gt;1&lt;/volume&gt;&lt;number&gt;2&lt;/number&gt;&lt;keywords&gt;&lt;keyword&gt;JASP, statistical software, Bayesian inference, graphical user interface, basic statistics&lt;/keyword&gt;&lt;/keywords&gt;&lt;dates&gt;&lt;year&gt;2019&lt;/year&gt;&lt;pub-dates&gt;&lt;date&gt;01/29/&lt;/date&gt;&lt;/pub-dates&gt;&lt;/dates&gt;&lt;urls&gt;&lt;related-urls&gt;&lt;url&gt;https://www.jstatsoft.org/v088/i02&lt;/url&gt;&lt;url&gt;http://dx.doi.org/10.18637/jss.v088.i02&lt;/url&gt;&lt;/related-urls&gt;&lt;/urls&gt;&lt;electronic-resource-num&gt;10.18637/jss.v088.i02&lt;/electronic-resource-num&gt;&lt;/record&gt;&lt;/Cite&gt;&lt;/EndNote&gt;</w:instrText>
      </w:r>
      <w:r w:rsidR="0055253C">
        <w:rPr>
          <w:rStyle w:val="Hyperlink"/>
          <w:rFonts w:cs="Times New Roman"/>
          <w:sz w:val="24"/>
          <w:szCs w:val="24"/>
        </w:rPr>
        <w:fldChar w:fldCharType="separate"/>
      </w:r>
      <w:r w:rsidR="0055253C">
        <w:rPr>
          <w:rStyle w:val="Hyperlink"/>
          <w:rFonts w:cs="Times New Roman"/>
          <w:noProof/>
          <w:sz w:val="24"/>
          <w:szCs w:val="24"/>
        </w:rPr>
        <w:t>(</w:t>
      </w:r>
      <w:hyperlink w:anchor="_ENREF_19" w:tooltip="Love, 2019 #17161" w:history="1">
        <w:r w:rsidR="00312133" w:rsidRPr="00312133">
          <w:rPr>
            <w:rStyle w:val="Hyperlink"/>
            <w:rFonts w:cs="Times New Roman"/>
            <w:noProof/>
            <w:sz w:val="24"/>
            <w:szCs w:val="24"/>
          </w:rPr>
          <w:t>Love et al., 2019</w:t>
        </w:r>
      </w:hyperlink>
      <w:r w:rsidR="0055253C">
        <w:rPr>
          <w:rStyle w:val="Hyperlink"/>
          <w:rFonts w:cs="Times New Roman"/>
          <w:noProof/>
          <w:sz w:val="24"/>
          <w:szCs w:val="24"/>
        </w:rPr>
        <w:t>)</w:t>
      </w:r>
      <w:r w:rsidR="0055253C">
        <w:rPr>
          <w:rStyle w:val="Hyperlink"/>
          <w:rFonts w:cs="Times New Roman"/>
          <w:sz w:val="24"/>
          <w:szCs w:val="24"/>
        </w:rPr>
        <w:fldChar w:fldCharType="end"/>
      </w:r>
      <w:r w:rsidR="00CD79F6">
        <w:rPr>
          <w:sz w:val="24"/>
        </w:rPr>
        <w:t>). Participants whose overall accuracy lower than 60% were excluded from analysis. Also, the accurate responses with less than 200ms reaction times were excluded from the analysis.</w:t>
      </w:r>
    </w:p>
    <w:p w14:paraId="0D902F0F" w14:textId="0A2B5E02" w:rsidR="00CD79F6" w:rsidRDefault="00CD79F6" w:rsidP="00D63139">
      <w:pPr>
        <w:spacing w:line="480" w:lineRule="auto"/>
        <w:rPr>
          <w:rFonts w:cs="Times New Roman"/>
          <w:sz w:val="24"/>
          <w:szCs w:val="24"/>
        </w:rPr>
      </w:pPr>
      <w:r>
        <w:rPr>
          <w:sz w:val="24"/>
        </w:rPr>
        <w:tab/>
      </w:r>
      <w:r>
        <w:rPr>
          <w:rFonts w:cs="Times New Roman" w:hint="eastAsia"/>
          <w:sz w:val="24"/>
          <w:szCs w:val="24"/>
        </w:rPr>
        <w:t>We analyzed</w:t>
      </w:r>
      <w:r>
        <w:rPr>
          <w:rFonts w:cs="Times New Roman"/>
          <w:sz w:val="24"/>
          <w:szCs w:val="24"/>
        </w:rPr>
        <w:t xml:space="preserve"> accuracy performance using a signal detection approach</w:t>
      </w:r>
      <w:r w:rsidR="004F7F8E">
        <w:rPr>
          <w:rFonts w:cs="Times New Roman"/>
          <w:sz w:val="24"/>
          <w:szCs w:val="24"/>
        </w:rPr>
        <w:t xml:space="preserve">, as in </w:t>
      </w:r>
      <w:hyperlink w:anchor="_ENREF_28" w:tooltip="Sui, 2012 #8652" w:history="1">
        <w:r w:rsidR="00312133">
          <w:rPr>
            <w:rFonts w:cs="Times New Roman"/>
            <w:sz w:val="24"/>
            <w:szCs w:val="24"/>
          </w:rPr>
          <w:fldChar w:fldCharType="begin">
            <w:fldData xml:space="preserve">PEVuZE5vdGU+PENpdGUgQXV0aG9yWWVhcj0iMSI+PEF1dGhvcj5TdWk8L0F1dGhvcj48WWVhcj4y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==
</w:fldData>
          </w:fldChar>
        </w:r>
        <w:r w:rsidR="00312133">
          <w:rPr>
            <w:rFonts w:cs="Times New Roman"/>
            <w:sz w:val="24"/>
            <w:szCs w:val="24"/>
          </w:rPr>
          <w:instrText xml:space="preserve"> ADDIN EN.CITE </w:instrText>
        </w:r>
        <w:r w:rsidR="00312133">
          <w:rPr>
            <w:rFonts w:cs="Times New Roman"/>
            <w:sz w:val="24"/>
            <w:szCs w:val="24"/>
          </w:rPr>
          <w:fldChar w:fldCharType="begin">
            <w:fldData xml:space="preserve">PEVuZE5vdGU+PENpdGUgQXV0aG9yWWVhcj0iMSI+PEF1dGhvcj5TdWk8L0F1dGhvcj48WWVhcj4y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==
</w:fldData>
          </w:fldChar>
        </w:r>
        <w:r w:rsidR="00312133">
          <w:rPr>
            <w:rFonts w:cs="Times New Roman"/>
            <w:sz w:val="24"/>
            <w:szCs w:val="24"/>
          </w:rPr>
          <w:instrText xml:space="preserve"> ADDIN EN.CITE.DATA </w:instrText>
        </w:r>
        <w:r w:rsidR="00312133">
          <w:rPr>
            <w:rFonts w:cs="Times New Roman"/>
            <w:sz w:val="24"/>
            <w:szCs w:val="24"/>
          </w:rPr>
        </w:r>
        <w:r w:rsidR="00312133">
          <w:rPr>
            <w:rFonts w:cs="Times New Roman"/>
            <w:sz w:val="24"/>
            <w:szCs w:val="24"/>
          </w:rPr>
          <w:fldChar w:fldCharType="end"/>
        </w:r>
        <w:r w:rsidR="00312133">
          <w:rPr>
            <w:rFonts w:cs="Times New Roman"/>
            <w:sz w:val="24"/>
            <w:szCs w:val="24"/>
          </w:rPr>
        </w:r>
        <w:r w:rsidR="00312133">
          <w:rPr>
            <w:rFonts w:cs="Times New Roman"/>
            <w:sz w:val="24"/>
            <w:szCs w:val="24"/>
          </w:rPr>
          <w:fldChar w:fldCharType="separate"/>
        </w:r>
        <w:r w:rsidR="00312133">
          <w:rPr>
            <w:rFonts w:cs="Times New Roman"/>
            <w:noProof/>
            <w:sz w:val="24"/>
            <w:szCs w:val="24"/>
          </w:rPr>
          <w:t>Sui et al. (2012)</w:t>
        </w:r>
        <w:r w:rsidR="00312133">
          <w:rPr>
            <w:rFonts w:cs="Times New Roman"/>
            <w:sz w:val="24"/>
            <w:szCs w:val="24"/>
          </w:rPr>
          <w:fldChar w:fldCharType="end"/>
        </w:r>
      </w:hyperlink>
      <w:r>
        <w:rPr>
          <w:rFonts w:cs="Times New Roman"/>
          <w:sz w:val="24"/>
          <w:szCs w:val="24"/>
        </w:rPr>
        <w:t xml:space="preserve">. The performance in each match condition was combined with that in the nonmatching condition with the same shape to form a measure of </w:t>
      </w:r>
      <w:r w:rsidRPr="0056373F">
        <w:rPr>
          <w:rFonts w:cs="Times New Roman"/>
          <w:i/>
          <w:sz w:val="24"/>
          <w:szCs w:val="24"/>
        </w:rPr>
        <w:t>d’</w:t>
      </w:r>
      <w:r>
        <w:rPr>
          <w:rFonts w:cs="Times New Roman"/>
          <w:sz w:val="24"/>
          <w:szCs w:val="24"/>
        </w:rPr>
        <w:t xml:space="preserve">. </w:t>
      </w:r>
      <w:r w:rsidRPr="008D57DE">
        <w:rPr>
          <w:rFonts w:cs="Times New Roman"/>
          <w:color w:val="0000FF"/>
          <w:sz w:val="24"/>
          <w:szCs w:val="24"/>
        </w:rPr>
        <w:t>Trials without response were coded either as “miss” (matched trials) or “false alarm” (mismatched trials)</w:t>
      </w:r>
      <w:r>
        <w:rPr>
          <w:rFonts w:cs="Times New Roman"/>
          <w:sz w:val="24"/>
          <w:szCs w:val="24"/>
        </w:rPr>
        <w:t xml:space="preserve">. The </w:t>
      </w:r>
      <w:r w:rsidRPr="0056373F">
        <w:rPr>
          <w:rFonts w:cs="Times New Roman"/>
          <w:i/>
          <w:sz w:val="24"/>
          <w:szCs w:val="24"/>
        </w:rPr>
        <w:t>d’</w:t>
      </w:r>
      <w:r>
        <w:rPr>
          <w:rFonts w:cs="Times New Roman"/>
          <w:sz w:val="24"/>
          <w:szCs w:val="24"/>
        </w:rPr>
        <w:t xml:space="preserve"> were then analyzed using </w:t>
      </w:r>
      <w:r w:rsidR="00EA26AF" w:rsidRPr="00EA26AF">
        <w:rPr>
          <w:rFonts w:cs="Times New Roman"/>
          <w:sz w:val="24"/>
          <w:szCs w:val="24"/>
        </w:rPr>
        <w:t>repeated measures</w:t>
      </w:r>
      <w:r>
        <w:rPr>
          <w:rFonts w:cs="Times New Roman"/>
          <w:sz w:val="24"/>
          <w:szCs w:val="24"/>
        </w:rPr>
        <w:t xml:space="preserve"> analyses of variance (</w:t>
      </w:r>
      <w:r w:rsidR="00EA26AF" w:rsidRPr="00EA26AF">
        <w:rPr>
          <w:rFonts w:cs="Times New Roman"/>
          <w:sz w:val="24"/>
          <w:szCs w:val="24"/>
        </w:rPr>
        <w:t>repeated measures</w:t>
      </w:r>
      <w:r w:rsidR="00EA26AF">
        <w:rPr>
          <w:rFonts w:cs="Times New Roman"/>
          <w:sz w:val="24"/>
          <w:szCs w:val="24"/>
        </w:rPr>
        <w:t xml:space="preserve"> </w:t>
      </w:r>
      <w:r>
        <w:rPr>
          <w:rFonts w:cs="Times New Roman"/>
          <w:sz w:val="24"/>
          <w:szCs w:val="24"/>
        </w:rPr>
        <w:t xml:space="preserve">ANOVA). </w:t>
      </w:r>
    </w:p>
    <w:p w14:paraId="48390826" w14:textId="06D9A867" w:rsidR="00CD79F6" w:rsidRDefault="00CD79F6">
      <w:pPr>
        <w:spacing w:line="480" w:lineRule="auto"/>
        <w:ind w:firstLine="720"/>
        <w:rPr>
          <w:rFonts w:cs="Times New Roman"/>
          <w:sz w:val="24"/>
          <w:szCs w:val="24"/>
        </w:rPr>
      </w:pPr>
      <w:r>
        <w:rPr>
          <w:rFonts w:cs="Times New Roman"/>
          <w:sz w:val="24"/>
          <w:szCs w:val="24"/>
        </w:rPr>
        <w:t xml:space="preserve">The reaction times of accurate trials were also analyzed using </w:t>
      </w:r>
      <w:r w:rsidRPr="00B66CB4">
        <w:rPr>
          <w:rFonts w:cs="Times New Roman"/>
          <w:sz w:val="24"/>
          <w:szCs w:val="24"/>
        </w:rPr>
        <w:t>repeated measures</w:t>
      </w:r>
      <w:r>
        <w:rPr>
          <w:rFonts w:cs="Times New Roman"/>
          <w:sz w:val="24"/>
          <w:szCs w:val="24"/>
        </w:rPr>
        <w:t xml:space="preserve"> ANOVA. </w:t>
      </w:r>
      <w:r w:rsidR="00E549D3">
        <w:rPr>
          <w:rFonts w:cs="Times New Roman"/>
          <w:sz w:val="24"/>
          <w:szCs w:val="24"/>
        </w:rPr>
        <w:t>To control the false positive when conducting</w:t>
      </w:r>
      <w:r w:rsidR="00BB2E44">
        <w:rPr>
          <w:rFonts w:cs="Times New Roman"/>
          <w:sz w:val="24"/>
          <w:szCs w:val="24"/>
        </w:rPr>
        <w:t xml:space="preserve"> the post-hoc comparisons, </w:t>
      </w:r>
      <w:r w:rsidR="00E549D3">
        <w:rPr>
          <w:rFonts w:cs="Times New Roman"/>
          <w:sz w:val="24"/>
          <w:szCs w:val="24"/>
        </w:rPr>
        <w:t xml:space="preserve">we used </w:t>
      </w:r>
      <w:r w:rsidR="00BB2E44" w:rsidRPr="00990A8C">
        <w:rPr>
          <w:rFonts w:cs="Times New Roman"/>
          <w:sz w:val="24"/>
          <w:szCs w:val="24"/>
        </w:rPr>
        <w:t xml:space="preserve">Bonferroni </w:t>
      </w:r>
      <w:r w:rsidR="00BB2E44">
        <w:rPr>
          <w:rFonts w:cs="Times New Roman"/>
          <w:sz w:val="24"/>
          <w:szCs w:val="24"/>
        </w:rPr>
        <w:t>correct</w:t>
      </w:r>
      <w:ins w:id="38" w:author="Hu, C-P" w:date="2019-03-13T08:28:00Z">
        <w:r w:rsidR="00B90BD7">
          <w:rPr>
            <w:rFonts w:cs="Times New Roman"/>
            <w:sz w:val="24"/>
            <w:szCs w:val="24"/>
          </w:rPr>
          <w:t>ion</w:t>
        </w:r>
      </w:ins>
      <w:del w:id="39" w:author="Hu, C-P" w:date="2019-03-13T08:28:00Z">
        <w:r w:rsidR="00BB2E44" w:rsidDel="00B90BD7">
          <w:rPr>
            <w:rFonts w:cs="Times New Roman"/>
            <w:sz w:val="24"/>
            <w:szCs w:val="24"/>
          </w:rPr>
          <w:delText>ed thresholds</w:delText>
        </w:r>
        <w:r w:rsidR="00E549D3" w:rsidDel="00B90BD7">
          <w:rPr>
            <w:rFonts w:cs="Times New Roman"/>
            <w:sz w:val="24"/>
            <w:szCs w:val="24"/>
          </w:rPr>
          <w:delText xml:space="preserve"> as the threshold</w:delText>
        </w:r>
      </w:del>
      <w:r w:rsidR="00BB2E44">
        <w:rPr>
          <w:rFonts w:cs="Times New Roman"/>
          <w:sz w:val="24"/>
          <w:szCs w:val="24"/>
        </w:rPr>
        <w:t xml:space="preserve">. </w:t>
      </w:r>
      <w:r>
        <w:rPr>
          <w:rFonts w:cs="Times New Roman"/>
          <w:sz w:val="24"/>
          <w:szCs w:val="24"/>
        </w:rPr>
        <w:t xml:space="preserve">Please note that in the first two experiment (experiment 1a and 1b), we </w:t>
      </w:r>
      <w:r w:rsidR="00E549D3">
        <w:rPr>
          <w:rFonts w:cs="Times New Roman"/>
          <w:sz w:val="24"/>
          <w:szCs w:val="24"/>
        </w:rPr>
        <w:t>included the variable matchness (</w:t>
      </w:r>
      <w:r>
        <w:rPr>
          <w:rFonts w:cs="Times New Roman"/>
          <w:sz w:val="24"/>
          <w:szCs w:val="24"/>
        </w:rPr>
        <w:t xml:space="preserve">matched </w:t>
      </w:r>
      <w:r w:rsidR="00E549D3">
        <w:rPr>
          <w:rFonts w:cs="Times New Roman"/>
          <w:sz w:val="24"/>
          <w:szCs w:val="24"/>
        </w:rPr>
        <w:t xml:space="preserve">vs. </w:t>
      </w:r>
      <w:r>
        <w:rPr>
          <w:rFonts w:cs="Times New Roman"/>
          <w:sz w:val="24"/>
          <w:szCs w:val="24"/>
        </w:rPr>
        <w:t>mismatched</w:t>
      </w:r>
      <w:r w:rsidR="00E549D3">
        <w:rPr>
          <w:rFonts w:cs="Times New Roman"/>
          <w:sz w:val="24"/>
          <w:szCs w:val="24"/>
        </w:rPr>
        <w:t>) in our ANOVA of reaction times</w:t>
      </w:r>
      <w:r w:rsidR="001A0BD5">
        <w:rPr>
          <w:rFonts w:cs="Times New Roman"/>
          <w:sz w:val="24"/>
          <w:szCs w:val="24"/>
        </w:rPr>
        <w:t xml:space="preserve"> and then examine matched trials and mismatched trials separately </w:t>
      </w:r>
      <w:del w:id="40" w:author="Hu, C-P" w:date="2019-03-13T08:28:00Z">
        <w:r w:rsidR="001A0BD5" w:rsidDel="00544C90">
          <w:rPr>
            <w:rFonts w:cs="Times New Roman"/>
            <w:sz w:val="24"/>
            <w:szCs w:val="24"/>
          </w:rPr>
          <w:delText xml:space="preserve">if </w:delText>
        </w:r>
      </w:del>
      <w:ins w:id="41" w:author="Hu, C-P" w:date="2019-03-13T08:28:00Z">
        <w:r w:rsidR="00544C90">
          <w:rPr>
            <w:rFonts w:cs="Times New Roman"/>
            <w:sz w:val="24"/>
            <w:szCs w:val="24"/>
          </w:rPr>
          <w:t xml:space="preserve">when </w:t>
        </w:r>
      </w:ins>
      <w:r w:rsidR="001A0BD5">
        <w:rPr>
          <w:rFonts w:cs="Times New Roman"/>
          <w:sz w:val="24"/>
          <w:szCs w:val="24"/>
        </w:rPr>
        <w:t>the interaction between matchness and other variables are significant. In both experiments, we found significant interaction between matchness and valence. Then, as previous study, we focused on the matched trial f</w:t>
      </w:r>
      <w:r>
        <w:rPr>
          <w:rFonts w:cs="Times New Roman"/>
          <w:sz w:val="24"/>
          <w:szCs w:val="24"/>
        </w:rPr>
        <w:t xml:space="preserve">or the rest of the experiment </w:t>
      </w:r>
      <w:r>
        <w:rPr>
          <w:rFonts w:cs="Times New Roman"/>
          <w:sz w:val="24"/>
          <w:szCs w:val="24"/>
        </w:rPr>
        <w:fldChar w:fldCharType="begin">
          <w:fldData xml:space="preserve">PEVuZE5vdGU+PENpdGU+PEF1dGhvcj5TdWk8L0F1dGhvcj48WWVhcj4yMDEyPC9ZZWFyPjxSZWNO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</w:fldData>
        </w:fldChar>
      </w:r>
      <w:r>
        <w:rPr>
          <w:rFonts w:cs="Times New Roman"/>
          <w:sz w:val="24"/>
          <w:szCs w:val="24"/>
        </w:rPr>
        <w:instrText xml:space="preserve"> ADDIN EN.CITE </w:instrText>
      </w:r>
      <w:r>
        <w:rPr>
          <w:rFonts w:cs="Times New Roman"/>
          <w:sz w:val="24"/>
          <w:szCs w:val="24"/>
        </w:rPr>
        <w:fldChar w:fldCharType="begin">
          <w:fldData xml:space="preserve">PEVuZE5vdGU+PENpdGU+PEF1dGhvcj5TdWk8L0F1dGhvcj48WWVhcj4yMDEyPC9ZZWFyPjxSZWNO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</w:fldData>
        </w:fldChar>
      </w:r>
      <w:r>
        <w:rPr>
          <w:rFonts w:cs="Times New Roman"/>
          <w:sz w:val="24"/>
          <w:szCs w:val="24"/>
        </w:rPr>
        <w:instrText xml:space="preserve"> ADDIN EN.CITE.DATA </w:instrText>
      </w:r>
      <w:r>
        <w:rPr>
          <w:rFonts w:cs="Times New Roman"/>
          <w:sz w:val="24"/>
          <w:szCs w:val="24"/>
        </w:rPr>
      </w:r>
      <w:r>
        <w:rPr>
          <w:rFonts w:cs="Times New Roman"/>
          <w:sz w:val="24"/>
          <w:szCs w:val="24"/>
        </w:rPr>
        <w:fldChar w:fldCharType="end"/>
      </w:r>
      <w:r>
        <w:rPr>
          <w:rFonts w:cs="Times New Roman"/>
          <w:sz w:val="24"/>
          <w:szCs w:val="24"/>
        </w:rPr>
      </w:r>
      <w:r>
        <w:rPr>
          <w:rFonts w:cs="Times New Roman"/>
          <w:sz w:val="24"/>
          <w:szCs w:val="24"/>
        </w:rPr>
        <w:fldChar w:fldCharType="separate"/>
      </w:r>
      <w:r>
        <w:rPr>
          <w:rFonts w:cs="Times New Roman"/>
          <w:noProof/>
          <w:sz w:val="24"/>
          <w:szCs w:val="24"/>
        </w:rPr>
        <w:t>(</w:t>
      </w:r>
      <w:hyperlink w:anchor="_ENREF_28" w:tooltip="Sui, 2012 #8652" w:history="1">
        <w:r w:rsidR="00312133">
          <w:rPr>
            <w:rFonts w:cs="Times New Roman"/>
            <w:noProof/>
            <w:sz w:val="24"/>
            <w:szCs w:val="24"/>
          </w:rPr>
          <w:t>Sui et al., 2012</w:t>
        </w:r>
      </w:hyperlink>
      <w:r>
        <w:rPr>
          <w:rFonts w:cs="Times New Roman"/>
          <w:noProof/>
          <w:sz w:val="24"/>
          <w:szCs w:val="24"/>
        </w:rPr>
        <w:t>)</w:t>
      </w:r>
      <w:r>
        <w:rPr>
          <w:rFonts w:cs="Times New Roman"/>
          <w:sz w:val="24"/>
          <w:szCs w:val="24"/>
        </w:rPr>
        <w:fldChar w:fldCharType="end"/>
      </w:r>
      <w:r>
        <w:rPr>
          <w:rFonts w:cs="Times New Roman"/>
          <w:sz w:val="24"/>
          <w:szCs w:val="24"/>
        </w:rPr>
        <w:t xml:space="preserve">. </w:t>
      </w:r>
    </w:p>
    <w:p w14:paraId="15F5AC47" w14:textId="41B12903" w:rsidR="0025798B" w:rsidRDefault="0025798B" w:rsidP="002402E3">
      <w:pPr>
        <w:spacing w:line="480" w:lineRule="auto"/>
        <w:ind w:firstLine="720"/>
        <w:rPr>
          <w:rFonts w:cs="Times New Roman"/>
          <w:sz w:val="24"/>
          <w:szCs w:val="24"/>
        </w:rPr>
      </w:pPr>
      <w:r w:rsidRPr="00B66CB4">
        <w:rPr>
          <w:rFonts w:cs="Times New Roman"/>
          <w:sz w:val="24"/>
          <w:szCs w:val="24"/>
        </w:rPr>
        <w:t xml:space="preserve">We reported the effect size of repeated measures ANOVA </w:t>
      </w:r>
      <w:r>
        <w:rPr>
          <w:rFonts w:cs="Times New Roman"/>
          <w:sz w:val="24"/>
          <w:szCs w:val="24"/>
        </w:rPr>
        <w:t>(</w:t>
      </w:r>
      <w:r w:rsidRPr="006404FD">
        <w:rPr>
          <w:rFonts w:cs="Times New Roman"/>
          <w:i/>
          <w:sz w:val="24"/>
          <w:szCs w:val="24"/>
        </w:rPr>
        <w:t>ω</w:t>
      </w:r>
      <w:r w:rsidRPr="006404FD">
        <w:rPr>
          <w:rFonts w:cs="Times New Roman"/>
          <w:bCs/>
          <w:i/>
          <w:iCs/>
          <w:sz w:val="24"/>
          <w:szCs w:val="24"/>
        </w:rPr>
        <w:t>²</w:t>
      </w:r>
      <w:r>
        <w:rPr>
          <w:rFonts w:cs="Times New Roman"/>
          <w:sz w:val="24"/>
          <w:szCs w:val="24"/>
        </w:rPr>
        <w:t>)</w:t>
      </w:r>
      <w:r w:rsidRPr="00B66CB4">
        <w:rPr>
          <w:rFonts w:cs="Times New Roman"/>
          <w:sz w:val="24"/>
          <w:szCs w:val="24"/>
        </w:rPr>
        <w:t xml:space="preserve"> </w:t>
      </w:r>
      <w:r w:rsidRPr="00B66CB4">
        <w:rPr>
          <w:rFonts w:cs="Times New Roman"/>
          <w:sz w:val="24"/>
          <w:szCs w:val="24"/>
        </w:rPr>
        <w:fldChar w:fldCharType="begin"/>
      </w:r>
      <w:r>
        <w:rPr>
          <w:rFonts w:cs="Times New Roman"/>
          <w:sz w:val="24"/>
          <w:szCs w:val="24"/>
        </w:rPr>
        <w:instrText xml:space="preserve"> ADDIN EN.CITE &lt;EndNote&gt;&lt;Cite&gt;&lt;Author&gt;Bakeman&lt;/Author&gt;&lt;Year&gt;2005&lt;/Year&gt;&lt;RecNum&gt;2594&lt;/RecNum&gt;&lt;DisplayText&gt;(Bakeman, 2005; Lakens, 2013)&lt;/DisplayText&gt;&lt;record&gt;&lt;rec-number&gt;2594&lt;/rec-number&gt;&lt;foreign-keys&gt;&lt;key app="EN" db-id="2rwpxrts1esv2metztzveppdex90zxxxaspz" timestamp="1364023153"&gt;2594&lt;/key&gt;&lt;/foreign-keys&gt;&lt;ref-type name="Journal Article"&gt;17&lt;/ref-type&gt;&lt;contributors&gt;&lt;authors&gt;&lt;author&gt;Bakeman, Roger&lt;/author&gt;&lt;/authors&gt;&lt;/contributors&gt;&lt;titles&gt;&lt;title&gt;Recommended effect size statistics for repeated measures designs&lt;/title&gt;&lt;secondary-title&gt;Behavior Research Methods&lt;/secondary-title&gt;&lt;/titles&gt;&lt;periodical&gt;&lt;full-title&gt;Behavior Research Methods&lt;/full-title&gt;&lt;/periodical&gt;&lt;pages&gt;379-384&lt;/pages&gt;&lt;volume&gt;37&lt;/volume&gt;&lt;number&gt;3&lt;/number&gt;&lt;keywords&gt;&lt;keyword&gt;Behavioral Science&lt;/keyword&gt;&lt;/keywords&gt;&lt;dates&gt;&lt;year&gt;2005&lt;/year&gt;&lt;/dates&gt;&lt;publisher&gt;Springer New York&lt;/publisher&gt;&lt;isbn&gt;1554-351X&lt;/isbn&gt;&lt;urls&gt;&lt;related-urls&gt;&lt;url&gt;http://dx.doi.org/10.3758/BF03192707&lt;/url&gt;&lt;url&gt;http://www.springerlink.com/content/210757612263v7h1/fulltext.pdf&lt;/url&gt;&lt;/related-urls&gt;&lt;/urls&gt;&lt;electronic-resource-num&gt;10.3758/BF03192707&lt;/electronic-resource-num&gt;&lt;/record&gt;&lt;/Cite&gt;&lt;Cite&gt;&lt;Author&gt;Lakens&lt;/Author&gt;&lt;Year&gt;2013&lt;/Year&gt;&lt;RecNum&gt;5882&lt;/RecNum&gt;&lt;record&gt;&lt;rec-number&gt;5882&lt;/rec-number&gt;&lt;foreign-keys&gt;&lt;key app="EN" db-id="2rwpxrts1esv2metztzveppdex90zxxxaspz" timestamp="1397733796"&gt;5882&lt;/key&gt;&lt;/foreign-keys&gt;&lt;ref-type name="Journal Article"&gt;17&lt;/ref-type&gt;&lt;contributors&gt;&lt;authors&gt;&lt;author&gt;Daniël Lakens&lt;/author&gt;&lt;/authors&gt;&lt;/contributors&gt;&lt;titles&gt;&lt;title&gt;Calculating and reporting effect sizes to facilitate cumulative science: a practical primer for t-tests and ANOVAs&lt;/title&gt;&lt;secondary-title&gt;Frontiers in Psychology&lt;/secondary-title&gt;&lt;/titles&gt;&lt;periodical&gt;&lt;full-title&gt;Frontiers in Psychology&lt;/full-title&gt;&lt;/periodical&gt;&lt;pages&gt;863&lt;/pages&gt;&lt;volume&gt;4&lt;/volume&gt;&lt;dates&gt;&lt;year&gt;2013&lt;/year&gt;&lt;/dates&gt;&lt;urls&gt;&lt;related-urls&gt;&lt;url&gt;http://journal.frontiersin.org/Journal/10.3389/fpsyg.2013.00863/full&lt;/url&gt;&lt;/related-urls&gt;&lt;/urls&gt;&lt;electronic-resource-num&gt;10.3389/fpsyg.2013.00863&lt;/electronic-resource-num&gt;&lt;/record&gt;&lt;/Cite&gt;&lt;/EndNote&gt;</w:instrText>
      </w:r>
      <w:r w:rsidRPr="00B66CB4">
        <w:rPr>
          <w:rFonts w:cs="Times New Roman"/>
          <w:sz w:val="24"/>
          <w:szCs w:val="24"/>
        </w:rPr>
        <w:fldChar w:fldCharType="separate"/>
      </w:r>
      <w:r w:rsidRPr="00B66CB4">
        <w:rPr>
          <w:rFonts w:cs="Times New Roman"/>
          <w:noProof/>
          <w:sz w:val="24"/>
          <w:szCs w:val="24"/>
        </w:rPr>
        <w:t>(</w:t>
      </w:r>
      <w:hyperlink w:anchor="_ENREF_3" w:tooltip="Bakeman, 2005 #2594" w:history="1">
        <w:r w:rsidR="00312133" w:rsidRPr="00B66CB4">
          <w:rPr>
            <w:rFonts w:cs="Times New Roman"/>
            <w:noProof/>
            <w:sz w:val="24"/>
            <w:szCs w:val="24"/>
          </w:rPr>
          <w:t>Bakeman, 2005</w:t>
        </w:r>
      </w:hyperlink>
      <w:r w:rsidRPr="00B66CB4">
        <w:rPr>
          <w:rFonts w:cs="Times New Roman"/>
          <w:noProof/>
          <w:sz w:val="24"/>
          <w:szCs w:val="24"/>
        </w:rPr>
        <w:t xml:space="preserve">; </w:t>
      </w:r>
      <w:hyperlink w:anchor="_ENREF_17" w:tooltip="Lakens, 2013 #5882" w:history="1">
        <w:r w:rsidR="00312133" w:rsidRPr="00B66CB4">
          <w:rPr>
            <w:rFonts w:cs="Times New Roman"/>
            <w:noProof/>
            <w:sz w:val="24"/>
            <w:szCs w:val="24"/>
          </w:rPr>
          <w:t>Lakens, 2013</w:t>
        </w:r>
      </w:hyperlink>
      <w:r w:rsidRPr="00B66CB4">
        <w:rPr>
          <w:rFonts w:cs="Times New Roman"/>
          <w:noProof/>
          <w:sz w:val="24"/>
          <w:szCs w:val="24"/>
        </w:rPr>
        <w:t>)</w:t>
      </w:r>
      <w:r w:rsidRPr="00B66CB4">
        <w:rPr>
          <w:rFonts w:cs="Times New Roman"/>
          <w:sz w:val="24"/>
          <w:szCs w:val="24"/>
        </w:rPr>
        <w:fldChar w:fldCharType="end"/>
      </w:r>
      <w:r>
        <w:rPr>
          <w:rFonts w:cs="Times New Roman"/>
          <w:sz w:val="24"/>
          <w:szCs w:val="24"/>
        </w:rPr>
        <w:t xml:space="preserve">. Also, we reported Cohen’s </w:t>
      </w:r>
      <w:r w:rsidRPr="00E11631">
        <w:rPr>
          <w:rFonts w:cs="Times New Roman"/>
          <w:i/>
          <w:sz w:val="24"/>
          <w:szCs w:val="24"/>
        </w:rPr>
        <w:t>d</w:t>
      </w:r>
      <w:r>
        <w:rPr>
          <w:rFonts w:cs="Times New Roman"/>
          <w:sz w:val="24"/>
          <w:szCs w:val="24"/>
        </w:rPr>
        <w:t xml:space="preserve"> and its 95% confidence intervals for the post-hoc comparisons</w:t>
      </w:r>
      <w:r w:rsidRPr="00B66CB4">
        <w:rPr>
          <w:rFonts w:cs="Times New Roman"/>
          <w:sz w:val="24"/>
          <w:szCs w:val="24"/>
        </w:rPr>
        <w:t xml:space="preserve">. </w:t>
      </w:r>
      <w:r>
        <w:rPr>
          <w:rFonts w:cs="Times New Roman"/>
          <w:sz w:val="24"/>
          <w:szCs w:val="24"/>
        </w:rPr>
        <w:t>To provide more information about the results, we also reported the Bayes Factor using JASP</w:t>
      </w:r>
      <w:r w:rsidR="006770C3">
        <w:rPr>
          <w:rFonts w:cs="Times New Roman"/>
          <w:sz w:val="24"/>
          <w:szCs w:val="24"/>
        </w:rPr>
        <w:t xml:space="preserve"> </w:t>
      </w:r>
      <w:r>
        <w:rPr>
          <w:rFonts w:cs="Times New Roman"/>
          <w:sz w:val="24"/>
          <w:szCs w:val="24"/>
        </w:rPr>
        <w:fldChar w:fldCharType="begin">
          <w:fldData xml:space="preserve">PEVuZE5vdGU+PENpdGU+PEF1dGhvcj5IdTwvQXV0aG9yPjxZZWFyPjIwMTg8L1llYXI+PFJlY051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</w:fldData>
        </w:fldChar>
      </w:r>
      <w:r>
        <w:rPr>
          <w:rFonts w:cs="Times New Roman"/>
          <w:sz w:val="24"/>
          <w:szCs w:val="24"/>
        </w:rPr>
        <w:instrText xml:space="preserve"> ADDIN EN.CITE </w:instrText>
      </w:r>
      <w:r>
        <w:rPr>
          <w:rFonts w:cs="Times New Roman"/>
          <w:sz w:val="24"/>
          <w:szCs w:val="24"/>
        </w:rPr>
        <w:fldChar w:fldCharType="begin">
          <w:fldData xml:space="preserve">PEVuZE5vdGU+PENpdGU+PEF1dGhvcj5IdTwvQXV0aG9yPjxZZWFyPjIwMTg8L1llYXI+PFJlY051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</w:fldData>
        </w:fldChar>
      </w:r>
      <w:r>
        <w:rPr>
          <w:rFonts w:cs="Times New Roman"/>
          <w:sz w:val="24"/>
          <w:szCs w:val="24"/>
        </w:rPr>
        <w:instrText xml:space="preserve"> ADDIN EN.CITE.DATA </w:instrText>
      </w:r>
      <w:r>
        <w:rPr>
          <w:rFonts w:cs="Times New Roman"/>
          <w:sz w:val="24"/>
          <w:szCs w:val="24"/>
        </w:rPr>
      </w:r>
      <w:r>
        <w:rPr>
          <w:rFonts w:cs="Times New Roman"/>
          <w:sz w:val="24"/>
          <w:szCs w:val="24"/>
        </w:rPr>
        <w:fldChar w:fldCharType="end"/>
      </w:r>
      <w:r>
        <w:rPr>
          <w:rFonts w:cs="Times New Roman"/>
          <w:sz w:val="24"/>
          <w:szCs w:val="24"/>
        </w:rPr>
      </w:r>
      <w:r>
        <w:rPr>
          <w:rFonts w:cs="Times New Roman"/>
          <w:sz w:val="24"/>
          <w:szCs w:val="24"/>
        </w:rPr>
        <w:fldChar w:fldCharType="separate"/>
      </w:r>
      <w:r>
        <w:rPr>
          <w:rFonts w:cs="Times New Roman"/>
          <w:noProof/>
          <w:sz w:val="24"/>
          <w:szCs w:val="24"/>
        </w:rPr>
        <w:t>(</w:t>
      </w:r>
      <w:hyperlink w:anchor="_ENREF_12" w:tooltip="Hu, 2018 #14826" w:history="1">
        <w:r w:rsidR="00312133">
          <w:rPr>
            <w:rFonts w:cs="Times New Roman"/>
            <w:noProof/>
            <w:sz w:val="24"/>
            <w:szCs w:val="24"/>
          </w:rPr>
          <w:t>Hu, Kong, Wagenmakers, Ly, &amp; Peng, 2018</w:t>
        </w:r>
      </w:hyperlink>
      <w:r>
        <w:rPr>
          <w:rFonts w:cs="Times New Roman"/>
          <w:noProof/>
          <w:sz w:val="24"/>
          <w:szCs w:val="24"/>
        </w:rPr>
        <w:t xml:space="preserve">; </w:t>
      </w:r>
      <w:hyperlink w:anchor="_ENREF_31" w:tooltip="Wagenmakers, 2018 #11017" w:history="1">
        <w:r w:rsidR="00312133">
          <w:rPr>
            <w:rFonts w:cs="Times New Roman"/>
            <w:noProof/>
            <w:sz w:val="24"/>
            <w:szCs w:val="24"/>
          </w:rPr>
          <w:t>Wagenmakers et al., 2018</w:t>
        </w:r>
      </w:hyperlink>
      <w:r>
        <w:rPr>
          <w:rFonts w:cs="Times New Roman"/>
          <w:noProof/>
          <w:sz w:val="24"/>
          <w:szCs w:val="24"/>
        </w:rPr>
        <w:t>)</w:t>
      </w:r>
      <w:r>
        <w:rPr>
          <w:rFonts w:cs="Times New Roman"/>
          <w:sz w:val="24"/>
          <w:szCs w:val="24"/>
        </w:rPr>
        <w:fldChar w:fldCharType="end"/>
      </w:r>
      <w:r>
        <w:rPr>
          <w:rFonts w:cs="Times New Roman"/>
          <w:sz w:val="24"/>
          <w:szCs w:val="24"/>
        </w:rPr>
        <w:t xml:space="preserve">. The Bayes factor </w:t>
      </w:r>
      <w:r w:rsidR="004F465E">
        <w:rPr>
          <w:rFonts w:cs="Times New Roman"/>
          <w:sz w:val="24"/>
          <w:szCs w:val="24"/>
        </w:rPr>
        <w:t>is the ratio of the probability of the current data pattern under alternative hypothesis (H</w:t>
      </w:r>
      <w:r w:rsidR="004F465E" w:rsidRPr="00364F5A">
        <w:rPr>
          <w:rFonts w:cs="Times New Roman"/>
          <w:sz w:val="24"/>
          <w:szCs w:val="24"/>
          <w:vertAlign w:val="subscript"/>
        </w:rPr>
        <w:t>1</w:t>
      </w:r>
      <w:r w:rsidR="004F465E">
        <w:rPr>
          <w:rFonts w:cs="Times New Roman"/>
          <w:sz w:val="24"/>
          <w:szCs w:val="24"/>
        </w:rPr>
        <w:t xml:space="preserve">) </w:t>
      </w:r>
      <w:r w:rsidR="004F7F8E">
        <w:rPr>
          <w:rFonts w:cs="Times New Roman"/>
          <w:sz w:val="24"/>
          <w:szCs w:val="24"/>
        </w:rPr>
        <w:t xml:space="preserve">and </w:t>
      </w:r>
      <w:r w:rsidR="004F465E">
        <w:rPr>
          <w:rFonts w:cs="Times New Roman"/>
          <w:sz w:val="24"/>
          <w:szCs w:val="24"/>
        </w:rPr>
        <w:t>the probability of the current data pattern under null hypothesis (H</w:t>
      </w:r>
      <w:r w:rsidR="004F465E">
        <w:rPr>
          <w:rFonts w:cs="Times New Roman"/>
          <w:sz w:val="24"/>
          <w:szCs w:val="24"/>
          <w:vertAlign w:val="subscript"/>
        </w:rPr>
        <w:t>0</w:t>
      </w:r>
      <w:r w:rsidR="004F465E">
        <w:rPr>
          <w:rFonts w:cs="Times New Roman"/>
          <w:sz w:val="24"/>
          <w:szCs w:val="24"/>
        </w:rPr>
        <w:t>)</w:t>
      </w:r>
      <w:r w:rsidR="004F7F8E">
        <w:rPr>
          <w:rFonts w:cs="Times New Roman"/>
          <w:sz w:val="24"/>
          <w:szCs w:val="24"/>
        </w:rPr>
        <w:t xml:space="preserve">, which index the relative evidence for </w:t>
      </w:r>
      <w:r w:rsidR="00A06A70">
        <w:rPr>
          <w:rFonts w:cs="Times New Roman"/>
          <w:sz w:val="24"/>
          <w:szCs w:val="24"/>
        </w:rPr>
        <w:t>these two hypotheses</w:t>
      </w:r>
      <w:r w:rsidR="004F7F8E">
        <w:rPr>
          <w:rFonts w:cs="Times New Roman"/>
          <w:sz w:val="24"/>
          <w:szCs w:val="24"/>
        </w:rPr>
        <w:t xml:space="preserve"> from the current data</w:t>
      </w:r>
      <w:r w:rsidR="004F465E">
        <w:rPr>
          <w:rFonts w:cs="Times New Roman"/>
          <w:sz w:val="24"/>
          <w:szCs w:val="24"/>
        </w:rPr>
        <w:t>.</w:t>
      </w:r>
      <w:r>
        <w:rPr>
          <w:rFonts w:cs="Times New Roman"/>
          <w:sz w:val="24"/>
          <w:szCs w:val="24"/>
        </w:rPr>
        <w:t xml:space="preserve"> The BF</w:t>
      </w:r>
      <w:r w:rsidRPr="00DE3CA1">
        <w:rPr>
          <w:rFonts w:cs="Times New Roman"/>
          <w:sz w:val="24"/>
          <w:szCs w:val="24"/>
          <w:vertAlign w:val="subscript"/>
        </w:rPr>
        <w:t>10</w:t>
      </w:r>
      <w:r>
        <w:rPr>
          <w:rFonts w:cs="Times New Roman"/>
          <w:sz w:val="24"/>
          <w:szCs w:val="24"/>
        </w:rPr>
        <w:t xml:space="preserve"> represents the evidence for alternative hypothesis (H</w:t>
      </w:r>
      <w:r w:rsidRPr="00364F5A">
        <w:rPr>
          <w:rFonts w:cs="Times New Roman"/>
          <w:sz w:val="24"/>
          <w:szCs w:val="24"/>
          <w:vertAlign w:val="subscript"/>
        </w:rPr>
        <w:t>1</w:t>
      </w:r>
      <w:r>
        <w:rPr>
          <w:rFonts w:cs="Times New Roman"/>
          <w:sz w:val="24"/>
          <w:szCs w:val="24"/>
        </w:rPr>
        <w:t>) vs. evidence for null hypothesis (H</w:t>
      </w:r>
      <w:r w:rsidRPr="00364F5A">
        <w:rPr>
          <w:rFonts w:cs="Times New Roman"/>
          <w:sz w:val="24"/>
          <w:szCs w:val="24"/>
          <w:vertAlign w:val="subscript"/>
        </w:rPr>
        <w:t>0</w:t>
      </w:r>
      <w:r>
        <w:rPr>
          <w:rFonts w:cs="Times New Roman"/>
          <w:sz w:val="24"/>
          <w:szCs w:val="24"/>
        </w:rPr>
        <w:t>); in contrast, BF</w:t>
      </w:r>
      <w:r w:rsidRPr="00C969B3">
        <w:rPr>
          <w:rFonts w:cs="Times New Roman"/>
          <w:sz w:val="24"/>
          <w:szCs w:val="24"/>
          <w:vertAlign w:val="subscript"/>
        </w:rPr>
        <w:t>01</w:t>
      </w:r>
      <w:r>
        <w:rPr>
          <w:rFonts w:cs="Times New Roman"/>
          <w:sz w:val="24"/>
          <w:szCs w:val="24"/>
        </w:rPr>
        <w:t xml:space="preserve"> represents that evidence for null hypothesis over the evidence for althernative hypothesis. </w:t>
      </w:r>
      <w:r w:rsidR="004F7F8E">
        <w:rPr>
          <w:rFonts w:cs="Times New Roman"/>
          <w:sz w:val="24"/>
          <w:szCs w:val="24"/>
        </w:rPr>
        <w:t xml:space="preserve">We used the default prior in JASP for all the Bayes Factor analyses, and </w:t>
      </w:r>
      <w:r>
        <w:rPr>
          <w:rFonts w:cs="Times New Roman"/>
          <w:sz w:val="24"/>
          <w:szCs w:val="24"/>
        </w:rPr>
        <w:t xml:space="preserve">used </w:t>
      </w:r>
      <w:hyperlink w:anchor="_ENREF_14" w:tooltip="Jeffreys, 1961 #11786" w:history="1">
        <w:r w:rsidR="00312133">
          <w:rPr>
            <w:rFonts w:cs="Times New Roman"/>
            <w:sz w:val="24"/>
            <w:szCs w:val="24"/>
          </w:rPr>
          <w:fldChar w:fldCharType="begin"/>
        </w:r>
        <w:r w:rsidR="00312133">
          <w:rPr>
            <w:rFonts w:cs="Times New Roman"/>
            <w:sz w:val="24"/>
            <w:szCs w:val="24"/>
          </w:rPr>
          <w:instrText xml:space="preserve"> ADDIN EN.CITE &lt;EndNote&gt;&lt;Cite AuthorYear="1"&gt;&lt;Author&gt;Jeffreys&lt;/Author&gt;&lt;Year&gt;1961&lt;/Year&gt;&lt;RecNum&gt;11786&lt;/RecNum&gt;&lt;DisplayText&gt;Jeffreys (1961)&lt;/DisplayText&gt;&lt;record&gt;&lt;rec-number&gt;11786&lt;/rec-number&gt;&lt;foreign-keys&gt;&lt;key app="EN" db-id="2rwpxrts1esv2metztzveppdex90zxxxaspz" timestamp="1484378593"&gt;11786&lt;/key&gt;&lt;/foreign-keys&gt;&lt;ref-type name="Book"&gt;6&lt;/ref-type&gt;&lt;contributors&gt;&lt;authors&gt;&lt;author&gt;Jeffreys, Harold&lt;/author&gt;&lt;/authors&gt;&lt;/contributors&gt;&lt;titles&gt;&lt;title&gt;Theory of probability&lt;/title&gt;&lt;/titles&gt;&lt;edition&gt;3&lt;/edition&gt;&lt;dates&gt;&lt;year&gt;1961&lt;/year&gt;&lt;/dates&gt;&lt;pub-location&gt;Oxford, UK&lt;/pub-location&gt;&lt;publisher&gt;Oxford University Press&lt;/publisher&gt;&lt;urls&gt;&lt;/urls&gt;&lt;/record&gt;&lt;/Cite&gt;&lt;/EndNote&gt;</w:instrText>
        </w:r>
        <w:r w:rsidR="00312133">
          <w:rPr>
            <w:rFonts w:cs="Times New Roman"/>
            <w:sz w:val="24"/>
            <w:szCs w:val="24"/>
          </w:rPr>
          <w:fldChar w:fldCharType="separate"/>
        </w:r>
        <w:r w:rsidR="00312133">
          <w:rPr>
            <w:rFonts w:cs="Times New Roman"/>
            <w:noProof/>
            <w:sz w:val="24"/>
            <w:szCs w:val="24"/>
          </w:rPr>
          <w:t>Jeffreys (1961)</w:t>
        </w:r>
        <w:r w:rsidR="00312133">
          <w:rPr>
            <w:rFonts w:cs="Times New Roman"/>
            <w:sz w:val="24"/>
            <w:szCs w:val="24"/>
          </w:rPr>
          <w:fldChar w:fldCharType="end"/>
        </w:r>
      </w:hyperlink>
      <w:r>
        <w:rPr>
          <w:rFonts w:cs="Times New Roman"/>
          <w:sz w:val="24"/>
          <w:szCs w:val="24"/>
        </w:rPr>
        <w:t>’s convention for the strength of evidence: the BF</w:t>
      </w:r>
      <w:r w:rsidR="004F465E" w:rsidRPr="00C969B3">
        <w:rPr>
          <w:rFonts w:cs="Times New Roman"/>
          <w:sz w:val="24"/>
          <w:szCs w:val="24"/>
          <w:vertAlign w:val="subscript"/>
        </w:rPr>
        <w:t>10</w:t>
      </w:r>
      <w:r>
        <w:rPr>
          <w:rFonts w:cs="Times New Roman"/>
          <w:sz w:val="24"/>
          <w:szCs w:val="24"/>
        </w:rPr>
        <w:t xml:space="preserve"> &gt; </w:t>
      </w:r>
      <w:r w:rsidR="004F465E">
        <w:rPr>
          <w:rFonts w:cs="Times New Roman"/>
          <w:sz w:val="24"/>
          <w:szCs w:val="24"/>
        </w:rPr>
        <w:t>3 means there are some evidence for H</w:t>
      </w:r>
      <w:r w:rsidR="004F465E" w:rsidRPr="00364F5A">
        <w:rPr>
          <w:rFonts w:cs="Times New Roman"/>
          <w:sz w:val="24"/>
          <w:szCs w:val="24"/>
          <w:vertAlign w:val="subscript"/>
        </w:rPr>
        <w:t>1</w:t>
      </w:r>
      <w:r w:rsidR="004F465E">
        <w:rPr>
          <w:rFonts w:cs="Times New Roman"/>
          <w:sz w:val="24"/>
          <w:szCs w:val="24"/>
          <w:vertAlign w:val="subscript"/>
        </w:rPr>
        <w:t xml:space="preserve"> </w:t>
      </w:r>
      <w:r w:rsidR="004F465E">
        <w:rPr>
          <w:rFonts w:cs="Times New Roman"/>
          <w:sz w:val="24"/>
          <w:szCs w:val="24"/>
        </w:rPr>
        <w:t>as compared with H</w:t>
      </w:r>
      <w:r w:rsidR="004F465E" w:rsidRPr="00A06A70">
        <w:rPr>
          <w:rFonts w:cs="Times New Roman"/>
          <w:sz w:val="24"/>
          <w:szCs w:val="24"/>
          <w:vertAlign w:val="subscript"/>
        </w:rPr>
        <w:t>0</w:t>
      </w:r>
      <w:r w:rsidR="004F465E">
        <w:rPr>
          <w:rFonts w:cs="Times New Roman"/>
          <w:sz w:val="24"/>
          <w:szCs w:val="24"/>
        </w:rPr>
        <w:t>,  BF</w:t>
      </w:r>
      <w:r w:rsidR="004F465E" w:rsidRPr="00C969B3">
        <w:rPr>
          <w:rFonts w:cs="Times New Roman"/>
          <w:sz w:val="24"/>
          <w:szCs w:val="24"/>
          <w:vertAlign w:val="subscript"/>
        </w:rPr>
        <w:t>10</w:t>
      </w:r>
      <w:r w:rsidR="004F465E">
        <w:rPr>
          <w:rFonts w:cs="Times New Roman"/>
          <w:sz w:val="24"/>
          <w:szCs w:val="24"/>
        </w:rPr>
        <w:t xml:space="preserve"> ≥ </w:t>
      </w:r>
      <w:r>
        <w:rPr>
          <w:rFonts w:cs="Times New Roman"/>
          <w:sz w:val="24"/>
          <w:szCs w:val="24"/>
        </w:rPr>
        <w:t xml:space="preserve">10 </w:t>
      </w:r>
      <w:r w:rsidR="004F465E">
        <w:rPr>
          <w:rFonts w:cs="Times New Roman"/>
          <w:sz w:val="24"/>
          <w:szCs w:val="24"/>
        </w:rPr>
        <w:t xml:space="preserve">means </w:t>
      </w:r>
      <w:r>
        <w:rPr>
          <w:rFonts w:cs="Times New Roman"/>
          <w:sz w:val="24"/>
          <w:szCs w:val="24"/>
        </w:rPr>
        <w:t>strong evidence for H</w:t>
      </w:r>
      <w:r w:rsidRPr="00364F5A">
        <w:rPr>
          <w:rFonts w:cs="Times New Roman"/>
          <w:sz w:val="24"/>
          <w:szCs w:val="24"/>
          <w:vertAlign w:val="subscript"/>
        </w:rPr>
        <w:t>1</w:t>
      </w:r>
      <w:r>
        <w:rPr>
          <w:rFonts w:cs="Times New Roman"/>
          <w:sz w:val="24"/>
          <w:szCs w:val="24"/>
        </w:rPr>
        <w:t>.</w:t>
      </w:r>
    </w:p>
    <w:p w14:paraId="290F466D" w14:textId="26CB049E" w:rsidR="00CD79F6" w:rsidRDefault="00CD79F6" w:rsidP="002402E3">
      <w:pPr>
        <w:spacing w:line="480" w:lineRule="auto"/>
        <w:ind w:firstLine="720"/>
        <w:rPr>
          <w:sz w:val="24"/>
        </w:rPr>
      </w:pPr>
      <w:r>
        <w:rPr>
          <w:rFonts w:cs="Times New Roman"/>
          <w:sz w:val="24"/>
          <w:szCs w:val="24"/>
        </w:rPr>
        <w:t xml:space="preserve">To assess the individual difference, we explored correlation between self-reported psychological distance and more objective responses bias (i.e., reaction times and </w:t>
      </w:r>
      <w:r w:rsidRPr="008D57DE">
        <w:rPr>
          <w:rFonts w:cs="Times New Roman"/>
          <w:i/>
          <w:sz w:val="24"/>
          <w:szCs w:val="24"/>
        </w:rPr>
        <w:t>d</w:t>
      </w:r>
      <w:r>
        <w:rPr>
          <w:rFonts w:cs="Times New Roman"/>
          <w:sz w:val="24"/>
          <w:szCs w:val="24"/>
        </w:rPr>
        <w:t xml:space="preserve"> prime)</w:t>
      </w:r>
      <w:r>
        <w:rPr>
          <w:rFonts w:cs="Times New Roman" w:hint="eastAsia"/>
          <w:sz w:val="24"/>
          <w:szCs w:val="24"/>
        </w:rPr>
        <w:t xml:space="preserve">. </w:t>
      </w:r>
      <w:r>
        <w:rPr>
          <w:rFonts w:cs="Times New Roman"/>
          <w:sz w:val="24"/>
          <w:szCs w:val="24"/>
        </w:rPr>
        <w:t xml:space="preserve">To do this, we first normalized the personal distance by taking the percentage of the mean distance between each two </w:t>
      </w:r>
      <w:r w:rsidR="00A06A70">
        <w:rPr>
          <w:rFonts w:cs="Times New Roman"/>
          <w:sz w:val="24"/>
          <w:szCs w:val="24"/>
        </w:rPr>
        <w:t>persons</w:t>
      </w:r>
      <w:r>
        <w:rPr>
          <w:rFonts w:cs="Times New Roman"/>
          <w:sz w:val="24"/>
          <w:szCs w:val="24"/>
        </w:rPr>
        <w:t xml:space="preserve"> in the sum of all 6 distances (self-good, self-normal, self-bad, good-normal, good-bad, normal-bad), and then calculated the bias score (indexed by the differences between good-normal, good-bad). </w:t>
      </w:r>
      <w:ins w:id="42" w:author="Hu, C-P" w:date="2018-11-16T06:10:00Z">
        <w:r w:rsidR="001004F0">
          <w:rPr>
            <w:rFonts w:cs="Times New Roman"/>
            <w:sz w:val="24"/>
            <w:szCs w:val="24"/>
          </w:rPr>
          <w:t xml:space="preserve">Also, as exploratory analysis, we </w:t>
        </w:r>
      </w:ins>
      <w:ins w:id="43" w:author="Hu, C-P" w:date="2018-11-16T06:11:00Z">
        <w:r w:rsidR="001004F0">
          <w:rPr>
            <w:rFonts w:cs="Times New Roman"/>
            <w:sz w:val="24"/>
            <w:szCs w:val="24"/>
          </w:rPr>
          <w:t xml:space="preserve">analyzed the correlation between behavioral response and moral identity, self-esteem, if data are available. </w:t>
        </w:r>
      </w:ins>
      <w:r w:rsidR="00523592">
        <w:rPr>
          <w:rFonts w:cs="Times New Roman"/>
          <w:sz w:val="24"/>
          <w:szCs w:val="24"/>
        </w:rPr>
        <w:t>A</w:t>
      </w:r>
      <w:r w:rsidR="004F7F8E">
        <w:rPr>
          <w:rFonts w:cs="Times New Roman"/>
          <w:sz w:val="24"/>
          <w:szCs w:val="24"/>
        </w:rPr>
        <w:t>s recent study showed that small size leads to unstable correlation estimates</w:t>
      </w:r>
      <w:r w:rsidR="00523592">
        <w:rPr>
          <w:rFonts w:cs="Times New Roman"/>
          <w:sz w:val="24"/>
          <w:szCs w:val="24"/>
        </w:rPr>
        <w:t xml:space="preserve"> </w:t>
      </w:r>
      <w:r w:rsidR="00592AD8">
        <w:rPr>
          <w:rFonts w:cs="Times New Roman"/>
          <w:sz w:val="24"/>
          <w:szCs w:val="24"/>
        </w:rPr>
        <w:fldChar w:fldCharType="begin"/>
      </w:r>
      <w:r w:rsidR="004F7F8E">
        <w:rPr>
          <w:rFonts w:cs="Times New Roman"/>
          <w:sz w:val="24"/>
          <w:szCs w:val="24"/>
        </w:rPr>
        <w:instrText xml:space="preserve"> ADDIN EN.CITE &lt;EndNote&gt;&lt;Cite&gt;&lt;Author&gt;Schönbrodt&lt;/Author&gt;&lt;Year&gt;2013&lt;/Year&gt;&lt;RecNum&gt;8804&lt;/RecNum&gt;&lt;DisplayText&gt;(Schönbrodt &amp;amp; Perugini, 2013)&lt;/DisplayText&gt;&lt;record&gt;&lt;rec-number&gt;8804&lt;/rec-number&gt;&lt;foreign-keys&gt;&lt;key app="EN" db-id="2rwpxrts1esv2metztzveppdex90zxxxaspz" timestamp="1450283805"&gt;8804&lt;/key&gt;&lt;/foreign-keys&gt;&lt;ref-type name="Journal Article"&gt;17&lt;/ref-type&gt;&lt;contributors&gt;&lt;authors&gt;&lt;author&gt;Schönbrodt, Felix D.&lt;/author&gt;&lt;author&gt;Perugini, Marco&lt;/author&gt;&lt;/authors&gt;&lt;/contributors&gt;&lt;titles&gt;&lt;title&gt;At what sample size do correlations stabilize?&lt;/title&gt;&lt;secondary-title&gt;Journal of Research in Personality&lt;/secondary-title&gt;&lt;/titles&gt;&lt;periodical&gt;&lt;full-title&gt;Journal of Research in Personality&lt;/full-title&gt;&lt;/periodical&gt;&lt;pages&gt;609-612&lt;/pages&gt;&lt;volume&gt;47&lt;/volume&gt;&lt;number&gt;5&lt;/number&gt;&lt;keywords&gt;&lt;keyword&gt;Correlation&lt;/keyword&gt;&lt;keyword&gt;Accuracy&lt;/keyword&gt;&lt;keyword&gt;Sample size&lt;/keyword&gt;&lt;keyword&gt;Simulation&lt;/keyword&gt;&lt;/keywords&gt;&lt;dates&gt;&lt;year&gt;2013&lt;/year&gt;&lt;pub-dates&gt;&lt;date&gt;10//&lt;/date&gt;&lt;/pub-dates&gt;&lt;/dates&gt;&lt;isbn&gt;0092-6566&lt;/isbn&gt;&lt;urls&gt;&lt;related-urls&gt;&lt;url&gt;http://www.sciencedirect.com/science/article/pii/S0092656613000858&lt;/url&gt;&lt;url&gt;http://ac.els-cdn.com/S0092656613000858/1-s2.0-S0092656613000858-main.pdf?_tid=70f652ec-a414-11e5-bca0-00000aab0f26&amp;amp;acdnat=1450284520_ffe4d1dfb33a9b24c6cae3f3a7ed87ff&lt;/url&gt;&lt;/related-urls&gt;&lt;/urls&gt;&lt;electronic-resource-num&gt;10.1016/j.jrp.2013.05.009&lt;/electronic-resource-num&gt;&lt;/record&gt;&lt;/Cite&gt;&lt;/EndNote&gt;</w:instrText>
      </w:r>
      <w:r w:rsidR="00592AD8">
        <w:rPr>
          <w:rFonts w:cs="Times New Roman"/>
          <w:sz w:val="24"/>
          <w:szCs w:val="24"/>
        </w:rPr>
        <w:fldChar w:fldCharType="separate"/>
      </w:r>
      <w:r w:rsidR="004F7F8E">
        <w:rPr>
          <w:rFonts w:cs="Times New Roman"/>
          <w:noProof/>
          <w:sz w:val="24"/>
          <w:szCs w:val="24"/>
        </w:rPr>
        <w:t>(</w:t>
      </w:r>
      <w:hyperlink w:anchor="_ENREF_25" w:tooltip="Schönbrodt, 2013 #8804" w:history="1">
        <w:r w:rsidR="00312133">
          <w:rPr>
            <w:rFonts w:cs="Times New Roman"/>
            <w:noProof/>
            <w:sz w:val="24"/>
            <w:szCs w:val="24"/>
          </w:rPr>
          <w:t>Schönbrodt &amp; Perugini, 2013</w:t>
        </w:r>
      </w:hyperlink>
      <w:r w:rsidR="004F7F8E">
        <w:rPr>
          <w:rFonts w:cs="Times New Roman"/>
          <w:noProof/>
          <w:sz w:val="24"/>
          <w:szCs w:val="24"/>
        </w:rPr>
        <w:t>)</w:t>
      </w:r>
      <w:r w:rsidR="00592AD8">
        <w:rPr>
          <w:rFonts w:cs="Times New Roman"/>
          <w:sz w:val="24"/>
          <w:szCs w:val="24"/>
        </w:rPr>
        <w:fldChar w:fldCharType="end"/>
      </w:r>
      <w:r w:rsidR="00523592">
        <w:rPr>
          <w:rFonts w:cs="Times New Roman"/>
          <w:sz w:val="24"/>
          <w:szCs w:val="24"/>
        </w:rPr>
        <w:t xml:space="preserve">, we only </w:t>
      </w:r>
      <w:r>
        <w:rPr>
          <w:rFonts w:cs="Times New Roman"/>
          <w:sz w:val="24"/>
          <w:szCs w:val="24"/>
        </w:rPr>
        <w:t xml:space="preserve">reported the correlation </w:t>
      </w:r>
      <w:r w:rsidR="00523592">
        <w:rPr>
          <w:rFonts w:cs="Times New Roman"/>
          <w:sz w:val="24"/>
          <w:szCs w:val="24"/>
        </w:rPr>
        <w:t xml:space="preserve">based on data pooled from all </w:t>
      </w:r>
      <w:r>
        <w:rPr>
          <w:rFonts w:cs="Times New Roman"/>
          <w:sz w:val="24"/>
          <w:szCs w:val="24"/>
        </w:rPr>
        <w:t>experiments, while the results of each experiment were reported in supplementary results.</w:t>
      </w:r>
    </w:p>
    <w:bookmarkEnd w:id="7"/>
    <w:p w14:paraId="12BA6CA1" w14:textId="7D57E014" w:rsidR="002A1CC1" w:rsidRPr="00D63139" w:rsidRDefault="002A1CC1" w:rsidP="00CD79F6">
      <w:pPr>
        <w:spacing w:line="480" w:lineRule="auto"/>
        <w:ind w:firstLine="720"/>
        <w:rPr>
          <w:sz w:val="24"/>
        </w:rPr>
      </w:pPr>
    </w:p>
    <w:p w14:paraId="07BED694" w14:textId="1BA5C56E" w:rsidR="00635576" w:rsidRPr="00635576" w:rsidRDefault="00A66ECB" w:rsidP="006404FD">
      <w:pPr>
        <w:pStyle w:val="Heading2"/>
        <w:jc w:val="center"/>
        <w:rPr>
          <w:sz w:val="24"/>
        </w:rPr>
      </w:pPr>
      <w:r>
        <w:rPr>
          <w:rFonts w:ascii="Times New Roman" w:hAnsi="Times New Roman" w:cs="Times New Roman"/>
          <w:bCs w:val="0"/>
          <w:sz w:val="24"/>
          <w:szCs w:val="24"/>
        </w:rPr>
        <w:t>Experiment 1</w:t>
      </w:r>
      <w:r w:rsidR="00FD0411">
        <w:rPr>
          <w:rFonts w:ascii="Times New Roman" w:hAnsi="Times New Roman" w:cs="Times New Roman"/>
          <w:bCs w:val="0"/>
          <w:sz w:val="24"/>
          <w:szCs w:val="24"/>
        </w:rPr>
        <w:t>a</w:t>
      </w:r>
    </w:p>
    <w:p w14:paraId="4DDEC3E7" w14:textId="726E819B" w:rsidR="00CD2A3A" w:rsidRPr="008B7631" w:rsidRDefault="00CD2A3A" w:rsidP="00A06A70">
      <w:pPr>
        <w:pStyle w:val="Heading3"/>
        <w:ind w:firstLine="720"/>
        <w:rPr>
          <w:rFonts w:cs="Times New Roman"/>
          <w:sz w:val="24"/>
          <w:szCs w:val="24"/>
        </w:rPr>
      </w:pPr>
      <w:r w:rsidRPr="008B7631">
        <w:rPr>
          <w:rFonts w:cs="Times New Roman"/>
          <w:sz w:val="24"/>
          <w:szCs w:val="24"/>
        </w:rPr>
        <w:t>Method</w:t>
      </w:r>
    </w:p>
    <w:p w14:paraId="1EB6913A" w14:textId="2A39ADC8" w:rsidR="00CD2A3A" w:rsidRPr="00B66CB4" w:rsidRDefault="00CD2A3A" w:rsidP="00054784">
      <w:pPr>
        <w:spacing w:line="480" w:lineRule="auto"/>
        <w:ind w:firstLine="720"/>
        <w:rPr>
          <w:rFonts w:cs="Times New Roman"/>
          <w:sz w:val="24"/>
          <w:szCs w:val="24"/>
        </w:rPr>
      </w:pPr>
      <w:r w:rsidRPr="00B66CB4">
        <w:rPr>
          <w:rFonts w:cs="Times New Roman"/>
          <w:b/>
          <w:sz w:val="24"/>
          <w:szCs w:val="24"/>
        </w:rPr>
        <w:t>Participants</w:t>
      </w:r>
      <w:r w:rsidR="00ED61DA">
        <w:rPr>
          <w:rFonts w:cs="Times New Roman"/>
          <w:b/>
          <w:sz w:val="24"/>
          <w:szCs w:val="24"/>
        </w:rPr>
        <w:t>.</w:t>
      </w:r>
      <w:r w:rsidR="008C25C4">
        <w:rPr>
          <w:rFonts w:cs="Times New Roman"/>
          <w:b/>
          <w:sz w:val="24"/>
          <w:szCs w:val="24"/>
        </w:rPr>
        <w:tab/>
      </w:r>
      <w:r w:rsidR="00371E0D" w:rsidRPr="006404FD">
        <w:rPr>
          <w:rFonts w:cs="Times New Roman"/>
          <w:sz w:val="24"/>
          <w:szCs w:val="24"/>
        </w:rPr>
        <w:t xml:space="preserve">57 </w:t>
      </w:r>
      <w:r w:rsidR="00371E0D">
        <w:rPr>
          <w:rFonts w:cs="Times New Roman"/>
          <w:sz w:val="24"/>
          <w:szCs w:val="24"/>
        </w:rPr>
        <w:t>college students (38 female, age = 20.75 ± 2.54 years</w:t>
      </w:r>
      <w:r w:rsidR="004856BF">
        <w:rPr>
          <w:rFonts w:cs="Times New Roman"/>
          <w:sz w:val="24"/>
          <w:szCs w:val="24"/>
        </w:rPr>
        <w:t>)</w:t>
      </w:r>
      <w:r w:rsidR="001A0BD5">
        <w:rPr>
          <w:rFonts w:cs="Times New Roman"/>
          <w:sz w:val="24"/>
          <w:szCs w:val="24"/>
        </w:rPr>
        <w:t xml:space="preserve"> participated</w:t>
      </w:r>
      <w:r w:rsidR="00371E0D">
        <w:rPr>
          <w:rFonts w:cs="Times New Roman"/>
          <w:sz w:val="24"/>
          <w:szCs w:val="24"/>
        </w:rPr>
        <w:t xml:space="preserve">. </w:t>
      </w:r>
      <w:r w:rsidRPr="00B66CB4">
        <w:rPr>
          <w:rFonts w:cs="Times New Roman"/>
          <w:sz w:val="24"/>
          <w:szCs w:val="24"/>
        </w:rPr>
        <w:t>3</w:t>
      </w:r>
      <w:r w:rsidR="00EA15BB">
        <w:rPr>
          <w:rFonts w:cs="Times New Roman"/>
          <w:sz w:val="24"/>
          <w:szCs w:val="24"/>
        </w:rPr>
        <w:t>9</w:t>
      </w:r>
      <w:r w:rsidRPr="00B66CB4">
        <w:rPr>
          <w:rFonts w:cs="Times New Roman"/>
          <w:sz w:val="24"/>
          <w:szCs w:val="24"/>
        </w:rPr>
        <w:t xml:space="preserve"> </w:t>
      </w:r>
      <w:r w:rsidR="004856BF">
        <w:rPr>
          <w:rFonts w:cs="Times New Roman"/>
          <w:sz w:val="24"/>
          <w:szCs w:val="24"/>
        </w:rPr>
        <w:t xml:space="preserve">of them </w:t>
      </w:r>
      <w:r w:rsidR="006E68E6">
        <w:rPr>
          <w:rFonts w:cs="Times New Roman"/>
          <w:sz w:val="24"/>
          <w:szCs w:val="24"/>
        </w:rPr>
        <w:t xml:space="preserve">were recruited </w:t>
      </w:r>
      <w:r w:rsidR="00371E0D">
        <w:rPr>
          <w:rFonts w:cs="Times New Roman"/>
          <w:sz w:val="24"/>
          <w:szCs w:val="24"/>
        </w:rPr>
        <w:t>from</w:t>
      </w:r>
      <w:r w:rsidR="00EA15BB">
        <w:rPr>
          <w:rFonts w:cs="Times New Roman"/>
          <w:sz w:val="24"/>
          <w:szCs w:val="24"/>
        </w:rPr>
        <w:t xml:space="preserve"> Tsinghua University</w:t>
      </w:r>
      <w:r w:rsidR="006E68E6">
        <w:rPr>
          <w:rFonts w:cs="Times New Roman"/>
          <w:sz w:val="24"/>
          <w:szCs w:val="24"/>
        </w:rPr>
        <w:t xml:space="preserve"> community</w:t>
      </w:r>
      <w:r w:rsidR="00EA15BB">
        <w:rPr>
          <w:rFonts w:cs="Times New Roman"/>
          <w:sz w:val="24"/>
          <w:szCs w:val="24"/>
        </w:rPr>
        <w:t xml:space="preserve"> </w:t>
      </w:r>
      <w:r w:rsidR="00371E0D">
        <w:rPr>
          <w:rFonts w:cs="Times New Roman"/>
          <w:sz w:val="24"/>
          <w:szCs w:val="24"/>
        </w:rPr>
        <w:t xml:space="preserve">in 2014; </w:t>
      </w:r>
      <w:r w:rsidR="00EA15BB">
        <w:rPr>
          <w:rFonts w:cs="Times New Roman"/>
          <w:sz w:val="24"/>
          <w:szCs w:val="24"/>
        </w:rPr>
        <w:t xml:space="preserve">18 </w:t>
      </w:r>
      <w:r w:rsidR="00B30E1F">
        <w:rPr>
          <w:rFonts w:cs="Times New Roman"/>
          <w:sz w:val="24"/>
          <w:szCs w:val="24"/>
        </w:rPr>
        <w:t xml:space="preserve">were recruited </w:t>
      </w:r>
      <w:r w:rsidR="00966459">
        <w:rPr>
          <w:rFonts w:cs="Times New Roman"/>
          <w:sz w:val="24"/>
          <w:szCs w:val="24"/>
        </w:rPr>
        <w:t xml:space="preserve">from </w:t>
      </w:r>
      <w:r w:rsidR="00EA15BB">
        <w:rPr>
          <w:rFonts w:cs="Times New Roman"/>
          <w:sz w:val="24"/>
          <w:szCs w:val="24"/>
        </w:rPr>
        <w:t>Wenzhou University</w:t>
      </w:r>
      <w:r w:rsidR="00371E0D">
        <w:rPr>
          <w:rFonts w:cs="Times New Roman"/>
          <w:sz w:val="24"/>
          <w:szCs w:val="24"/>
        </w:rPr>
        <w:t xml:space="preserve"> in 2017. </w:t>
      </w:r>
      <w:r w:rsidRPr="00B66CB4">
        <w:rPr>
          <w:rFonts w:cs="Times New Roman"/>
          <w:sz w:val="24"/>
          <w:szCs w:val="24"/>
        </w:rPr>
        <w:t xml:space="preserve">All participants were right-handed except one, and all had normal or corrected-to-normal vision. Informed consent was obtained from all participants prior to the experiment according to procedures approved by </w:t>
      </w:r>
      <w:r w:rsidR="007465D8">
        <w:rPr>
          <w:rFonts w:cs="Times New Roman"/>
          <w:sz w:val="24"/>
          <w:szCs w:val="24"/>
        </w:rPr>
        <w:t xml:space="preserve">the </w:t>
      </w:r>
      <w:r w:rsidR="00C664AF">
        <w:rPr>
          <w:rFonts w:cs="Times New Roman"/>
          <w:sz w:val="24"/>
          <w:szCs w:val="24"/>
        </w:rPr>
        <w:t xml:space="preserve">local </w:t>
      </w:r>
      <w:r w:rsidRPr="00B66CB4">
        <w:rPr>
          <w:rFonts w:cs="Times New Roman"/>
          <w:sz w:val="24"/>
          <w:szCs w:val="24"/>
        </w:rPr>
        <w:t>ethics committee</w:t>
      </w:r>
      <w:r w:rsidR="00C664AF">
        <w:rPr>
          <w:rFonts w:cs="Times New Roman"/>
          <w:sz w:val="24"/>
          <w:szCs w:val="24"/>
        </w:rPr>
        <w:t>s</w:t>
      </w:r>
      <w:r w:rsidRPr="00B66CB4">
        <w:rPr>
          <w:rFonts w:cs="Times New Roman"/>
          <w:sz w:val="24"/>
          <w:szCs w:val="24"/>
        </w:rPr>
        <w:t xml:space="preserve">. </w:t>
      </w:r>
      <w:r w:rsidR="009B58D1">
        <w:rPr>
          <w:rFonts w:cs="Times New Roman"/>
          <w:sz w:val="24"/>
          <w:szCs w:val="24"/>
        </w:rPr>
        <w:t>6</w:t>
      </w:r>
      <w:r w:rsidR="009B58D1" w:rsidRPr="00B66CB4">
        <w:rPr>
          <w:rFonts w:cs="Times New Roman"/>
          <w:sz w:val="24"/>
          <w:szCs w:val="24"/>
        </w:rPr>
        <w:t xml:space="preserve"> </w:t>
      </w:r>
      <w:r w:rsidRPr="00B66CB4">
        <w:rPr>
          <w:rFonts w:cs="Times New Roman"/>
          <w:sz w:val="24"/>
          <w:szCs w:val="24"/>
        </w:rPr>
        <w:t>participant’s data w</w:t>
      </w:r>
      <w:r w:rsidR="001A0BD5">
        <w:rPr>
          <w:rFonts w:cs="Times New Roman"/>
          <w:sz w:val="24"/>
          <w:szCs w:val="24"/>
        </w:rPr>
        <w:t>ere</w:t>
      </w:r>
      <w:r w:rsidRPr="00B66CB4">
        <w:rPr>
          <w:rFonts w:cs="Times New Roman"/>
          <w:sz w:val="24"/>
          <w:szCs w:val="24"/>
        </w:rPr>
        <w:t xml:space="preserve"> excluded from analysis because nearly random level of accuracy</w:t>
      </w:r>
      <w:r w:rsidR="009B58D1">
        <w:rPr>
          <w:rFonts w:cs="Times New Roman"/>
          <w:sz w:val="24"/>
          <w:szCs w:val="24"/>
        </w:rPr>
        <w:t xml:space="preserve"> (4 participants from the Tsinghua </w:t>
      </w:r>
      <w:r w:rsidR="00ED61DA">
        <w:rPr>
          <w:rFonts w:cs="Times New Roman"/>
          <w:sz w:val="24"/>
          <w:szCs w:val="24"/>
        </w:rPr>
        <w:t xml:space="preserve">sample </w:t>
      </w:r>
      <w:r w:rsidR="009B58D1">
        <w:rPr>
          <w:rFonts w:cs="Times New Roman"/>
          <w:sz w:val="24"/>
          <w:szCs w:val="24"/>
        </w:rPr>
        <w:t xml:space="preserve">and 2 from the Wenzhou </w:t>
      </w:r>
      <w:r w:rsidR="00ED61DA">
        <w:rPr>
          <w:rFonts w:cs="Times New Roman"/>
          <w:sz w:val="24"/>
          <w:szCs w:val="24"/>
        </w:rPr>
        <w:t>sample</w:t>
      </w:r>
      <w:r w:rsidR="009B58D1">
        <w:rPr>
          <w:rFonts w:cs="Times New Roman"/>
          <w:sz w:val="24"/>
          <w:szCs w:val="24"/>
        </w:rPr>
        <w:t>)</w:t>
      </w:r>
      <w:r w:rsidR="00041441">
        <w:rPr>
          <w:rFonts w:cs="Times New Roman"/>
          <w:sz w:val="24"/>
          <w:szCs w:val="24"/>
        </w:rPr>
        <w:t>, leaving 51 participants (34 female, age = 20.72 ± 2.44 years)</w:t>
      </w:r>
      <w:r w:rsidRPr="00B66CB4">
        <w:rPr>
          <w:rFonts w:cs="Times New Roman"/>
          <w:sz w:val="24"/>
          <w:szCs w:val="24"/>
        </w:rPr>
        <w:t>.</w:t>
      </w:r>
    </w:p>
    <w:p w14:paraId="3776D340" w14:textId="65134FA9" w:rsidR="00CD2A3A" w:rsidRPr="00B66CB4" w:rsidRDefault="00CD2A3A" w:rsidP="00B3040D">
      <w:pPr>
        <w:spacing w:line="480" w:lineRule="auto"/>
        <w:ind w:firstLine="720"/>
        <w:rPr>
          <w:rFonts w:cs="Times New Roman"/>
          <w:sz w:val="24"/>
          <w:szCs w:val="24"/>
        </w:rPr>
      </w:pPr>
      <w:r w:rsidRPr="00B66CB4">
        <w:rPr>
          <w:rFonts w:cs="Times New Roman"/>
          <w:b/>
          <w:sz w:val="24"/>
          <w:szCs w:val="24"/>
        </w:rPr>
        <w:t>Stimuli and Tasks</w:t>
      </w:r>
      <w:r w:rsidR="00477008">
        <w:rPr>
          <w:rFonts w:cs="Times New Roman"/>
          <w:b/>
          <w:sz w:val="24"/>
          <w:szCs w:val="24"/>
        </w:rPr>
        <w:t>.</w:t>
      </w:r>
      <w:r w:rsidR="008C25C4">
        <w:rPr>
          <w:rFonts w:cs="Times New Roman"/>
          <w:b/>
          <w:sz w:val="24"/>
          <w:szCs w:val="24"/>
        </w:rPr>
        <w:tab/>
      </w:r>
      <w:r w:rsidRPr="005C1268">
        <w:rPr>
          <w:rFonts w:cs="Times New Roman"/>
          <w:sz w:val="24"/>
          <w:szCs w:val="24"/>
        </w:rPr>
        <w:t>Three geometric shapes</w:t>
      </w:r>
      <w:r w:rsidR="007C40A9">
        <w:rPr>
          <w:rFonts w:cs="Times New Roman"/>
          <w:sz w:val="24"/>
          <w:szCs w:val="24"/>
        </w:rPr>
        <w:t xml:space="preserve"> w</w:t>
      </w:r>
      <w:r w:rsidR="008807A6">
        <w:rPr>
          <w:rFonts w:cs="Times New Roman"/>
          <w:sz w:val="24"/>
          <w:szCs w:val="24"/>
        </w:rPr>
        <w:t>ere</w:t>
      </w:r>
      <w:r w:rsidRPr="005C1268">
        <w:rPr>
          <w:rFonts w:cs="Times New Roman"/>
          <w:sz w:val="24"/>
          <w:szCs w:val="24"/>
        </w:rPr>
        <w:t xml:space="preserve"> </w:t>
      </w:r>
      <w:r w:rsidR="00C664AF">
        <w:rPr>
          <w:rFonts w:cs="Times New Roman"/>
          <w:sz w:val="24"/>
          <w:szCs w:val="24"/>
        </w:rPr>
        <w:t xml:space="preserve">used in this experiment: </w:t>
      </w:r>
      <w:r w:rsidRPr="005C1268">
        <w:rPr>
          <w:rFonts w:cs="Times New Roman"/>
          <w:sz w:val="24"/>
          <w:szCs w:val="24"/>
        </w:rPr>
        <w:t>triangle, square, and circle</w:t>
      </w:r>
      <w:r w:rsidR="00C664AF">
        <w:rPr>
          <w:rFonts w:cs="Times New Roman"/>
          <w:sz w:val="24"/>
          <w:szCs w:val="24"/>
        </w:rPr>
        <w:t>. These shapes were paired with</w:t>
      </w:r>
      <w:r w:rsidR="007C40A9">
        <w:rPr>
          <w:rFonts w:cs="Times New Roman"/>
          <w:sz w:val="24"/>
          <w:szCs w:val="24"/>
        </w:rPr>
        <w:t xml:space="preserve"> three labels </w:t>
      </w:r>
      <w:r w:rsidR="00C664AF">
        <w:rPr>
          <w:rFonts w:cs="Times New Roman"/>
          <w:sz w:val="24"/>
          <w:szCs w:val="24"/>
        </w:rPr>
        <w:t>(</w:t>
      </w:r>
      <w:r w:rsidRPr="005C1268">
        <w:rPr>
          <w:rFonts w:cs="Times New Roman"/>
          <w:sz w:val="24"/>
          <w:szCs w:val="24"/>
        </w:rPr>
        <w:t>bad person</w:t>
      </w:r>
      <w:r>
        <w:rPr>
          <w:rFonts w:cs="Times New Roman"/>
          <w:sz w:val="24"/>
          <w:szCs w:val="24"/>
        </w:rPr>
        <w:t xml:space="preserve"> (“</w:t>
      </w:r>
      <w:r>
        <w:rPr>
          <w:rFonts w:cs="Times New Roman" w:hint="eastAsia"/>
          <w:sz w:val="24"/>
          <w:szCs w:val="24"/>
        </w:rPr>
        <w:t>坏</w:t>
      </w:r>
      <w:r>
        <w:rPr>
          <w:rFonts w:cs="Times New Roman"/>
          <w:sz w:val="24"/>
          <w:szCs w:val="24"/>
        </w:rPr>
        <w:t>人</w:t>
      </w:r>
      <w:r>
        <w:rPr>
          <w:rFonts w:cs="Times New Roman"/>
          <w:sz w:val="24"/>
          <w:szCs w:val="24"/>
        </w:rPr>
        <w:t>”)</w:t>
      </w:r>
      <w:r w:rsidRPr="005C1268">
        <w:rPr>
          <w:rFonts w:cs="Times New Roman"/>
          <w:sz w:val="24"/>
          <w:szCs w:val="24"/>
        </w:rPr>
        <w:t xml:space="preserve">, good person </w:t>
      </w:r>
      <w:r>
        <w:rPr>
          <w:rFonts w:cs="Times New Roman"/>
          <w:sz w:val="24"/>
          <w:szCs w:val="24"/>
        </w:rPr>
        <w:t>(“</w:t>
      </w:r>
      <w:r>
        <w:rPr>
          <w:rFonts w:cs="Times New Roman" w:hint="eastAsia"/>
          <w:sz w:val="24"/>
          <w:szCs w:val="24"/>
        </w:rPr>
        <w:t>好</w:t>
      </w:r>
      <w:r>
        <w:rPr>
          <w:rFonts w:cs="Times New Roman"/>
          <w:sz w:val="24"/>
          <w:szCs w:val="24"/>
        </w:rPr>
        <w:t>人</w:t>
      </w:r>
      <w:r>
        <w:rPr>
          <w:rFonts w:cs="Times New Roman"/>
          <w:sz w:val="24"/>
          <w:szCs w:val="24"/>
        </w:rPr>
        <w:t xml:space="preserve">”) </w:t>
      </w:r>
      <w:r w:rsidRPr="005C1268">
        <w:rPr>
          <w:rFonts w:cs="Times New Roman"/>
          <w:sz w:val="24"/>
          <w:szCs w:val="24"/>
        </w:rPr>
        <w:t xml:space="preserve">or </w:t>
      </w:r>
      <w:r w:rsidR="00A06A70">
        <w:rPr>
          <w:rFonts w:cs="Times New Roman"/>
          <w:sz w:val="24"/>
          <w:szCs w:val="24"/>
        </w:rPr>
        <w:t xml:space="preserve">neutral </w:t>
      </w:r>
      <w:r w:rsidR="00A06A70" w:rsidRPr="005C1268">
        <w:rPr>
          <w:rFonts w:cs="Times New Roman"/>
          <w:sz w:val="24"/>
          <w:szCs w:val="24"/>
        </w:rPr>
        <w:t>person</w:t>
      </w:r>
      <w:r>
        <w:rPr>
          <w:rFonts w:cs="Times New Roman"/>
          <w:sz w:val="24"/>
          <w:szCs w:val="24"/>
        </w:rPr>
        <w:t xml:space="preserve"> (“</w:t>
      </w:r>
      <w:r>
        <w:rPr>
          <w:rFonts w:cs="Times New Roman" w:hint="eastAsia"/>
          <w:sz w:val="24"/>
          <w:szCs w:val="24"/>
        </w:rPr>
        <w:t>常</w:t>
      </w:r>
      <w:r>
        <w:rPr>
          <w:rFonts w:cs="Times New Roman"/>
          <w:sz w:val="24"/>
          <w:szCs w:val="24"/>
        </w:rPr>
        <w:t>人</w:t>
      </w:r>
      <w:r>
        <w:rPr>
          <w:rFonts w:cs="Times New Roman"/>
          <w:sz w:val="24"/>
          <w:szCs w:val="24"/>
        </w:rPr>
        <w:t>”)</w:t>
      </w:r>
      <w:r w:rsidR="00C664AF">
        <w:rPr>
          <w:rFonts w:cs="Times New Roman"/>
          <w:sz w:val="24"/>
          <w:szCs w:val="24"/>
        </w:rPr>
        <w:t>). The pairs</w:t>
      </w:r>
      <w:r w:rsidRPr="005C1268">
        <w:rPr>
          <w:rFonts w:cs="Times New Roman"/>
          <w:sz w:val="24"/>
          <w:szCs w:val="24"/>
        </w:rPr>
        <w:t xml:space="preserve"> w</w:t>
      </w:r>
      <w:r w:rsidR="00C664AF">
        <w:rPr>
          <w:rFonts w:cs="Times New Roman"/>
          <w:sz w:val="24"/>
          <w:szCs w:val="24"/>
        </w:rPr>
        <w:t>ere</w:t>
      </w:r>
      <w:r w:rsidRPr="005C1268">
        <w:rPr>
          <w:rFonts w:cs="Times New Roman"/>
          <w:sz w:val="24"/>
          <w:szCs w:val="24"/>
        </w:rPr>
        <w:t xml:space="preserve"> counterbalanced across participants. </w:t>
      </w:r>
    </w:p>
    <w:p w14:paraId="1F5F51EA" w14:textId="78BA640C" w:rsidR="004856BF" w:rsidRDefault="00CD2A3A" w:rsidP="00054784">
      <w:pPr>
        <w:spacing w:line="480" w:lineRule="auto"/>
        <w:ind w:firstLine="720"/>
        <w:rPr>
          <w:rFonts w:cs="Times New Roman"/>
          <w:sz w:val="24"/>
          <w:szCs w:val="24"/>
        </w:rPr>
      </w:pPr>
      <w:r w:rsidRPr="00B66CB4">
        <w:rPr>
          <w:rFonts w:cs="Times New Roman"/>
          <w:b/>
          <w:sz w:val="24"/>
          <w:szCs w:val="24"/>
        </w:rPr>
        <w:t>Procedure</w:t>
      </w:r>
      <w:r w:rsidR="00477008">
        <w:rPr>
          <w:rFonts w:cs="Times New Roman"/>
          <w:b/>
          <w:sz w:val="24"/>
          <w:szCs w:val="24"/>
        </w:rPr>
        <w:t>.</w:t>
      </w:r>
      <w:r w:rsidR="00CF3156">
        <w:rPr>
          <w:rFonts w:cs="Times New Roman"/>
          <w:b/>
          <w:sz w:val="24"/>
          <w:szCs w:val="24"/>
        </w:rPr>
        <w:tab/>
      </w:r>
      <w:r w:rsidR="001A0BD5" w:rsidRPr="00D75E5C">
        <w:rPr>
          <w:rFonts w:cs="Times New Roman"/>
          <w:sz w:val="24"/>
          <w:szCs w:val="24"/>
        </w:rPr>
        <w:t>As we describe in general method part,</w:t>
      </w:r>
      <w:r w:rsidR="001A0BD5">
        <w:rPr>
          <w:rFonts w:cs="Times New Roman"/>
          <w:b/>
          <w:sz w:val="24"/>
          <w:szCs w:val="24"/>
        </w:rPr>
        <w:t xml:space="preserve"> </w:t>
      </w:r>
      <w:r w:rsidR="001A0BD5">
        <w:rPr>
          <w:rFonts w:cs="Times New Roman"/>
          <w:sz w:val="24"/>
          <w:szCs w:val="24"/>
        </w:rPr>
        <w:t>t</w:t>
      </w:r>
      <w:r w:rsidRPr="00B66CB4">
        <w:rPr>
          <w:rFonts w:cs="Times New Roman"/>
          <w:sz w:val="24"/>
          <w:szCs w:val="24"/>
        </w:rPr>
        <w:t>h</w:t>
      </w:r>
      <w:r w:rsidR="001A0BD5">
        <w:rPr>
          <w:rFonts w:cs="Times New Roman"/>
          <w:sz w:val="24"/>
          <w:szCs w:val="24"/>
        </w:rPr>
        <w:t>is</w:t>
      </w:r>
      <w:r w:rsidRPr="00B66CB4">
        <w:rPr>
          <w:rFonts w:cs="Times New Roman"/>
          <w:sz w:val="24"/>
          <w:szCs w:val="24"/>
        </w:rPr>
        <w:t xml:space="preserve"> experiment had two </w:t>
      </w:r>
      <w:r w:rsidR="00B3040D">
        <w:rPr>
          <w:rFonts w:cs="Times New Roman"/>
          <w:sz w:val="24"/>
          <w:szCs w:val="24"/>
        </w:rPr>
        <w:t>phases</w:t>
      </w:r>
      <w:r w:rsidRPr="00B66CB4">
        <w:rPr>
          <w:rFonts w:cs="Times New Roman"/>
          <w:sz w:val="24"/>
          <w:szCs w:val="24"/>
        </w:rPr>
        <w:t xml:space="preserve">. First, there was a </w:t>
      </w:r>
      <w:r w:rsidR="00E0551C">
        <w:rPr>
          <w:rFonts w:cs="Times New Roman"/>
          <w:sz w:val="24"/>
          <w:szCs w:val="24"/>
        </w:rPr>
        <w:t>learning</w:t>
      </w:r>
      <w:r w:rsidR="00E0551C" w:rsidRPr="00B66CB4">
        <w:rPr>
          <w:rFonts w:cs="Times New Roman"/>
          <w:sz w:val="24"/>
          <w:szCs w:val="24"/>
        </w:rPr>
        <w:t xml:space="preserve"> </w:t>
      </w:r>
      <w:r w:rsidRPr="00B66CB4">
        <w:rPr>
          <w:rFonts w:cs="Times New Roman"/>
          <w:sz w:val="24"/>
          <w:szCs w:val="24"/>
        </w:rPr>
        <w:t xml:space="preserve">stage. Participants were asked to </w:t>
      </w:r>
      <w:r w:rsidR="00E0551C">
        <w:rPr>
          <w:rFonts w:cs="Times New Roman"/>
          <w:sz w:val="24"/>
          <w:szCs w:val="24"/>
        </w:rPr>
        <w:t xml:space="preserve">learn the relationship between </w:t>
      </w:r>
      <w:r w:rsidRPr="00B66CB4">
        <w:rPr>
          <w:rFonts w:cs="Times New Roman"/>
          <w:sz w:val="24"/>
          <w:szCs w:val="24"/>
        </w:rPr>
        <w:t xml:space="preserve">geometric shapes (triangle, square, and circle) </w:t>
      </w:r>
      <w:r w:rsidR="00E0551C">
        <w:rPr>
          <w:rFonts w:cs="Times New Roman"/>
          <w:sz w:val="24"/>
          <w:szCs w:val="24"/>
        </w:rPr>
        <w:t>and different person (</w:t>
      </w:r>
      <w:r w:rsidRPr="00B66CB4">
        <w:rPr>
          <w:rFonts w:cs="Times New Roman"/>
          <w:sz w:val="24"/>
          <w:szCs w:val="24"/>
        </w:rPr>
        <w:t xml:space="preserve">bad person, a good person, or a </w:t>
      </w:r>
      <w:r w:rsidR="008D57DE">
        <w:rPr>
          <w:rFonts w:cs="Times New Roman"/>
          <w:sz w:val="24"/>
          <w:szCs w:val="24"/>
        </w:rPr>
        <w:t>neutral</w:t>
      </w:r>
      <w:r w:rsidRPr="00B66CB4">
        <w:rPr>
          <w:rFonts w:cs="Times New Roman"/>
          <w:sz w:val="24"/>
          <w:szCs w:val="24"/>
        </w:rPr>
        <w:t xml:space="preserve"> person</w:t>
      </w:r>
      <w:r w:rsidR="00E0551C">
        <w:rPr>
          <w:rFonts w:cs="Times New Roman"/>
          <w:sz w:val="24"/>
          <w:szCs w:val="24"/>
        </w:rPr>
        <w:t>)</w:t>
      </w:r>
      <w:r w:rsidRPr="00B66CB4">
        <w:rPr>
          <w:rFonts w:cs="Times New Roman"/>
          <w:sz w:val="24"/>
          <w:szCs w:val="24"/>
        </w:rPr>
        <w:t xml:space="preserve">. For example, a participant was told, “bad person is a circle; good person is a triangle; and a </w:t>
      </w:r>
      <w:r w:rsidR="008D57DE">
        <w:rPr>
          <w:rFonts w:cs="Times New Roman"/>
          <w:sz w:val="24"/>
          <w:szCs w:val="24"/>
        </w:rPr>
        <w:t>neutral</w:t>
      </w:r>
      <w:r w:rsidRPr="00B66CB4">
        <w:rPr>
          <w:rFonts w:cs="Times New Roman"/>
          <w:sz w:val="24"/>
          <w:szCs w:val="24"/>
        </w:rPr>
        <w:t xml:space="preserve"> person is represented by a square.” After </w:t>
      </w:r>
      <w:r w:rsidR="00B30E1F">
        <w:rPr>
          <w:rFonts w:cs="Times New Roman"/>
          <w:sz w:val="24"/>
          <w:szCs w:val="24"/>
        </w:rPr>
        <w:t>participant remember the associations (usually in a few minutes)</w:t>
      </w:r>
      <w:r w:rsidRPr="00B66CB4">
        <w:rPr>
          <w:rFonts w:cs="Times New Roman"/>
          <w:sz w:val="24"/>
          <w:szCs w:val="24"/>
        </w:rPr>
        <w:t xml:space="preserve">, </w:t>
      </w:r>
      <w:r w:rsidR="00B3040D">
        <w:rPr>
          <w:rFonts w:cs="Times New Roman"/>
          <w:sz w:val="24"/>
          <w:szCs w:val="24"/>
        </w:rPr>
        <w:t>participants started a practicing phase of matching task which has the exact task as in the experimental task</w:t>
      </w:r>
      <w:r w:rsidRPr="00B66CB4">
        <w:rPr>
          <w:rFonts w:cs="Times New Roman"/>
          <w:sz w:val="24"/>
          <w:szCs w:val="24"/>
        </w:rPr>
        <w:t xml:space="preserve">. </w:t>
      </w:r>
    </w:p>
    <w:p w14:paraId="6CFA85F6" w14:textId="1FFD73D8" w:rsidR="004856BF" w:rsidRDefault="00CD2A3A" w:rsidP="00EB3CBF">
      <w:pPr>
        <w:spacing w:line="480" w:lineRule="auto"/>
        <w:ind w:firstLine="720"/>
        <w:rPr>
          <w:rFonts w:cs="Times New Roman"/>
          <w:sz w:val="24"/>
          <w:szCs w:val="24"/>
        </w:rPr>
      </w:pPr>
      <w:r w:rsidRPr="00B66CB4">
        <w:rPr>
          <w:rFonts w:cs="Times New Roman"/>
          <w:sz w:val="24"/>
          <w:szCs w:val="24"/>
        </w:rPr>
        <w:t xml:space="preserve">In the </w:t>
      </w:r>
      <w:r w:rsidR="001A0BD5">
        <w:rPr>
          <w:rFonts w:cs="Times New Roman"/>
          <w:sz w:val="24"/>
          <w:szCs w:val="24"/>
        </w:rPr>
        <w:t xml:space="preserve">experimental </w:t>
      </w:r>
      <w:r w:rsidRPr="00B66CB4">
        <w:rPr>
          <w:rFonts w:cs="Times New Roman"/>
          <w:sz w:val="24"/>
          <w:szCs w:val="24"/>
        </w:rPr>
        <w:t xml:space="preserve">task, participants judged whether shape–label pairs, which were subsequently presented, were correct. Each trial started with the presentation of a central fixation cross for 500 ms. Subsequently, a pairing of a shape and label (good person, bad person, and </w:t>
      </w:r>
      <w:r w:rsidR="008D57DE">
        <w:rPr>
          <w:rFonts w:cs="Times New Roman"/>
          <w:sz w:val="24"/>
          <w:szCs w:val="24"/>
        </w:rPr>
        <w:t>neutral</w:t>
      </w:r>
      <w:r w:rsidRPr="00B66CB4">
        <w:rPr>
          <w:rFonts w:cs="Times New Roman"/>
          <w:sz w:val="24"/>
          <w:szCs w:val="24"/>
        </w:rPr>
        <w:t xml:space="preserve"> person) was presented for 100 ms. The pair</w:t>
      </w:r>
      <w:r w:rsidR="002A0920">
        <w:rPr>
          <w:rFonts w:cs="Times New Roman"/>
          <w:sz w:val="24"/>
          <w:szCs w:val="24"/>
        </w:rPr>
        <w:t xml:space="preserve"> presented</w:t>
      </w:r>
      <w:r w:rsidRPr="00B66CB4">
        <w:rPr>
          <w:rFonts w:cs="Times New Roman"/>
          <w:sz w:val="24"/>
          <w:szCs w:val="24"/>
        </w:rPr>
        <w:t xml:space="preserve"> could conf</w:t>
      </w:r>
      <w:r w:rsidR="002A0920">
        <w:rPr>
          <w:rFonts w:cs="Times New Roman"/>
          <w:sz w:val="24"/>
          <w:szCs w:val="24"/>
        </w:rPr>
        <w:t>i</w:t>
      </w:r>
      <w:r w:rsidRPr="00B66CB4">
        <w:rPr>
          <w:rFonts w:cs="Times New Roman"/>
          <w:sz w:val="24"/>
          <w:szCs w:val="24"/>
        </w:rPr>
        <w:t xml:space="preserve">rm to the verbal instruction for each pairing given in the training stage, or it could be a recombination of a </w:t>
      </w:r>
      <w:r w:rsidR="00B3040D">
        <w:rPr>
          <w:rFonts w:cs="Times New Roman"/>
          <w:sz w:val="24"/>
          <w:szCs w:val="24"/>
        </w:rPr>
        <w:t>shape</w:t>
      </w:r>
      <w:r w:rsidR="00B3040D" w:rsidRPr="00B66CB4">
        <w:rPr>
          <w:rFonts w:cs="Times New Roman"/>
          <w:sz w:val="24"/>
          <w:szCs w:val="24"/>
        </w:rPr>
        <w:t xml:space="preserve"> </w:t>
      </w:r>
      <w:r w:rsidRPr="00B66CB4">
        <w:rPr>
          <w:rFonts w:cs="Times New Roman"/>
          <w:sz w:val="24"/>
          <w:szCs w:val="24"/>
        </w:rPr>
        <w:t xml:space="preserve">with a different </w:t>
      </w:r>
      <w:r w:rsidR="00B3040D">
        <w:rPr>
          <w:rFonts w:cs="Times New Roman"/>
          <w:sz w:val="24"/>
          <w:szCs w:val="24"/>
        </w:rPr>
        <w:t>label</w:t>
      </w:r>
      <w:r w:rsidRPr="00B66CB4">
        <w:rPr>
          <w:rFonts w:cs="Times New Roman"/>
          <w:sz w:val="24"/>
          <w:szCs w:val="24"/>
        </w:rPr>
        <w:t xml:space="preserve">, with the shape–label pairings being generated at random. The next frame showed a blank for </w:t>
      </w:r>
      <w:r>
        <w:rPr>
          <w:rFonts w:cs="Times New Roman"/>
          <w:sz w:val="24"/>
          <w:szCs w:val="24"/>
        </w:rPr>
        <w:t>1100</w:t>
      </w:r>
      <w:r w:rsidRPr="00B66CB4">
        <w:rPr>
          <w:rFonts w:cs="Times New Roman"/>
          <w:sz w:val="24"/>
          <w:szCs w:val="24"/>
        </w:rPr>
        <w:t xml:space="preserve">ms. Participants were expected to judge whether the shape was correctly assigned to the person by pressing one of the two response buttons as quickly and accurately as possible within this timeframe (to encourage immediate responding). Feedback (correct or incorrect) was given on the screen for 500 ms at the end of each trial, if no response detected, “too slow” was presented to remind participants to accelerate. Participants were informed of their overall accuracy at the end of each block. </w:t>
      </w:r>
      <w:r w:rsidR="002A0920">
        <w:rPr>
          <w:rFonts w:cs="Times New Roman"/>
          <w:sz w:val="24"/>
          <w:szCs w:val="24"/>
        </w:rPr>
        <w:t>T</w:t>
      </w:r>
      <w:r>
        <w:rPr>
          <w:rFonts w:cs="Times New Roman"/>
          <w:sz w:val="24"/>
          <w:szCs w:val="24"/>
        </w:rPr>
        <w:t>he practice</w:t>
      </w:r>
      <w:r w:rsidR="00B3040D">
        <w:rPr>
          <w:rFonts w:cs="Times New Roman"/>
          <w:sz w:val="24"/>
          <w:szCs w:val="24"/>
        </w:rPr>
        <w:t xml:space="preserve"> phase </w:t>
      </w:r>
      <w:r w:rsidR="002A0920">
        <w:rPr>
          <w:rFonts w:cs="Times New Roman"/>
          <w:sz w:val="24"/>
          <w:szCs w:val="24"/>
        </w:rPr>
        <w:t>finished</w:t>
      </w:r>
      <w:r w:rsidR="00B3040D">
        <w:rPr>
          <w:rFonts w:cs="Times New Roman"/>
          <w:sz w:val="24"/>
          <w:szCs w:val="24"/>
        </w:rPr>
        <w:t xml:space="preserve"> and the experimental task began after</w:t>
      </w:r>
      <w:r>
        <w:rPr>
          <w:rFonts w:cs="Times New Roman"/>
          <w:sz w:val="24"/>
          <w:szCs w:val="24"/>
        </w:rPr>
        <w:t xml:space="preserve"> the overall performance of accuracy</w:t>
      </w:r>
      <w:r w:rsidR="00B3040D">
        <w:rPr>
          <w:rFonts w:cs="Times New Roman"/>
          <w:sz w:val="24"/>
          <w:szCs w:val="24"/>
        </w:rPr>
        <w:t xml:space="preserve"> during practice phase</w:t>
      </w:r>
      <w:r>
        <w:rPr>
          <w:rFonts w:cs="Times New Roman"/>
          <w:sz w:val="24"/>
          <w:szCs w:val="24"/>
        </w:rPr>
        <w:t xml:space="preserve"> achieved 60%. </w:t>
      </w:r>
    </w:p>
    <w:p w14:paraId="5036A122" w14:textId="156B8F2F" w:rsidR="00893599" w:rsidRDefault="00D02987" w:rsidP="00A06A70">
      <w:pPr>
        <w:spacing w:line="480" w:lineRule="auto"/>
        <w:ind w:firstLine="720"/>
        <w:rPr>
          <w:rFonts w:cs="Times New Roman"/>
          <w:sz w:val="24"/>
          <w:szCs w:val="24"/>
        </w:rPr>
      </w:pPr>
      <w:r>
        <w:rPr>
          <w:rFonts w:cs="Times New Roman"/>
          <w:sz w:val="24"/>
          <w:szCs w:val="24"/>
        </w:rPr>
        <w:t>For pariticpant</w:t>
      </w:r>
      <w:r w:rsidR="00477008">
        <w:rPr>
          <w:rFonts w:cs="Times New Roman"/>
          <w:sz w:val="24"/>
          <w:szCs w:val="24"/>
        </w:rPr>
        <w:t>s</w:t>
      </w:r>
      <w:r>
        <w:rPr>
          <w:rFonts w:cs="Times New Roman"/>
          <w:sz w:val="24"/>
          <w:szCs w:val="24"/>
        </w:rPr>
        <w:t xml:space="preserve"> from the Tsinghua community, they</w:t>
      </w:r>
      <w:r w:rsidR="00CD2A3A">
        <w:rPr>
          <w:rFonts w:cs="Times New Roman"/>
          <w:sz w:val="24"/>
          <w:szCs w:val="24"/>
        </w:rPr>
        <w:t xml:space="preserve"> completed 6 experimental blocks of 60 trials</w:t>
      </w:r>
      <w:r w:rsidR="00CD2A3A" w:rsidRPr="00B66CB4">
        <w:rPr>
          <w:rFonts w:cs="Times New Roman"/>
          <w:sz w:val="24"/>
          <w:szCs w:val="24"/>
        </w:rPr>
        <w:t>. Thus, there were 60 trials in each condition (bad</w:t>
      </w:r>
      <w:r w:rsidR="00B3040D">
        <w:rPr>
          <w:rFonts w:cs="Times New Roman"/>
          <w:sz w:val="24"/>
          <w:szCs w:val="24"/>
        </w:rPr>
        <w:t>-</w:t>
      </w:r>
      <w:r w:rsidR="00CD2A3A" w:rsidRPr="00B66CB4">
        <w:rPr>
          <w:rFonts w:cs="Times New Roman"/>
          <w:sz w:val="24"/>
          <w:szCs w:val="24"/>
        </w:rPr>
        <w:t>person</w:t>
      </w:r>
      <w:r w:rsidR="00B3040D">
        <w:rPr>
          <w:rFonts w:cs="Times New Roman"/>
          <w:sz w:val="24"/>
          <w:szCs w:val="24"/>
        </w:rPr>
        <w:t xml:space="preserve"> </w:t>
      </w:r>
      <w:r w:rsidR="00CD2A3A" w:rsidRPr="00B66CB4">
        <w:rPr>
          <w:rFonts w:cs="Times New Roman"/>
          <w:sz w:val="24"/>
          <w:szCs w:val="24"/>
        </w:rPr>
        <w:t xml:space="preserve">matched, </w:t>
      </w:r>
      <w:r w:rsidR="00B3040D" w:rsidRPr="00B66CB4">
        <w:rPr>
          <w:rFonts w:cs="Times New Roman"/>
          <w:sz w:val="24"/>
          <w:szCs w:val="24"/>
        </w:rPr>
        <w:t>bad</w:t>
      </w:r>
      <w:r w:rsidR="00B3040D">
        <w:rPr>
          <w:rFonts w:cs="Times New Roman"/>
          <w:sz w:val="24"/>
          <w:szCs w:val="24"/>
        </w:rPr>
        <w:t>-</w:t>
      </w:r>
      <w:r w:rsidR="00CD2A3A" w:rsidRPr="00B66CB4">
        <w:rPr>
          <w:rFonts w:cs="Times New Roman"/>
          <w:sz w:val="24"/>
          <w:szCs w:val="24"/>
        </w:rPr>
        <w:t>person</w:t>
      </w:r>
      <w:r w:rsidR="00B3040D">
        <w:rPr>
          <w:rFonts w:cs="Times New Roman"/>
          <w:sz w:val="24"/>
          <w:szCs w:val="24"/>
        </w:rPr>
        <w:t xml:space="preserve"> </w:t>
      </w:r>
      <w:r w:rsidR="00CD2A3A" w:rsidRPr="00B66CB4">
        <w:rPr>
          <w:rFonts w:cs="Times New Roman"/>
          <w:sz w:val="24"/>
          <w:szCs w:val="24"/>
        </w:rPr>
        <w:t xml:space="preserve">nonmatching, </w:t>
      </w:r>
      <w:r w:rsidR="00B3040D" w:rsidRPr="00B66CB4">
        <w:rPr>
          <w:rFonts w:cs="Times New Roman"/>
          <w:sz w:val="24"/>
          <w:szCs w:val="24"/>
        </w:rPr>
        <w:t>good</w:t>
      </w:r>
      <w:r w:rsidR="00B3040D">
        <w:rPr>
          <w:rFonts w:cs="Times New Roman"/>
          <w:sz w:val="24"/>
          <w:szCs w:val="24"/>
        </w:rPr>
        <w:t>-</w:t>
      </w:r>
      <w:r w:rsidR="00CD2A3A" w:rsidRPr="00B66CB4">
        <w:rPr>
          <w:rFonts w:cs="Times New Roman"/>
          <w:sz w:val="24"/>
          <w:szCs w:val="24"/>
        </w:rPr>
        <w:t>person</w:t>
      </w:r>
      <w:r w:rsidR="00B3040D">
        <w:rPr>
          <w:rFonts w:cs="Times New Roman"/>
          <w:sz w:val="24"/>
          <w:szCs w:val="24"/>
        </w:rPr>
        <w:t xml:space="preserve"> </w:t>
      </w:r>
      <w:r w:rsidR="00CD2A3A" w:rsidRPr="00B66CB4">
        <w:rPr>
          <w:rFonts w:cs="Times New Roman"/>
          <w:sz w:val="24"/>
          <w:szCs w:val="24"/>
        </w:rPr>
        <w:t xml:space="preserve">matched, </w:t>
      </w:r>
      <w:r w:rsidR="00B3040D" w:rsidRPr="00B66CB4">
        <w:rPr>
          <w:rFonts w:cs="Times New Roman"/>
          <w:sz w:val="24"/>
          <w:szCs w:val="24"/>
        </w:rPr>
        <w:t>good</w:t>
      </w:r>
      <w:r w:rsidR="00B3040D">
        <w:rPr>
          <w:rFonts w:cs="Times New Roman"/>
          <w:sz w:val="24"/>
          <w:szCs w:val="24"/>
        </w:rPr>
        <w:t>-</w:t>
      </w:r>
      <w:r w:rsidR="00CD2A3A" w:rsidRPr="00B66CB4">
        <w:rPr>
          <w:rFonts w:cs="Times New Roman"/>
          <w:sz w:val="24"/>
          <w:szCs w:val="24"/>
        </w:rPr>
        <w:t>person</w:t>
      </w:r>
      <w:r w:rsidR="00B3040D">
        <w:rPr>
          <w:rFonts w:cs="Times New Roman"/>
          <w:sz w:val="24"/>
          <w:szCs w:val="24"/>
        </w:rPr>
        <w:t xml:space="preserve"> </w:t>
      </w:r>
      <w:r w:rsidR="00CD2A3A" w:rsidRPr="00B66CB4">
        <w:rPr>
          <w:rFonts w:cs="Times New Roman"/>
          <w:sz w:val="24"/>
          <w:szCs w:val="24"/>
        </w:rPr>
        <w:t xml:space="preserve">nonmatching, </w:t>
      </w:r>
      <w:r w:rsidR="00B3040D">
        <w:rPr>
          <w:rFonts w:cs="Times New Roman"/>
          <w:sz w:val="24"/>
          <w:szCs w:val="24"/>
        </w:rPr>
        <w:t>neutral-</w:t>
      </w:r>
      <w:r w:rsidR="00CD2A3A" w:rsidRPr="00B66CB4">
        <w:rPr>
          <w:rFonts w:cs="Times New Roman"/>
          <w:sz w:val="24"/>
          <w:szCs w:val="24"/>
        </w:rPr>
        <w:t>person</w:t>
      </w:r>
      <w:r w:rsidR="00B3040D">
        <w:rPr>
          <w:rFonts w:cs="Times New Roman"/>
          <w:sz w:val="24"/>
          <w:szCs w:val="24"/>
        </w:rPr>
        <w:t xml:space="preserve"> </w:t>
      </w:r>
      <w:r w:rsidR="00CD2A3A" w:rsidRPr="00B66CB4">
        <w:rPr>
          <w:rFonts w:cs="Times New Roman"/>
          <w:sz w:val="24"/>
          <w:szCs w:val="24"/>
        </w:rPr>
        <w:t xml:space="preserve">matched, and </w:t>
      </w:r>
      <w:r w:rsidR="00B3040D">
        <w:rPr>
          <w:rFonts w:cs="Times New Roman"/>
          <w:sz w:val="24"/>
          <w:szCs w:val="24"/>
        </w:rPr>
        <w:t>neutral-</w:t>
      </w:r>
      <w:r w:rsidR="00CD2A3A" w:rsidRPr="00B66CB4">
        <w:rPr>
          <w:rFonts w:cs="Times New Roman"/>
          <w:sz w:val="24"/>
          <w:szCs w:val="24"/>
        </w:rPr>
        <w:t>person</w:t>
      </w:r>
      <w:r w:rsidR="00B3040D">
        <w:rPr>
          <w:rFonts w:cs="Times New Roman"/>
          <w:sz w:val="24"/>
          <w:szCs w:val="24"/>
        </w:rPr>
        <w:t xml:space="preserve"> </w:t>
      </w:r>
      <w:r w:rsidR="00CD2A3A" w:rsidRPr="00B66CB4">
        <w:rPr>
          <w:rFonts w:cs="Times New Roman"/>
          <w:sz w:val="24"/>
          <w:szCs w:val="24"/>
        </w:rPr>
        <w:t>nonmatching).</w:t>
      </w:r>
      <w:r>
        <w:rPr>
          <w:rFonts w:cs="Times New Roman"/>
          <w:sz w:val="24"/>
          <w:szCs w:val="24"/>
        </w:rPr>
        <w:t xml:space="preserve"> For the participants from Wenzhou Univeristy, the</w:t>
      </w:r>
      <w:r w:rsidR="001A0BD5">
        <w:rPr>
          <w:rFonts w:cs="Times New Roman"/>
          <w:sz w:val="24"/>
          <w:szCs w:val="24"/>
        </w:rPr>
        <w:t>y</w:t>
      </w:r>
      <w:r>
        <w:rPr>
          <w:rFonts w:cs="Times New Roman"/>
          <w:sz w:val="24"/>
          <w:szCs w:val="24"/>
        </w:rPr>
        <w:t xml:space="preserve"> finished 6 blocks of 120 trials, therefore, 120 trials for each condition.</w:t>
      </w:r>
    </w:p>
    <w:p w14:paraId="69EE793D" w14:textId="471B35F7" w:rsidR="00893599" w:rsidRDefault="00893599">
      <w:pPr>
        <w:spacing w:line="480" w:lineRule="auto"/>
        <w:ind w:firstLine="720"/>
        <w:rPr>
          <w:rFonts w:cs="Times New Roman"/>
          <w:sz w:val="24"/>
          <w:szCs w:val="24"/>
        </w:rPr>
      </w:pPr>
      <w:r w:rsidRPr="00E054E3">
        <w:rPr>
          <w:rFonts w:cs="Times New Roman"/>
          <w:b/>
          <w:sz w:val="24"/>
          <w:szCs w:val="24"/>
        </w:rPr>
        <w:t>Questionnaires</w:t>
      </w:r>
      <w:r w:rsidR="00477008">
        <w:rPr>
          <w:rFonts w:cs="Times New Roman"/>
          <w:b/>
          <w:sz w:val="24"/>
          <w:szCs w:val="24"/>
        </w:rPr>
        <w:t>.</w:t>
      </w:r>
      <w:r>
        <w:rPr>
          <w:rFonts w:cs="Times New Roman"/>
          <w:sz w:val="24"/>
          <w:szCs w:val="24"/>
        </w:rPr>
        <w:tab/>
      </w:r>
      <w:r w:rsidR="00CD2A3A">
        <w:rPr>
          <w:rFonts w:cs="Times New Roman"/>
          <w:sz w:val="24"/>
          <w:szCs w:val="24"/>
        </w:rPr>
        <w:t xml:space="preserve">After the experiment, </w:t>
      </w:r>
      <w:r>
        <w:rPr>
          <w:rFonts w:cs="Times New Roman"/>
          <w:sz w:val="24"/>
          <w:szCs w:val="24"/>
        </w:rPr>
        <w:t xml:space="preserve">part of the </w:t>
      </w:r>
      <w:r w:rsidR="00CD2A3A">
        <w:rPr>
          <w:rFonts w:cs="Times New Roman"/>
          <w:sz w:val="24"/>
          <w:szCs w:val="24"/>
        </w:rPr>
        <w:t>participants</w:t>
      </w:r>
      <w:r>
        <w:rPr>
          <w:rFonts w:cs="Times New Roman"/>
          <w:sz w:val="24"/>
          <w:szCs w:val="24"/>
        </w:rPr>
        <w:t xml:space="preserve"> in Tsinghua University</w:t>
      </w:r>
      <w:r w:rsidR="00CD2A3A">
        <w:rPr>
          <w:rFonts w:cs="Times New Roman"/>
          <w:sz w:val="24"/>
          <w:szCs w:val="24"/>
        </w:rPr>
        <w:t xml:space="preserve"> </w:t>
      </w:r>
      <w:r>
        <w:rPr>
          <w:rFonts w:cs="Times New Roman"/>
          <w:sz w:val="24"/>
          <w:szCs w:val="24"/>
        </w:rPr>
        <w:t xml:space="preserve">also finished psychological distance, trait social justice </w:t>
      </w:r>
      <w:r>
        <w:rPr>
          <w:rFonts w:cs="Times New Roman"/>
          <w:sz w:val="24"/>
          <w:szCs w:val="24"/>
        </w:rPr>
        <w:fldChar w:fldCharType="begin"/>
      </w:r>
      <w:r>
        <w:rPr>
          <w:rFonts w:cs="Times New Roman" w:hint="eastAsia"/>
          <w:sz w:val="24"/>
          <w:szCs w:val="24"/>
        </w:rPr>
        <w:instrText xml:space="preserve"> ADDIN EN.CITE &lt;EndNote&gt;&lt;Cite&gt;&lt;Author&gt;</w:instrText>
      </w:r>
      <w:r>
        <w:rPr>
          <w:rFonts w:cs="Times New Roman" w:hint="eastAsia"/>
          <w:sz w:val="24"/>
          <w:szCs w:val="24"/>
        </w:rPr>
        <w:instrText>白福宝</w:instrText>
      </w:r>
      <w:r>
        <w:rPr>
          <w:rFonts w:cs="Times New Roman" w:hint="eastAsia"/>
          <w:sz w:val="24"/>
          <w:szCs w:val="24"/>
        </w:rPr>
        <w:instrText>&lt;/Author&gt;&lt;Year&gt;2013&lt;/Year&gt;&lt;RecNum&gt;5528&lt;/RecNum&gt;&lt;DisplayText&gt;(</w:instrText>
      </w:r>
      <w:r>
        <w:rPr>
          <w:rFonts w:cs="Times New Roman" w:hint="eastAsia"/>
          <w:sz w:val="24"/>
          <w:szCs w:val="24"/>
        </w:rPr>
        <w:instrText>白福宝</w:instrText>
      </w:r>
      <w:r>
        <w:rPr>
          <w:rFonts w:cs="Times New Roman" w:hint="eastAsia"/>
          <w:sz w:val="24"/>
          <w:szCs w:val="24"/>
        </w:rPr>
        <w:instrText>, 2013)&lt;/DisplayText&gt;&lt;record&gt;&lt;rec-number&gt;5528&lt;/rec-number&gt;&lt;foreign-keys&gt;&lt;key app="EN" db-id="2rwpxrts1esv2metztzveppdex90zxxxaspz" timestamp="1395763551"&gt;5528&lt;/key&gt;&lt;/foreign-keys&gt;&lt;ref-type name="Thesis"&gt;32&lt;/ref-type&gt;&lt;contributors&gt;&lt;authors&gt;&lt;author&gt;</w:instrText>
      </w:r>
      <w:r>
        <w:rPr>
          <w:rFonts w:cs="Times New Roman" w:hint="eastAsia"/>
          <w:sz w:val="24"/>
          <w:szCs w:val="24"/>
        </w:rPr>
        <w:instrText>白福宝</w:instrText>
      </w:r>
      <w:r>
        <w:rPr>
          <w:rFonts w:cs="Times New Roman" w:hint="eastAsia"/>
          <w:sz w:val="24"/>
          <w:szCs w:val="24"/>
        </w:rPr>
        <w:instrText>&lt;/author&gt;&lt;/authors&gt;&lt;tertiary-authors&gt;&lt;author&gt;</w:instrText>
      </w:r>
      <w:r>
        <w:rPr>
          <w:rFonts w:cs="Times New Roman" w:hint="eastAsia"/>
          <w:sz w:val="24"/>
          <w:szCs w:val="24"/>
        </w:rPr>
        <w:instrText>杨莉萍</w:instrText>
      </w:r>
      <w:r>
        <w:rPr>
          <w:rFonts w:cs="Times New Roman" w:hint="eastAsia"/>
          <w:sz w:val="24"/>
          <w:szCs w:val="24"/>
        </w:rPr>
        <w:instrText>,&lt;/author&gt;&lt;/tertiary-authors&gt;&lt;/contributors&gt;&lt;titles&gt;&lt;title&gt;</w:instrText>
      </w:r>
      <w:r>
        <w:rPr>
          <w:rFonts w:cs="Times New Roman" w:hint="eastAsia"/>
          <w:sz w:val="24"/>
          <w:szCs w:val="24"/>
        </w:rPr>
        <w:instrText>不公正感体验与公正感特质对风险水平的影响</w:instrText>
      </w:r>
      <w:r>
        <w:rPr>
          <w:rFonts w:cs="Times New Roman" w:hint="eastAsia"/>
          <w:sz w:val="24"/>
          <w:szCs w:val="24"/>
        </w:rPr>
        <w:instrText>&lt;/title&gt;&lt;/titles&gt;&lt;keywords&gt;&lt;keyword&gt;</w:instrText>
      </w:r>
      <w:r>
        <w:rPr>
          <w:rFonts w:cs="Times New Roman" w:hint="eastAsia"/>
          <w:sz w:val="24"/>
          <w:szCs w:val="24"/>
        </w:rPr>
        <w:instrText>公正感</w:instrText>
      </w:r>
      <w:r>
        <w:rPr>
          <w:rFonts w:cs="Times New Roman" w:hint="eastAsia"/>
          <w:sz w:val="24"/>
          <w:szCs w:val="24"/>
        </w:rPr>
        <w:instrText>&lt;/keyword&gt;&lt;keyword&gt;</w:instrText>
      </w:r>
      <w:r>
        <w:rPr>
          <w:rFonts w:cs="Times New Roman" w:hint="eastAsia"/>
          <w:sz w:val="24"/>
          <w:szCs w:val="24"/>
        </w:rPr>
        <w:instrText>特质公正感</w:instrText>
      </w:r>
      <w:r>
        <w:rPr>
          <w:rFonts w:cs="Times New Roman" w:hint="eastAsia"/>
          <w:sz w:val="24"/>
          <w:szCs w:val="24"/>
        </w:rPr>
        <w:instrText>&lt;/keyword&gt;&lt;keyword&gt;</w:instrText>
      </w:r>
      <w:r>
        <w:rPr>
          <w:rFonts w:cs="Times New Roman" w:hint="eastAsia"/>
          <w:sz w:val="24"/>
          <w:szCs w:val="24"/>
        </w:rPr>
        <w:instrText>不公正感体验</w:instrText>
      </w:r>
      <w:r>
        <w:rPr>
          <w:rFonts w:cs="Times New Roman" w:hint="eastAsia"/>
          <w:sz w:val="24"/>
          <w:szCs w:val="24"/>
        </w:rPr>
        <w:instrText>&lt;/keyword&gt;&lt;keyword&gt;</w:instrText>
      </w:r>
      <w:r>
        <w:rPr>
          <w:rFonts w:cs="Times New Roman" w:hint="eastAsia"/>
          <w:sz w:val="24"/>
          <w:szCs w:val="24"/>
        </w:rPr>
        <w:instrText>愤怒</w:instrText>
      </w:r>
      <w:r>
        <w:rPr>
          <w:rFonts w:cs="Times New Roman" w:hint="eastAsia"/>
          <w:sz w:val="24"/>
          <w:szCs w:val="24"/>
        </w:rPr>
        <w:instrText>&lt;/keyword&gt;&lt;keyword&gt;</w:instrText>
      </w:r>
      <w:r>
        <w:rPr>
          <w:rFonts w:cs="Times New Roman" w:hint="eastAsia"/>
          <w:sz w:val="24"/>
          <w:szCs w:val="24"/>
        </w:rPr>
        <w:instrText>风险水平</w:instrText>
      </w:r>
      <w:r>
        <w:rPr>
          <w:rFonts w:cs="Times New Roman" w:hint="eastAsia"/>
          <w:sz w:val="24"/>
          <w:szCs w:val="24"/>
        </w:rPr>
        <w:instrText>&lt;/keyword&gt;&lt;/keywords&gt;&lt;dates&gt;&lt;year&gt;2013&lt;/year&gt;&lt;/dates&gt;&lt;publisher&gt;</w:instrText>
      </w:r>
      <w:r>
        <w:rPr>
          <w:rFonts w:cs="Times New Roman" w:hint="eastAsia"/>
          <w:sz w:val="24"/>
          <w:szCs w:val="24"/>
        </w:rPr>
        <w:instrText>南京师范大学</w:instrText>
      </w:r>
      <w:r>
        <w:rPr>
          <w:rFonts w:cs="Times New Roman" w:hint="eastAsia"/>
          <w:sz w:val="24"/>
          <w:szCs w:val="24"/>
        </w:rPr>
        <w:instrText>&lt;/publisher&gt;&lt;work-type&gt;</w:instrText>
      </w:r>
      <w:r>
        <w:rPr>
          <w:rFonts w:cs="Times New Roman" w:hint="eastAsia"/>
          <w:sz w:val="24"/>
          <w:szCs w:val="24"/>
        </w:rPr>
        <w:instrText>博士</w:instrText>
      </w:r>
      <w:r>
        <w:rPr>
          <w:rFonts w:cs="Times New Roman" w:hint="eastAsia"/>
          <w:sz w:val="24"/>
          <w:szCs w:val="24"/>
        </w:rPr>
        <w:instrText>&lt;/work-type&gt;&lt;urls&gt;&lt;/urls&gt;&lt;remote-database-provider&gt;Cnki&lt;</w:instrText>
      </w:r>
      <w:r>
        <w:rPr>
          <w:rFonts w:cs="Times New Roman"/>
          <w:sz w:val="24"/>
          <w:szCs w:val="24"/>
        </w:rPr>
        <w:instrText>/remote-database-provider&gt;&lt;/record&gt;&lt;/Cite&gt;&lt;/EndNote&gt;</w:instrText>
      </w:r>
      <w:r>
        <w:rPr>
          <w:rFonts w:cs="Times New Roman"/>
          <w:sz w:val="24"/>
          <w:szCs w:val="24"/>
        </w:rPr>
        <w:fldChar w:fldCharType="separate"/>
      </w:r>
      <w:r>
        <w:rPr>
          <w:rFonts w:cs="Times New Roman" w:hint="eastAsia"/>
          <w:noProof/>
          <w:sz w:val="24"/>
          <w:szCs w:val="24"/>
        </w:rPr>
        <w:t>(</w:t>
      </w:r>
      <w:hyperlink w:anchor="_ENREF_35" w:tooltip="白福宝, 2013 #5528" w:history="1">
        <w:r w:rsidR="00312133">
          <w:rPr>
            <w:rFonts w:cs="Times New Roman" w:hint="eastAsia"/>
            <w:noProof/>
            <w:sz w:val="24"/>
            <w:szCs w:val="24"/>
          </w:rPr>
          <w:t>白福宝</w:t>
        </w:r>
        <w:r w:rsidR="00312133">
          <w:rPr>
            <w:rFonts w:cs="Times New Roman" w:hint="eastAsia"/>
            <w:noProof/>
            <w:sz w:val="24"/>
            <w:szCs w:val="24"/>
          </w:rPr>
          <w:t>, 2013</w:t>
        </w:r>
      </w:hyperlink>
      <w:r>
        <w:rPr>
          <w:rFonts w:cs="Times New Roman" w:hint="eastAsia"/>
          <w:noProof/>
          <w:sz w:val="24"/>
          <w:szCs w:val="24"/>
        </w:rPr>
        <w:t>)</w:t>
      </w:r>
      <w:r>
        <w:rPr>
          <w:rFonts w:cs="Times New Roman"/>
          <w:sz w:val="24"/>
          <w:szCs w:val="24"/>
        </w:rPr>
        <w:fldChar w:fldCharType="end"/>
      </w:r>
      <w:r>
        <w:rPr>
          <w:rFonts w:cs="Times New Roman"/>
          <w:sz w:val="24"/>
          <w:szCs w:val="24"/>
        </w:rPr>
        <w:t xml:space="preserve">, </w:t>
      </w:r>
      <w:r w:rsidR="009E766F">
        <w:rPr>
          <w:rFonts w:cs="Times New Roman"/>
          <w:sz w:val="24"/>
          <w:szCs w:val="24"/>
        </w:rPr>
        <w:t>cognitive reflection test</w:t>
      </w:r>
      <w:r>
        <w:rPr>
          <w:rFonts w:cs="Times New Roman"/>
          <w:sz w:val="24"/>
          <w:szCs w:val="24"/>
        </w:rPr>
        <w:t xml:space="preserve"> </w:t>
      </w:r>
      <w:r>
        <w:rPr>
          <w:rFonts w:cs="Times New Roman"/>
          <w:sz w:val="24"/>
          <w:szCs w:val="24"/>
        </w:rPr>
        <w:fldChar w:fldCharType="begin"/>
      </w:r>
      <w:r w:rsidR="00054784">
        <w:rPr>
          <w:rFonts w:cs="Times New Roman"/>
          <w:sz w:val="24"/>
          <w:szCs w:val="24"/>
        </w:rPr>
        <w:instrText xml:space="preserve"> ADDIN EN.CITE &lt;EndNote&gt;&lt;Cite&gt;&lt;Author&gt;Frederick&lt;/Author&gt;&lt;Year&gt;2005&lt;/Year&gt;&lt;RecNum&gt;9235&lt;/RecNum&gt;&lt;DisplayText&gt;(Frederick, 2005)&lt;/DisplayText&gt;&lt;record&gt;&lt;rec-number&gt;9235&lt;/rec-number&gt;&lt;foreign-keys&gt;&lt;key app="EN" db-id="f05xdvta3xvxvae295v5e0wgxspszxz29fzp" timestamp="1527158432"&gt;9235&lt;/key&gt;&lt;/foreign-keys&gt;&lt;ref-type name="Journal Article"&gt;17&lt;/ref-type&gt;&lt;contributors&gt;&lt;authors&gt;&lt;author&gt;Frederick, Shane&lt;/author&gt;&lt;/authors&gt;&lt;/contributors&gt;&lt;titles&gt;&lt;title&gt;Cognitive Reflection and Decision Making&lt;/title&gt;&lt;secondary-title&gt;The Journal of Economic Perspectives&lt;/secondary-title&gt;&lt;/titles&gt;&lt;periodical&gt;&lt;full-title&gt;The Journal of Economic Perspectives&lt;/full-title&gt;&lt;/periodical&gt;&lt;pages&gt;25-42&lt;/pages&gt;&lt;volume&gt;19&lt;/volume&gt;&lt;number&gt;4&lt;/number&gt;&lt;dates&gt;&lt;year&gt;2005&lt;/year&gt;&lt;/dates&gt;&lt;publisher&gt;American Economic Association&lt;/publisher&gt;&lt;isbn&gt;08953309&lt;/isbn&gt;&lt;urls&gt;&lt;related-urls&gt;&lt;url&gt;http://www.jstor.org/stable/4134953&lt;/url&gt;&lt;/related-urls&gt;&lt;/urls&gt;&lt;electronic-resource-num&gt;10.2307/4134953&lt;/electronic-resource-num&gt;&lt;/record&gt;&lt;/Cite&gt;&lt;/EndNote&gt;</w:instrText>
      </w:r>
      <w:r>
        <w:rPr>
          <w:rFonts w:cs="Times New Roman"/>
          <w:sz w:val="24"/>
          <w:szCs w:val="24"/>
        </w:rPr>
        <w:fldChar w:fldCharType="separate"/>
      </w:r>
      <w:r>
        <w:rPr>
          <w:rFonts w:cs="Times New Roman"/>
          <w:noProof/>
          <w:sz w:val="24"/>
          <w:szCs w:val="24"/>
        </w:rPr>
        <w:t>(</w:t>
      </w:r>
      <w:hyperlink w:anchor="_ENREF_10" w:tooltip="Frederick, 2005 #9235" w:history="1">
        <w:r w:rsidR="00312133">
          <w:rPr>
            <w:rFonts w:cs="Times New Roman"/>
            <w:noProof/>
            <w:sz w:val="24"/>
            <w:szCs w:val="24"/>
          </w:rPr>
          <w:t>Frederick, 2005</w:t>
        </w:r>
      </w:hyperlink>
      <w:r>
        <w:rPr>
          <w:rFonts w:cs="Times New Roman"/>
          <w:noProof/>
          <w:sz w:val="24"/>
          <w:szCs w:val="24"/>
        </w:rPr>
        <w:t>)</w:t>
      </w:r>
      <w:r>
        <w:rPr>
          <w:rFonts w:cs="Times New Roman"/>
          <w:sz w:val="24"/>
          <w:szCs w:val="24"/>
        </w:rPr>
        <w:fldChar w:fldCharType="end"/>
      </w:r>
      <w:r>
        <w:rPr>
          <w:rFonts w:cs="Times New Roman"/>
          <w:sz w:val="24"/>
          <w:szCs w:val="24"/>
        </w:rPr>
        <w:t xml:space="preserve">, and disgust senstivity </w:t>
      </w:r>
      <w:r>
        <w:rPr>
          <w:rFonts w:cs="Times New Roman"/>
          <w:sz w:val="24"/>
          <w:szCs w:val="24"/>
        </w:rPr>
        <w:fldChar w:fldCharType="begin"/>
      </w:r>
      <w:r w:rsidR="005435A7">
        <w:rPr>
          <w:rFonts w:cs="Times New Roman" w:hint="eastAsia"/>
          <w:sz w:val="24"/>
          <w:szCs w:val="24"/>
        </w:rPr>
        <w:instrText xml:space="preserve"> ADDIN EN.CITE &lt;EndNote&gt;&lt;Cite&gt;&lt;Author&gt;</w:instrText>
      </w:r>
      <w:r w:rsidR="005435A7">
        <w:rPr>
          <w:rFonts w:cs="Times New Roman" w:hint="eastAsia"/>
          <w:sz w:val="24"/>
          <w:szCs w:val="24"/>
        </w:rPr>
        <w:instrText>谭永红</w:instrText>
      </w:r>
      <w:r w:rsidR="005435A7">
        <w:rPr>
          <w:rFonts w:cs="Times New Roman" w:hint="eastAsia"/>
          <w:sz w:val="24"/>
          <w:szCs w:val="24"/>
        </w:rPr>
        <w:instrText>&lt;/Author&gt;&lt;Year&gt;2007&lt;/Year&gt;&lt;RecNum&gt;5641&lt;/RecNum&gt;&lt;DisplayText&gt;(</w:instrText>
      </w:r>
      <w:r w:rsidR="005435A7">
        <w:rPr>
          <w:rFonts w:cs="Times New Roman" w:hint="eastAsia"/>
          <w:sz w:val="24"/>
          <w:szCs w:val="24"/>
        </w:rPr>
        <w:instrText>谭永红</w:instrText>
      </w:r>
      <w:r w:rsidR="005435A7">
        <w:rPr>
          <w:rFonts w:cs="Times New Roman" w:hint="eastAsia"/>
          <w:sz w:val="24"/>
          <w:szCs w:val="24"/>
        </w:rPr>
        <w:instrText xml:space="preserve">, </w:instrText>
      </w:r>
      <w:r w:rsidR="005435A7">
        <w:rPr>
          <w:rFonts w:cs="Times New Roman" w:hint="eastAsia"/>
          <w:sz w:val="24"/>
          <w:szCs w:val="24"/>
        </w:rPr>
        <w:instrText>丛中</w:instrText>
      </w:r>
      <w:r w:rsidR="005435A7">
        <w:rPr>
          <w:rFonts w:cs="Times New Roman" w:hint="eastAsia"/>
          <w:sz w:val="24"/>
          <w:szCs w:val="24"/>
        </w:rPr>
        <w:instrText xml:space="preserve">, &amp;amp; </w:instrText>
      </w:r>
      <w:r w:rsidR="005435A7">
        <w:rPr>
          <w:rFonts w:cs="Times New Roman" w:hint="eastAsia"/>
          <w:sz w:val="24"/>
          <w:szCs w:val="24"/>
        </w:rPr>
        <w:instrText>鲁晓华</w:instrText>
      </w:r>
      <w:r w:rsidR="005435A7">
        <w:rPr>
          <w:rFonts w:cs="Times New Roman" w:hint="eastAsia"/>
          <w:sz w:val="24"/>
          <w:szCs w:val="24"/>
        </w:rPr>
        <w:instrText>, 2007)&lt;/DisplayText&gt;&lt;record&gt;&lt;rec-number&gt;5641&lt;/rec-number&gt;&lt;foreign-keys&gt;&lt;key app="EN" db-id="2rwpxrts1esv2metztzveppdex90zxxxaspz" timestamp="1521026440"&gt;5641&lt;/key&gt;&lt;key app="ENWeb" db-id=""&gt;0&lt;/key&gt;&lt;/foreign-keys&gt;&lt;ref-type name="Journal Article"&gt;17&lt;/ref-type&gt;&lt;contributors&gt;&lt;authors&gt;&lt;author&gt;&lt;style face="normal" font="default" charset="134" size="100%"&gt;</w:instrText>
      </w:r>
      <w:r w:rsidR="005435A7">
        <w:rPr>
          <w:rFonts w:cs="Times New Roman" w:hint="eastAsia"/>
          <w:sz w:val="24"/>
          <w:szCs w:val="24"/>
        </w:rPr>
        <w:instrText>谭永红</w:instrText>
      </w:r>
      <w:r w:rsidR="005435A7">
        <w:rPr>
          <w:rFonts w:cs="Times New Roman" w:hint="eastAsia"/>
          <w:sz w:val="24"/>
          <w:szCs w:val="24"/>
        </w:rPr>
        <w:instrText>&lt;/style&gt;&lt;/author&gt;&lt;author&gt;&lt;style face="normal" font="default" charset="134" size="100%"&gt;</w:instrText>
      </w:r>
      <w:r w:rsidR="005435A7">
        <w:rPr>
          <w:rFonts w:cs="Times New Roman" w:hint="eastAsia"/>
          <w:sz w:val="24"/>
          <w:szCs w:val="24"/>
        </w:rPr>
        <w:instrText>丛中</w:instrText>
      </w:r>
      <w:r w:rsidR="005435A7">
        <w:rPr>
          <w:rFonts w:cs="Times New Roman" w:hint="eastAsia"/>
          <w:sz w:val="24"/>
          <w:szCs w:val="24"/>
        </w:rPr>
        <w:instrText>&lt;/style&gt;&lt;/author&gt;&lt;author&gt;&lt;style face="normal" font="default" charset="134" size="100%"&gt;</w:instrText>
      </w:r>
      <w:r w:rsidR="005435A7">
        <w:rPr>
          <w:rFonts w:cs="Times New Roman" w:hint="eastAsia"/>
          <w:sz w:val="24"/>
          <w:szCs w:val="24"/>
        </w:rPr>
        <w:instrText>鲁晓华</w:instrText>
      </w:r>
      <w:r w:rsidR="005435A7">
        <w:rPr>
          <w:rFonts w:cs="Times New Roman" w:hint="eastAsia"/>
          <w:sz w:val="24"/>
          <w:szCs w:val="24"/>
        </w:rPr>
        <w:instrText>&lt;/style&gt;&lt;/author&gt;&lt;/authors&gt;&lt;/contributors&gt;&lt;titles&gt;&lt;title&gt;&lt;style face="normal" font="default" charset="134" size="100%"&gt;</w:instrText>
      </w:r>
      <w:r w:rsidR="005435A7">
        <w:rPr>
          <w:rFonts w:cs="Times New Roman" w:hint="eastAsia"/>
          <w:sz w:val="24"/>
          <w:szCs w:val="24"/>
        </w:rPr>
        <w:instrText>中文厌恶感量表的初步编制及信度、效度检验</w:instrText>
      </w:r>
      <w:r w:rsidR="005435A7">
        <w:rPr>
          <w:rFonts w:cs="Times New Roman" w:hint="eastAsia"/>
          <w:sz w:val="24"/>
          <w:szCs w:val="24"/>
        </w:rPr>
        <w:instrText>&lt;/style&gt;&lt;/title&gt;&lt;secondary-title&gt;&lt;style face="normal" font="default" charset="134" size="100%"&gt;</w:instrText>
      </w:r>
      <w:r w:rsidR="005435A7">
        <w:rPr>
          <w:rFonts w:cs="Times New Roman" w:hint="eastAsia"/>
          <w:sz w:val="24"/>
          <w:szCs w:val="24"/>
        </w:rPr>
        <w:instrText>中国心理卫生杂志</w:instrText>
      </w:r>
      <w:r w:rsidR="005435A7">
        <w:rPr>
          <w:rFonts w:cs="Times New Roman" w:hint="eastAsia"/>
          <w:sz w:val="24"/>
          <w:szCs w:val="24"/>
        </w:rPr>
        <w:instrText>&lt;/style&gt;&lt;/secondary-title&gt;&lt;/titles&gt;&lt;periodical&gt;&lt;full-title&gt;</w:instrText>
      </w:r>
      <w:r w:rsidR="005435A7">
        <w:rPr>
          <w:rFonts w:cs="Times New Roman" w:hint="eastAsia"/>
          <w:sz w:val="24"/>
          <w:szCs w:val="24"/>
        </w:rPr>
        <w:instrText>中国心理卫生杂志</w:instrText>
      </w:r>
      <w:r w:rsidR="005435A7">
        <w:rPr>
          <w:rFonts w:cs="Times New Roman" w:hint="eastAsia"/>
          <w:sz w:val="24"/>
          <w:szCs w:val="24"/>
        </w:rPr>
        <w:instrText>&lt;/full-title&gt;&lt;/periodical&gt;&lt;pages&gt;696-699&lt;/pages&gt;&lt;volume&gt;12</w:instrText>
      </w:r>
      <w:r w:rsidR="005435A7">
        <w:rPr>
          <w:rFonts w:cs="Times New Roman"/>
          <w:sz w:val="24"/>
          <w:szCs w:val="24"/>
        </w:rPr>
        <w:instrText>1&lt;/volume&gt;&lt;number&gt;10&lt;/number&gt;&lt;section&gt;696&lt;/section&gt;&lt;dates&gt;&lt;year&gt;2007&lt;/year&gt;&lt;/dates&gt;&lt;urls&gt;&lt;/urls&gt;&lt;/record&gt;&lt;/Cite&gt;&lt;/EndNote&gt;</w:instrText>
      </w:r>
      <w:r>
        <w:rPr>
          <w:rFonts w:cs="Times New Roman"/>
          <w:sz w:val="24"/>
          <w:szCs w:val="24"/>
        </w:rPr>
        <w:fldChar w:fldCharType="separate"/>
      </w:r>
      <w:r>
        <w:rPr>
          <w:rFonts w:cs="Times New Roman" w:hint="eastAsia"/>
          <w:noProof/>
          <w:sz w:val="24"/>
          <w:szCs w:val="24"/>
        </w:rPr>
        <w:t>(</w:t>
      </w:r>
      <w:hyperlink w:anchor="_ENREF_36" w:tooltip="谭永红, 2007 #5641" w:history="1">
        <w:r w:rsidR="00312133">
          <w:rPr>
            <w:rFonts w:cs="Times New Roman" w:hint="eastAsia"/>
            <w:noProof/>
            <w:sz w:val="24"/>
            <w:szCs w:val="24"/>
          </w:rPr>
          <w:t>谭永红</w:t>
        </w:r>
        <w:r w:rsidR="00312133">
          <w:rPr>
            <w:rFonts w:cs="Times New Roman" w:hint="eastAsia"/>
            <w:noProof/>
            <w:sz w:val="24"/>
            <w:szCs w:val="24"/>
          </w:rPr>
          <w:t xml:space="preserve">, </w:t>
        </w:r>
        <w:r w:rsidR="00312133">
          <w:rPr>
            <w:rFonts w:cs="Times New Roman" w:hint="eastAsia"/>
            <w:noProof/>
            <w:sz w:val="24"/>
            <w:szCs w:val="24"/>
          </w:rPr>
          <w:t>丛中</w:t>
        </w:r>
        <w:r w:rsidR="00312133">
          <w:rPr>
            <w:rFonts w:cs="Times New Roman" w:hint="eastAsia"/>
            <w:noProof/>
            <w:sz w:val="24"/>
            <w:szCs w:val="24"/>
          </w:rPr>
          <w:t xml:space="preserve">, &amp; </w:t>
        </w:r>
        <w:r w:rsidR="00312133">
          <w:rPr>
            <w:rFonts w:cs="Times New Roman" w:hint="eastAsia"/>
            <w:noProof/>
            <w:sz w:val="24"/>
            <w:szCs w:val="24"/>
          </w:rPr>
          <w:t>鲁晓华</w:t>
        </w:r>
        <w:r w:rsidR="00312133">
          <w:rPr>
            <w:rFonts w:cs="Times New Roman" w:hint="eastAsia"/>
            <w:noProof/>
            <w:sz w:val="24"/>
            <w:szCs w:val="24"/>
          </w:rPr>
          <w:t>, 2007</w:t>
        </w:r>
      </w:hyperlink>
      <w:r>
        <w:rPr>
          <w:rFonts w:cs="Times New Roman" w:hint="eastAsia"/>
          <w:noProof/>
          <w:sz w:val="24"/>
          <w:szCs w:val="24"/>
        </w:rPr>
        <w:t>)</w:t>
      </w:r>
      <w:r>
        <w:rPr>
          <w:rFonts w:cs="Times New Roman"/>
          <w:sz w:val="24"/>
          <w:szCs w:val="24"/>
        </w:rPr>
        <w:fldChar w:fldCharType="end"/>
      </w:r>
      <w:r>
        <w:rPr>
          <w:rFonts w:cs="Times New Roman"/>
          <w:sz w:val="24"/>
          <w:szCs w:val="24"/>
        </w:rPr>
        <w:t xml:space="preserve">. The psychological distance measurement finished by indicating the </w:t>
      </w:r>
      <w:r w:rsidR="00CD2A3A">
        <w:rPr>
          <w:rFonts w:cs="Times New Roman"/>
          <w:sz w:val="24"/>
          <w:szCs w:val="24"/>
        </w:rPr>
        <w:t xml:space="preserve">the psychological distance between self, good person, bad person and </w:t>
      </w:r>
      <w:r w:rsidR="008D57DE">
        <w:rPr>
          <w:rFonts w:cs="Times New Roman"/>
          <w:sz w:val="24"/>
          <w:szCs w:val="24"/>
        </w:rPr>
        <w:t>neutral</w:t>
      </w:r>
      <w:r w:rsidR="00CD2A3A">
        <w:rPr>
          <w:rFonts w:cs="Times New Roman"/>
          <w:sz w:val="24"/>
          <w:szCs w:val="24"/>
        </w:rPr>
        <w:t xml:space="preserve"> person, through two points on a horizontal line</w:t>
      </w:r>
      <w:r>
        <w:rPr>
          <w:rFonts w:cs="Times New Roman"/>
          <w:sz w:val="24"/>
          <w:szCs w:val="24"/>
        </w:rPr>
        <w:t xml:space="preserve">. </w:t>
      </w:r>
      <w:r w:rsidR="002A0920">
        <w:rPr>
          <w:rFonts w:cs="Times New Roman"/>
          <w:sz w:val="24"/>
          <w:szCs w:val="24"/>
        </w:rPr>
        <w:t xml:space="preserve">This procedure is presented by Matlab. </w:t>
      </w:r>
      <w:r>
        <w:rPr>
          <w:rFonts w:cs="Times New Roman"/>
          <w:sz w:val="24"/>
          <w:szCs w:val="24"/>
        </w:rPr>
        <w:t>T</w:t>
      </w:r>
      <w:r w:rsidR="00CD2A3A">
        <w:rPr>
          <w:rFonts w:cs="Times New Roman"/>
          <w:sz w:val="24"/>
          <w:szCs w:val="24"/>
        </w:rPr>
        <w:t>his method had been prove</w:t>
      </w:r>
      <w:r w:rsidR="00CD2A3A">
        <w:rPr>
          <w:rFonts w:cs="Times New Roman" w:hint="eastAsia"/>
          <w:sz w:val="24"/>
          <w:szCs w:val="24"/>
        </w:rPr>
        <w:t>n</w:t>
      </w:r>
      <w:r w:rsidR="00CD2A3A">
        <w:rPr>
          <w:rFonts w:cs="Times New Roman"/>
          <w:sz w:val="24"/>
          <w:szCs w:val="24"/>
        </w:rPr>
        <w:t xml:space="preserve"> been an effective way to measure the psychological distance </w:t>
      </w:r>
      <w:r>
        <w:rPr>
          <w:rFonts w:cs="Times New Roman"/>
          <w:sz w:val="24"/>
          <w:szCs w:val="24"/>
        </w:rPr>
        <w:fldChar w:fldCharType="begin"/>
      </w:r>
      <w:r w:rsidR="00B64D6D">
        <w:rPr>
          <w:rFonts w:cs="Times New Roman"/>
          <w:sz w:val="24"/>
          <w:szCs w:val="24"/>
        </w:rPr>
        <w:instrText xml:space="preserve"> ADDIN EN.CITE &lt;EndNote&gt;&lt;Cite&gt;&lt;Author&gt;Enock&lt;/Author&gt;&lt;Year&gt;2018&lt;/Year&gt;&lt;RecNum&gt;14672&lt;/RecNum&gt;&lt;DisplayText&gt;(Enock, Sui, Hewstone, &amp;amp; Humphreys, 2018)&lt;/DisplayText&gt;&lt;record&gt;&lt;rec-number&gt;14672&lt;/rec-number&gt;&lt;foreign-keys&gt;&lt;key app="EN" db-id="2rwpxrts1esv2metztzveppdex90zxxxaspz" timestamp="1518013924"&gt;14672&lt;/key&gt;&lt;/foreign-keys&gt;&lt;ref-type name="Journal Article"&gt;17&lt;/ref-type&gt;&lt;contributors&gt;&lt;authors&gt;&lt;author&gt;Enock, Florence&lt;/author&gt;&lt;author&gt;Sui, Jie&lt;/author&gt;&lt;author&gt;Hewstone, Miles&lt;/author&gt;&lt;author&gt;Humphreys, Glyn W.&lt;/author&gt;&lt;/authors&gt;&lt;/contributors&gt;&lt;titles&gt;&lt;title&gt;Self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Psychologica&lt;/full-title&gt;&lt;/periodical&gt;&lt;pages&gt;107-118&lt;/pages&gt;&lt;volume&gt;182&lt;/volume&gt;&lt;keywords&gt;&lt;keyword&gt;Self-bias&lt;/keyword&gt;&lt;keyword&gt;In-group prioritisation&lt;/keyword&gt;&lt;keyword&gt;Social identity&lt;/keyword&gt;&lt;keyword&gt;Self representation&lt;/keyword&gt;&lt;keyword&gt;Social attention&lt;/keyword&gt;&lt;/keywords&gt;&lt;dates&gt;&lt;year&gt;2018&lt;/year&gt;&lt;pub-dates&gt;&lt;date&gt;2018/01/01/&lt;/date&gt;&lt;/pub-dates&gt;&lt;/dates&gt;&lt;isbn&gt;0001-6918&lt;/isbn&gt;&lt;urls&gt;&lt;related-urls&gt;&lt;url&gt;http://www.sciencedirect.com/science/article/pii/S0001691817301518&lt;/url&gt;&lt;url&gt;https://ac.els-cdn.com/S0001691817301518/1-s2.0-S0001691817301518-main.pdf?_tid=6af17fb4-0bed-11e8-a5b3-00000aacb361&amp;amp;acdnat=1517997676_a705d5b876195214c0357ab8f2090f1b&lt;/url&gt;&lt;url&gt;https://ac.els-cdn.com/S0001691817301518/1-s2.0-S0001691817301518-main.pdf?_tid=d522815a-0c13-11e8-abbf-00000aab0f6c&amp;amp;acdnat=1518014175_d3e2fa1485cf320d46ae159b64f73e45&lt;/url&gt;&lt;/related-urls&gt;&lt;/urls&gt;&lt;electronic-resource-num&gt;10.1016/j.actpsy.2017.11.011&lt;/electronic-resource-num&gt;&lt;/record&gt;&lt;/Cite&gt;&lt;/EndNote&gt;</w:instrText>
      </w:r>
      <w:r>
        <w:rPr>
          <w:rFonts w:cs="Times New Roman"/>
          <w:sz w:val="24"/>
          <w:szCs w:val="24"/>
        </w:rPr>
        <w:fldChar w:fldCharType="separate"/>
      </w:r>
      <w:r>
        <w:rPr>
          <w:rFonts w:cs="Times New Roman"/>
          <w:noProof/>
          <w:sz w:val="24"/>
          <w:szCs w:val="24"/>
        </w:rPr>
        <w:t>(</w:t>
      </w:r>
      <w:hyperlink w:anchor="_ENREF_6" w:tooltip="Enock, 2018 #14672" w:history="1">
        <w:r w:rsidR="00312133">
          <w:rPr>
            <w:rFonts w:cs="Times New Roman"/>
            <w:noProof/>
            <w:sz w:val="24"/>
            <w:szCs w:val="24"/>
          </w:rPr>
          <w:t>Enock, Sui, Hewstone, &amp; Humphreys, 2018</w:t>
        </w:r>
      </w:hyperlink>
      <w:r>
        <w:rPr>
          <w:rFonts w:cs="Times New Roman"/>
          <w:noProof/>
          <w:sz w:val="24"/>
          <w:szCs w:val="24"/>
        </w:rPr>
        <w:t>)</w:t>
      </w:r>
      <w:r>
        <w:rPr>
          <w:rFonts w:cs="Times New Roman"/>
          <w:sz w:val="24"/>
          <w:szCs w:val="24"/>
        </w:rPr>
        <w:fldChar w:fldCharType="end"/>
      </w:r>
      <w:r w:rsidR="00CD2A3A">
        <w:rPr>
          <w:rFonts w:cs="Times New Roman"/>
          <w:sz w:val="24"/>
          <w:szCs w:val="24"/>
        </w:rPr>
        <w:t xml:space="preserve">. </w:t>
      </w:r>
    </w:p>
    <w:p w14:paraId="6A0A5FFE" w14:textId="15AB16AA" w:rsidR="00CD2A3A" w:rsidRDefault="009E766F" w:rsidP="00A06A70">
      <w:pPr>
        <w:spacing w:line="480" w:lineRule="auto"/>
        <w:ind w:firstLine="720"/>
        <w:rPr>
          <w:rFonts w:cs="Times New Roman"/>
          <w:sz w:val="24"/>
          <w:szCs w:val="24"/>
        </w:rPr>
      </w:pPr>
      <w:r>
        <w:rPr>
          <w:rFonts w:cs="Times New Roman"/>
          <w:sz w:val="24"/>
          <w:szCs w:val="24"/>
        </w:rPr>
        <w:t xml:space="preserve">For </w:t>
      </w:r>
      <w:r w:rsidR="000F6D5E">
        <w:rPr>
          <w:rFonts w:cs="Times New Roman"/>
          <w:sz w:val="24"/>
          <w:szCs w:val="24"/>
        </w:rPr>
        <w:t xml:space="preserve">all </w:t>
      </w:r>
      <w:r>
        <w:rPr>
          <w:rFonts w:cs="Times New Roman"/>
          <w:sz w:val="24"/>
          <w:szCs w:val="24"/>
        </w:rPr>
        <w:t>participants from Wenzhou University, they finished following questionnaires</w:t>
      </w:r>
      <w:r w:rsidR="002A0920">
        <w:rPr>
          <w:rFonts w:cs="Times New Roman"/>
          <w:sz w:val="24"/>
          <w:szCs w:val="24"/>
        </w:rPr>
        <w:t xml:space="preserve"> online</w:t>
      </w:r>
      <w:r>
        <w:rPr>
          <w:rFonts w:cs="Times New Roman"/>
          <w:sz w:val="24"/>
          <w:szCs w:val="24"/>
        </w:rPr>
        <w:t xml:space="preserve"> immediately after the experiment: </w:t>
      </w:r>
      <w:r w:rsidR="000F6D5E">
        <w:rPr>
          <w:rFonts w:cs="Times New Roman"/>
          <w:sz w:val="24"/>
          <w:szCs w:val="24"/>
        </w:rPr>
        <w:t xml:space="preserve">objective and subjective socioeconomic status </w:t>
      </w:r>
      <w:r w:rsidR="000F6D5E" w:rsidRPr="00BF521C">
        <w:rPr>
          <w:rFonts w:cs="Times New Roman"/>
          <w:color w:val="FF0000"/>
          <w:sz w:val="24"/>
          <w:szCs w:val="24"/>
        </w:rPr>
        <w:t>(</w:t>
      </w:r>
      <w:r w:rsidR="004E1BB3">
        <w:rPr>
          <w:rFonts w:cs="Times New Roman"/>
          <w:color w:val="FF0000"/>
          <w:sz w:val="24"/>
          <w:szCs w:val="24"/>
        </w:rPr>
        <w:t>the objective SES measured by parents’ education and occupation</w:t>
      </w:r>
      <w:r w:rsidR="00B70641">
        <w:rPr>
          <w:rFonts w:cs="Times New Roman"/>
          <w:color w:val="FF0000"/>
          <w:sz w:val="24"/>
          <w:szCs w:val="24"/>
        </w:rPr>
        <w:t xml:space="preserve"> </w:t>
      </w:r>
      <w:r w:rsidR="00B70641">
        <w:rPr>
          <w:rFonts w:cs="Times New Roman"/>
          <w:color w:val="FF0000"/>
          <w:sz w:val="24"/>
          <w:szCs w:val="24"/>
        </w:rPr>
        <w:fldChar w:fldCharType="begin"/>
      </w:r>
      <w:r w:rsidR="00B70641">
        <w:rPr>
          <w:rFonts w:cs="Times New Roman" w:hint="eastAsia"/>
          <w:color w:val="FF0000"/>
          <w:sz w:val="24"/>
          <w:szCs w:val="24"/>
        </w:rPr>
        <w:instrText xml:space="preserve"> ADDIN EN.CITE &lt;EndNote&gt;&lt;Cite&gt;&lt;Author&gt;</w:instrText>
      </w:r>
      <w:r w:rsidR="00B70641">
        <w:rPr>
          <w:rFonts w:cs="Times New Roman" w:hint="eastAsia"/>
          <w:color w:val="FF0000"/>
          <w:sz w:val="24"/>
          <w:szCs w:val="24"/>
        </w:rPr>
        <w:instrText>师保国</w:instrText>
      </w:r>
      <w:r w:rsidR="00B70641">
        <w:rPr>
          <w:rFonts w:cs="Times New Roman" w:hint="eastAsia"/>
          <w:color w:val="FF0000"/>
          <w:sz w:val="24"/>
          <w:szCs w:val="24"/>
        </w:rPr>
        <w:instrText>&lt;/Author&gt;&lt;Year&gt;2007&lt;/Year&gt;&lt;RecNum&gt;5623&lt;/RecNum&gt;&lt;DisplayText&gt;(</w:instrText>
      </w:r>
      <w:r w:rsidR="00B70641">
        <w:rPr>
          <w:rFonts w:cs="Times New Roman" w:hint="eastAsia"/>
          <w:color w:val="FF0000"/>
          <w:sz w:val="24"/>
          <w:szCs w:val="24"/>
        </w:rPr>
        <w:instrText>师保国</w:instrText>
      </w:r>
      <w:r w:rsidR="00B70641">
        <w:rPr>
          <w:rFonts w:cs="Times New Roman" w:hint="eastAsia"/>
          <w:color w:val="FF0000"/>
          <w:sz w:val="24"/>
          <w:szCs w:val="24"/>
        </w:rPr>
        <w:instrText xml:space="preserve"> &amp;amp; </w:instrText>
      </w:r>
      <w:r w:rsidR="00B70641">
        <w:rPr>
          <w:rFonts w:cs="Times New Roman" w:hint="eastAsia"/>
          <w:color w:val="FF0000"/>
          <w:sz w:val="24"/>
          <w:szCs w:val="24"/>
        </w:rPr>
        <w:instrText>申继亮</w:instrText>
      </w:r>
      <w:r w:rsidR="00B70641">
        <w:rPr>
          <w:rFonts w:cs="Times New Roman" w:hint="eastAsia"/>
          <w:color w:val="FF0000"/>
          <w:sz w:val="24"/>
          <w:szCs w:val="24"/>
        </w:rPr>
        <w:instrText>, 2007)&lt;/DisplayText&gt;&lt;record&gt;&lt;rec-number&gt;5623&lt;/rec-number&gt;&lt;foreign-keys&gt;&lt;key app="EN" db-id="2rwpxrts1esv2metztzveppdex90zxxxaspz" timestamp="1521026423"&gt;5623&lt;/key&gt;&lt;key app="ENWeb" db-id=""&gt;0&lt;/key&gt;&lt;/foreign-keys&gt;&lt;ref-type name="Journal Article"&gt;17&lt;/ref-type&gt;&lt;contributors&gt;&lt;authors&gt;&lt;author&gt;&lt;style face="normal" font="default" charset="134" size="100%"&gt;</w:instrText>
      </w:r>
      <w:r w:rsidR="00B70641">
        <w:rPr>
          <w:rFonts w:cs="Times New Roman" w:hint="eastAsia"/>
          <w:color w:val="FF0000"/>
          <w:sz w:val="24"/>
          <w:szCs w:val="24"/>
        </w:rPr>
        <w:instrText>师保国</w:instrText>
      </w:r>
      <w:r w:rsidR="00B70641">
        <w:rPr>
          <w:rFonts w:cs="Times New Roman" w:hint="eastAsia"/>
          <w:color w:val="FF0000"/>
          <w:sz w:val="24"/>
          <w:szCs w:val="24"/>
        </w:rPr>
        <w:instrText>&lt;/style&gt;&lt;/author&gt;&lt;author&gt;&lt;style face="normal" font="default" charset="134" size="100%"&gt;</w:instrText>
      </w:r>
      <w:r w:rsidR="00B70641">
        <w:rPr>
          <w:rFonts w:cs="Times New Roman" w:hint="eastAsia"/>
          <w:color w:val="FF0000"/>
          <w:sz w:val="24"/>
          <w:szCs w:val="24"/>
        </w:rPr>
        <w:instrText>申继亮</w:instrText>
      </w:r>
      <w:r w:rsidR="00B70641">
        <w:rPr>
          <w:rFonts w:cs="Times New Roman" w:hint="eastAsia"/>
          <w:color w:val="FF0000"/>
          <w:sz w:val="24"/>
          <w:szCs w:val="24"/>
        </w:rPr>
        <w:instrText>&lt;/style&gt;&lt;/author&gt;&lt;/authors&gt;&lt;/contributors&gt;&lt;titles&gt;&lt;title&gt;&lt;style face="normal" font="default" charset="134" size="100%"&gt;</w:instrText>
      </w:r>
      <w:r w:rsidR="00B70641">
        <w:rPr>
          <w:rFonts w:cs="Times New Roman" w:hint="eastAsia"/>
          <w:color w:val="FF0000"/>
          <w:sz w:val="24"/>
          <w:szCs w:val="24"/>
        </w:rPr>
        <w:instrText>家庭社会经济地位、智力和内部动机与创造性的关系</w:instrText>
      </w:r>
      <w:r w:rsidR="00B70641">
        <w:rPr>
          <w:rFonts w:cs="Times New Roman" w:hint="eastAsia"/>
          <w:color w:val="FF0000"/>
          <w:sz w:val="24"/>
          <w:szCs w:val="24"/>
        </w:rPr>
        <w:instrText>&lt;/style&gt;&lt;/title&gt;&lt;secondary-title&gt;&lt;style face="normal" font="default" charset="134" size="100%"&gt;</w:instrText>
      </w:r>
      <w:r w:rsidR="00B70641">
        <w:rPr>
          <w:rFonts w:cs="Times New Roman" w:hint="eastAsia"/>
          <w:color w:val="FF0000"/>
          <w:sz w:val="24"/>
          <w:szCs w:val="24"/>
        </w:rPr>
        <w:instrText>心理发展与教育</w:instrText>
      </w:r>
      <w:r w:rsidR="00B70641">
        <w:rPr>
          <w:rFonts w:cs="Times New Roman" w:hint="eastAsia"/>
          <w:color w:val="FF0000"/>
          <w:sz w:val="24"/>
          <w:szCs w:val="24"/>
        </w:rPr>
        <w:instrText>&lt;/style&gt;&lt;/secondary-title&gt;&lt;/titles&gt;&lt;periodical&gt;&lt;full-title&gt;</w:instrText>
      </w:r>
      <w:r w:rsidR="00B70641">
        <w:rPr>
          <w:rFonts w:cs="Times New Roman" w:hint="eastAsia"/>
          <w:color w:val="FF0000"/>
          <w:sz w:val="24"/>
          <w:szCs w:val="24"/>
        </w:rPr>
        <w:instrText>心理发展与教育</w:instrText>
      </w:r>
      <w:r w:rsidR="00B70641">
        <w:rPr>
          <w:rFonts w:cs="Times New Roman" w:hint="eastAsia"/>
          <w:color w:val="FF0000"/>
          <w:sz w:val="24"/>
          <w:szCs w:val="24"/>
        </w:rPr>
        <w:instrText>&lt;/full-title&gt;&lt;/periodical&gt;&lt;pages&gt;30-34&lt;/pages&gt;&lt;number&gt;1&lt;/number&gt;&lt;dates&gt;&lt;year&gt;2007&lt;/year&gt;&lt;/dates&gt;&lt;urls&gt;&lt;/urls&gt;&lt;/record&gt;&lt;/Cite&gt;&lt;/EndNote&gt;</w:instrText>
      </w:r>
      <w:r w:rsidR="00B70641">
        <w:rPr>
          <w:rFonts w:cs="Times New Roman"/>
          <w:color w:val="FF0000"/>
          <w:sz w:val="24"/>
          <w:szCs w:val="24"/>
        </w:rPr>
        <w:fldChar w:fldCharType="separate"/>
      </w:r>
      <w:r w:rsidR="00B70641">
        <w:rPr>
          <w:rFonts w:cs="Times New Roman" w:hint="eastAsia"/>
          <w:noProof/>
          <w:color w:val="FF0000"/>
          <w:sz w:val="24"/>
          <w:szCs w:val="24"/>
        </w:rPr>
        <w:t>(</w:t>
      </w:r>
      <w:hyperlink w:anchor="_ENREF_34" w:tooltip="师保国, 2007 #5623" w:history="1">
        <w:r w:rsidR="00312133">
          <w:rPr>
            <w:rFonts w:cs="Times New Roman" w:hint="eastAsia"/>
            <w:noProof/>
            <w:color w:val="FF0000"/>
            <w:sz w:val="24"/>
            <w:szCs w:val="24"/>
          </w:rPr>
          <w:t>师保国</w:t>
        </w:r>
        <w:r w:rsidR="00312133">
          <w:rPr>
            <w:rFonts w:cs="Times New Roman" w:hint="eastAsia"/>
            <w:noProof/>
            <w:color w:val="FF0000"/>
            <w:sz w:val="24"/>
            <w:szCs w:val="24"/>
          </w:rPr>
          <w:t xml:space="preserve"> &amp; </w:t>
        </w:r>
        <w:r w:rsidR="00312133">
          <w:rPr>
            <w:rFonts w:cs="Times New Roman" w:hint="eastAsia"/>
            <w:noProof/>
            <w:color w:val="FF0000"/>
            <w:sz w:val="24"/>
            <w:szCs w:val="24"/>
          </w:rPr>
          <w:t>申继亮</w:t>
        </w:r>
        <w:r w:rsidR="00312133">
          <w:rPr>
            <w:rFonts w:cs="Times New Roman" w:hint="eastAsia"/>
            <w:noProof/>
            <w:color w:val="FF0000"/>
            <w:sz w:val="24"/>
            <w:szCs w:val="24"/>
          </w:rPr>
          <w:t>, 2007</w:t>
        </w:r>
      </w:hyperlink>
      <w:r w:rsidR="00B70641">
        <w:rPr>
          <w:rFonts w:cs="Times New Roman" w:hint="eastAsia"/>
          <w:noProof/>
          <w:color w:val="FF0000"/>
          <w:sz w:val="24"/>
          <w:szCs w:val="24"/>
        </w:rPr>
        <w:t>)</w:t>
      </w:r>
      <w:r w:rsidR="00B70641">
        <w:rPr>
          <w:rFonts w:cs="Times New Roman"/>
          <w:color w:val="FF0000"/>
          <w:sz w:val="24"/>
          <w:szCs w:val="24"/>
        </w:rPr>
        <w:fldChar w:fldCharType="end"/>
      </w:r>
      <w:r w:rsidR="004E1BB3">
        <w:rPr>
          <w:rFonts w:cs="Times New Roman"/>
          <w:color w:val="FF0000"/>
          <w:sz w:val="24"/>
          <w:szCs w:val="24"/>
        </w:rPr>
        <w:t>, the subjective SES measured by ladder task</w:t>
      </w:r>
      <w:r w:rsidR="00983DFD">
        <w:rPr>
          <w:rFonts w:cs="Times New Roman"/>
          <w:color w:val="FF0000"/>
          <w:sz w:val="24"/>
          <w:szCs w:val="24"/>
        </w:rPr>
        <w:t xml:space="preserve"> </w:t>
      </w:r>
      <w:r w:rsidR="00B70641">
        <w:rPr>
          <w:rFonts w:cs="Times New Roman"/>
          <w:color w:val="FF0000"/>
          <w:sz w:val="24"/>
          <w:szCs w:val="24"/>
        </w:rPr>
        <w:fldChar w:fldCharType="begin"/>
      </w:r>
      <w:r w:rsidR="00B70641">
        <w:rPr>
          <w:rFonts w:cs="Times New Roman"/>
          <w:color w:val="FF0000"/>
          <w:sz w:val="24"/>
          <w:szCs w:val="24"/>
        </w:rPr>
        <w:instrText xml:space="preserve"> ADDIN EN.CITE &lt;EndNote&gt;&lt;Cite&gt;&lt;Author&gt;Ostrove&lt;/Author&gt;&lt;Year&gt;2000&lt;/Year&gt;&lt;RecNum&gt;7923&lt;/RecNum&gt;&lt;DisplayText&gt;(Ostrove, Adler, Kuppermann, &amp;amp; Washington, 2000)&lt;/DisplayText&gt;&lt;record&gt;&lt;rec-number&gt;7923&lt;/rec-number&gt;&lt;foreign-keys&gt;&lt;key app="EN" db-id="2rwpxrts1esv2metztzveppdex90zxxxaspz" timestamp="1432544260"&gt;7923&lt;/key&gt;&lt;/foreign-keys&gt;&lt;ref-type name="Journal Article"&gt;17&lt;/ref-type&gt;&lt;contributors&gt;&lt;authors&gt;&lt;author&gt;Ostrove, Joan M.&lt;/author&gt;&lt;author&gt;Adler, Nancy E.&lt;/author&gt;&lt;author&gt;Kuppermann, Miriam&lt;/author&gt;&lt;author&gt;Washington, A. Eugene&lt;/author&gt;&lt;/authors&gt;&lt;/contributors&gt;&lt;titles&gt;&lt;title&gt;Objective and subjective assessments of socioeconomic status and their relationship to self-rated health in an ethnically diverse sample of pregnant women&lt;/title&gt;&lt;secondary-title&gt;Health Psychology&lt;/secondary-title&gt;&lt;/titles&gt;&lt;periodical&gt;&lt;full-title&gt;Health Psychology&lt;/full-title&gt;&lt;/periodical&gt;&lt;pages&gt;613-618&lt;/pages&gt;&lt;volume&gt;19&lt;/volume&gt;&lt;number&gt;6&lt;/number&gt;&lt;keywords&gt;&lt;keyword&gt;*Health&lt;/keyword&gt;&lt;keyword&gt;*Pregnancy&lt;/keyword&gt;&lt;keyword&gt;*Racial and Ethnic Differences&lt;/keyword&gt;&lt;keyword&gt;*Self Perception&lt;/keyword&gt;&lt;keyword&gt;*Socioeconomic Status&lt;/keyword&gt;&lt;keyword&gt;Blacks&lt;/keyword&gt;&lt;keyword&gt;Chinese Cultural Groups&lt;/keyword&gt;&lt;keyword&gt;Whites&lt;/keyword&gt;&lt;keyword&gt;Latinos/Latinas&lt;/keyword&gt;&lt;/keywords&gt;&lt;dates&gt;&lt;year&gt;2000&lt;/year&gt;&lt;/dates&gt;&lt;pub-location&gt;US&lt;/pub-location&gt;&lt;publisher&gt;American Psychological Association&lt;/publisher&gt;&lt;isbn&gt;1930-7810(Electronic);0278-6133(Print)&lt;/isbn&gt;&lt;urls&gt;&lt;related-urls&gt;&lt;url&gt;http://psycnet.apa.org/journals/hea/19/6/613/&lt;/url&gt;&lt;/related-urls&gt;&lt;/urls&gt;&lt;electronic-resource-num&gt;10.1037/0278-6133.19.6.613&lt;/electronic-resource-num&gt;&lt;/record&gt;&lt;/Cite&gt;&lt;/EndNote&gt;</w:instrText>
      </w:r>
      <w:r w:rsidR="00B70641">
        <w:rPr>
          <w:rFonts w:cs="Times New Roman"/>
          <w:color w:val="FF0000"/>
          <w:sz w:val="24"/>
          <w:szCs w:val="24"/>
        </w:rPr>
        <w:fldChar w:fldCharType="separate"/>
      </w:r>
      <w:r w:rsidR="00B70641">
        <w:rPr>
          <w:rFonts w:cs="Times New Roman"/>
          <w:noProof/>
          <w:color w:val="FF0000"/>
          <w:sz w:val="24"/>
          <w:szCs w:val="24"/>
        </w:rPr>
        <w:t>(</w:t>
      </w:r>
      <w:hyperlink w:anchor="_ENREF_20" w:tooltip="Ostrove, 2000 #7923" w:history="1">
        <w:r w:rsidR="00312133">
          <w:rPr>
            <w:rFonts w:cs="Times New Roman"/>
            <w:noProof/>
            <w:color w:val="FF0000"/>
            <w:sz w:val="24"/>
            <w:szCs w:val="24"/>
          </w:rPr>
          <w:t>Ostrove, Adler, Kuppermann, &amp; Washington, 2000</w:t>
        </w:r>
      </w:hyperlink>
      <w:r w:rsidR="00B70641">
        <w:rPr>
          <w:rFonts w:cs="Times New Roman"/>
          <w:noProof/>
          <w:color w:val="FF0000"/>
          <w:sz w:val="24"/>
          <w:szCs w:val="24"/>
        </w:rPr>
        <w:t>)</w:t>
      </w:r>
      <w:r w:rsidR="00B70641">
        <w:rPr>
          <w:rFonts w:cs="Times New Roman"/>
          <w:color w:val="FF0000"/>
          <w:sz w:val="24"/>
          <w:szCs w:val="24"/>
        </w:rPr>
        <w:fldChar w:fldCharType="end"/>
      </w:r>
      <w:r w:rsidR="000F6D5E" w:rsidRPr="00BF521C">
        <w:rPr>
          <w:rFonts w:cs="Times New Roman"/>
          <w:color w:val="FF0000"/>
          <w:sz w:val="24"/>
          <w:szCs w:val="24"/>
        </w:rPr>
        <w:t>)</w:t>
      </w:r>
      <w:r w:rsidR="000F6D5E">
        <w:rPr>
          <w:rFonts w:cs="Times New Roman"/>
          <w:sz w:val="24"/>
          <w:szCs w:val="24"/>
        </w:rPr>
        <w:t xml:space="preserve">, </w:t>
      </w:r>
      <w:r w:rsidR="005435A7">
        <w:rPr>
          <w:rFonts w:cs="Times New Roman"/>
          <w:sz w:val="24"/>
          <w:szCs w:val="24"/>
        </w:rPr>
        <w:t xml:space="preserve">psychological distance </w:t>
      </w:r>
      <w:r w:rsidR="005435A7">
        <w:rPr>
          <w:rFonts w:cs="Times New Roman"/>
          <w:sz w:val="24"/>
          <w:szCs w:val="24"/>
        </w:rPr>
        <w:fldChar w:fldCharType="begin"/>
      </w:r>
      <w:r w:rsidR="00B64D6D">
        <w:rPr>
          <w:rFonts w:cs="Times New Roman"/>
          <w:sz w:val="24"/>
          <w:szCs w:val="24"/>
        </w:rPr>
        <w:instrText xml:space="preserve"> ADDIN EN.CITE &lt;EndNote&gt;&lt;Cite&gt;&lt;Author&gt;Enock&lt;/Author&gt;&lt;Year&gt;2018&lt;/Year&gt;&lt;RecNum&gt;14672&lt;/RecNum&gt;&lt;DisplayText&gt;(Enock et al., 2018)&lt;/DisplayText&gt;&lt;record&gt;&lt;rec-number&gt;14672&lt;/rec-number&gt;&lt;foreign-keys&gt;&lt;key app="EN" db-id="2rwpxrts1esv2metztzveppdex90zxxxaspz" timestamp="1518013924"&gt;14672&lt;/key&gt;&lt;/foreign-keys&gt;&lt;ref-type name="Journal Article"&gt;17&lt;/ref-type&gt;&lt;contributors&gt;&lt;authors&gt;&lt;author&gt;Enock, Florence&lt;/author&gt;&lt;author&gt;Sui, Jie&lt;/author&gt;&lt;author&gt;Hewstone, Miles&lt;/author&gt;&lt;author&gt;Humphreys, Glyn W.&lt;/author&gt;&lt;/authors&gt;&lt;/contributors&gt;&lt;titles&gt;&lt;title&gt;Self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Psychologica&lt;/full-title&gt;&lt;/periodical&gt;&lt;pages&gt;107-118&lt;/pages&gt;&lt;volume&gt;182&lt;/volume&gt;&lt;keywords&gt;&lt;keyword&gt;Self-bias&lt;/keyword&gt;&lt;keyword&gt;In-group prioritisation&lt;/keyword&gt;&lt;keyword&gt;Social identity&lt;/keyword&gt;&lt;keyword&gt;Self representation&lt;/keyword&gt;&lt;keyword&gt;Social attention&lt;/keyword&gt;&lt;/keywords&gt;&lt;dates&gt;&lt;year&gt;2018&lt;/year&gt;&lt;pub-dates&gt;&lt;date&gt;2018/01/01/&lt;/date&gt;&lt;/pub-dates&gt;&lt;/dates&gt;&lt;isbn&gt;0001-6918&lt;/isbn&gt;&lt;urls&gt;&lt;related-urls&gt;&lt;url&gt;http://www.sciencedirect.com/science/article/pii/S0001691817301518&lt;/url&gt;&lt;url&gt;https://ac.els-cdn.com/S0001691817301518/1-s2.0-S0001691817301518-main.pdf?_tid=6af17fb4-0bed-11e8-a5b3-00000aacb361&amp;amp;acdnat=1517997676_a705d5b876195214c0357ab8f2090f1b&lt;/url&gt;&lt;url&gt;https://ac.els-cdn.com/S0001691817301518/1-s2.0-S0001691817301518-main.pdf?_tid=d522815a-0c13-11e8-abbf-00000aab0f6c&amp;amp;acdnat=1518014175_d3e2fa1485cf320d46ae159b64f73e45&lt;/url&gt;&lt;/related-urls&gt;&lt;/urls&gt;&lt;electronic-resource-num&gt;10.1016/j.actpsy.2017.11.011&lt;/electronic-resource-num&gt;&lt;/record&gt;&lt;/Cite&gt;&lt;/EndNote&gt;</w:instrText>
      </w:r>
      <w:r w:rsidR="005435A7">
        <w:rPr>
          <w:rFonts w:cs="Times New Roman"/>
          <w:sz w:val="24"/>
          <w:szCs w:val="24"/>
        </w:rPr>
        <w:fldChar w:fldCharType="separate"/>
      </w:r>
      <w:r w:rsidR="005435A7">
        <w:rPr>
          <w:rFonts w:cs="Times New Roman"/>
          <w:noProof/>
          <w:sz w:val="24"/>
          <w:szCs w:val="24"/>
        </w:rPr>
        <w:t>(</w:t>
      </w:r>
      <w:hyperlink w:anchor="_ENREF_6" w:tooltip="Enock, 2018 #14672" w:history="1">
        <w:r w:rsidR="00312133">
          <w:rPr>
            <w:rFonts w:cs="Times New Roman"/>
            <w:noProof/>
            <w:sz w:val="24"/>
            <w:szCs w:val="24"/>
          </w:rPr>
          <w:t>Enock et al., 2018</w:t>
        </w:r>
      </w:hyperlink>
      <w:r w:rsidR="005435A7">
        <w:rPr>
          <w:rFonts w:cs="Times New Roman"/>
          <w:noProof/>
          <w:sz w:val="24"/>
          <w:szCs w:val="24"/>
        </w:rPr>
        <w:t>)</w:t>
      </w:r>
      <w:r w:rsidR="005435A7">
        <w:rPr>
          <w:rFonts w:cs="Times New Roman"/>
          <w:sz w:val="24"/>
          <w:szCs w:val="24"/>
        </w:rPr>
        <w:fldChar w:fldCharType="end"/>
      </w:r>
      <w:r w:rsidR="000F6D5E">
        <w:rPr>
          <w:rFonts w:cs="Times New Roman"/>
          <w:sz w:val="24"/>
          <w:szCs w:val="24"/>
        </w:rPr>
        <w:t xml:space="preserve">, </w:t>
      </w:r>
      <w:r>
        <w:rPr>
          <w:rFonts w:cs="Times New Roman"/>
          <w:sz w:val="24"/>
          <w:szCs w:val="24"/>
        </w:rPr>
        <w:t xml:space="preserve">sensitivity to justice </w:t>
      </w:r>
      <w:r>
        <w:rPr>
          <w:rFonts w:cs="Times New Roman"/>
          <w:sz w:val="24"/>
          <w:szCs w:val="24"/>
        </w:rPr>
        <w:fldChar w:fldCharType="begin"/>
      </w:r>
      <w:r>
        <w:rPr>
          <w:rFonts w:cs="Times New Roman"/>
          <w:sz w:val="24"/>
          <w:szCs w:val="24"/>
        </w:rPr>
        <w:instrText xml:space="preserve"> ADDIN EN.CITE &lt;EndNote&gt;&lt;Cite&gt;&lt;Author&gt;Wu&lt;/Author&gt;&lt;Year&gt;2014&lt;/Year&gt;&lt;RecNum&gt;7872&lt;/RecNum&gt;&lt;DisplayText&gt;(Wu et al., 2014)&lt;/DisplayText&gt;&lt;record&gt;&lt;rec-number&gt;7872&lt;/rec-number&gt;&lt;foreign-keys&gt;&lt;key app="EN" db-id="2rwpxrts1esv2metztzveppdex90zxxxaspz" timestamp="1431046085"&gt;7872&lt;/key&gt;&lt;/foreign-keys&gt;&lt;ref-type name="Journal Article"&gt;17&lt;/ref-type&gt;&lt;contributors&gt;&lt;authors&gt;&lt;author&gt;Wu, Michael Shengtao&lt;/author&gt;&lt;author&gt;Schmitt, Manfred&lt;/author&gt;&lt;author&gt;Zhou, Chan&lt;/author&gt;&lt;author&gt;Nartova-Bochaver, Sofya&lt;/author&gt;&lt;author&gt;Astanina, Nadezhda&lt;/author&gt;&lt;author&gt;Khachatryan, Narine&lt;/author&gt;&lt;author&gt;Han, Buxin&lt;/author&gt;&lt;/authors&gt;&lt;/contributors&gt;&lt;titles&gt;&lt;title&gt;Examining Self-Advantage in the Suffering of Others: Cross-Cultural Differences in Beneficiary and Observer Justice Sensitivity Among Chinese, Germans, and Russians&lt;/title&gt;&lt;secondary-title&gt;Social Justice Research&lt;/secondary-title&gt;&lt;alt-title&gt;Soc Just Res&lt;/alt-title&gt;&lt;/titles&gt;&lt;periodical&gt;&lt;full-title&gt;Social Justice Research&lt;/full-title&gt;&lt;/periodical&gt;&lt;pages&gt;231-242&lt;/pages&gt;&lt;volume&gt;27&lt;/volume&gt;&lt;number&gt;2&lt;/number&gt;&lt;keywords&gt;&lt;keyword&gt;Justice sensitivity&lt;/keyword&gt;&lt;keyword&gt;Beneficiary&lt;/keyword&gt;&lt;keyword&gt;Observer&lt;/keyword&gt;&lt;keyword&gt;Collectivism&lt;/keyword&gt;&lt;keyword&gt;Chinese&lt;/keyword&gt;&lt;/keywords&gt;&lt;dates&gt;&lt;year&gt;2014&lt;/year&gt;&lt;pub-dates&gt;&lt;date&gt;2014/06/01&lt;/date&gt;&lt;/pub-dates&gt;&lt;/dates&gt;&lt;publisher&gt;Springer US&lt;/publisher&gt;&lt;isbn&gt;0885-7466&lt;/isbn&gt;&lt;urls&gt;&lt;related-urls&gt;&lt;url&gt;http://dx.doi.org/10.1007/s11211-014-0212-8&lt;/url&gt;&lt;url&gt;http://link.springer.com/article/10.1007%2Fs11211-014-0212-8&lt;/url&gt;&lt;/related-urls&gt;&lt;/urls&gt;&lt;electronic-resource-num&gt;10.1007/s11211-014-0212-8&lt;/electronic-resource-num&gt;&lt;language&gt;English&lt;/language&gt;&lt;/record&gt;&lt;/Cite&gt;&lt;/EndNote&gt;</w:instrText>
      </w:r>
      <w:r>
        <w:rPr>
          <w:rFonts w:cs="Times New Roman"/>
          <w:sz w:val="24"/>
          <w:szCs w:val="24"/>
        </w:rPr>
        <w:fldChar w:fldCharType="separate"/>
      </w:r>
      <w:r>
        <w:rPr>
          <w:rFonts w:cs="Times New Roman"/>
          <w:noProof/>
          <w:sz w:val="24"/>
          <w:szCs w:val="24"/>
        </w:rPr>
        <w:t>(</w:t>
      </w:r>
      <w:hyperlink w:anchor="_ENREF_32" w:tooltip="Wu, 2014 #7872" w:history="1">
        <w:r w:rsidR="00312133">
          <w:rPr>
            <w:rFonts w:cs="Times New Roman"/>
            <w:noProof/>
            <w:sz w:val="24"/>
            <w:szCs w:val="24"/>
          </w:rPr>
          <w:t>Wu et al., 2014</w:t>
        </w:r>
      </w:hyperlink>
      <w:r>
        <w:rPr>
          <w:rFonts w:cs="Times New Roman"/>
          <w:noProof/>
          <w:sz w:val="24"/>
          <w:szCs w:val="24"/>
        </w:rPr>
        <w:t>)</w:t>
      </w:r>
      <w:r>
        <w:rPr>
          <w:rFonts w:cs="Times New Roman"/>
          <w:sz w:val="24"/>
          <w:szCs w:val="24"/>
        </w:rPr>
        <w:fldChar w:fldCharType="end"/>
      </w:r>
      <w:r>
        <w:rPr>
          <w:rFonts w:cs="Times New Roman"/>
          <w:sz w:val="24"/>
          <w:szCs w:val="24"/>
        </w:rPr>
        <w:t xml:space="preserve">, cognitive reflection test </w:t>
      </w:r>
      <w:r>
        <w:rPr>
          <w:rFonts w:cs="Times New Roman"/>
          <w:sz w:val="24"/>
          <w:szCs w:val="24"/>
        </w:rPr>
        <w:fldChar w:fldCharType="begin"/>
      </w:r>
      <w:r w:rsidR="00054784">
        <w:rPr>
          <w:rFonts w:cs="Times New Roman"/>
          <w:sz w:val="24"/>
          <w:szCs w:val="24"/>
        </w:rPr>
        <w:instrText xml:space="preserve"> ADDIN EN.CITE &lt;EndNote&gt;&lt;Cite&gt;&lt;Author&gt;Frederick&lt;/Author&gt;&lt;Year&gt;2005&lt;/Year&gt;&lt;RecNum&gt;9235&lt;/RecNum&gt;&lt;DisplayText&gt;(Frederick, 2005)&lt;/DisplayText&gt;&lt;record&gt;&lt;rec-number&gt;9235&lt;/rec-number&gt;&lt;foreign-keys&gt;&lt;key app="EN" db-id="f05xdvta3xvxvae295v5e0wgxspszxz29fzp" timestamp="1527158432"&gt;9235&lt;/key&gt;&lt;/foreign-keys&gt;&lt;ref-type name="Journal Article"&gt;17&lt;/ref-type&gt;&lt;contributors&gt;&lt;authors&gt;&lt;author&gt;Frederick, Shane&lt;/author&gt;&lt;/authors&gt;&lt;/contributors&gt;&lt;titles&gt;&lt;title&gt;Cognitive Reflection and Decision Making&lt;/title&gt;&lt;secondary-title&gt;The Journal of Economic Perspectives&lt;/secondary-title&gt;&lt;/titles&gt;&lt;periodical&gt;&lt;full-title&gt;The Journal of Economic Perspectives&lt;/full-title&gt;&lt;/periodical&gt;&lt;pages&gt;25-42&lt;/pages&gt;&lt;volume&gt;19&lt;/volume&gt;&lt;number&gt;4&lt;/number&gt;&lt;dates&gt;&lt;year&gt;2005&lt;/year&gt;&lt;/dates&gt;&lt;publisher&gt;American Economic Association&lt;/publisher&gt;&lt;isbn&gt;08953309&lt;/isbn&gt;&lt;urls&gt;&lt;related-urls&gt;&lt;url&gt;http://www.jstor.org/stable/4134953&lt;/url&gt;&lt;/related-urls&gt;&lt;/urls&gt;&lt;electronic-resource-num&gt;10.2307/4134953&lt;/electronic-resource-num&gt;&lt;/record&gt;&lt;/Cite&gt;&lt;/EndNote&gt;</w:instrText>
      </w:r>
      <w:r>
        <w:rPr>
          <w:rFonts w:cs="Times New Roman"/>
          <w:sz w:val="24"/>
          <w:szCs w:val="24"/>
        </w:rPr>
        <w:fldChar w:fldCharType="separate"/>
      </w:r>
      <w:r>
        <w:rPr>
          <w:rFonts w:cs="Times New Roman"/>
          <w:noProof/>
          <w:sz w:val="24"/>
          <w:szCs w:val="24"/>
        </w:rPr>
        <w:t>(</w:t>
      </w:r>
      <w:hyperlink w:anchor="_ENREF_10" w:tooltip="Frederick, 2005 #9235" w:history="1">
        <w:r w:rsidR="00312133">
          <w:rPr>
            <w:rFonts w:cs="Times New Roman"/>
            <w:noProof/>
            <w:sz w:val="24"/>
            <w:szCs w:val="24"/>
          </w:rPr>
          <w:t>Frederick, 2005</w:t>
        </w:r>
      </w:hyperlink>
      <w:r>
        <w:rPr>
          <w:rFonts w:cs="Times New Roman"/>
          <w:noProof/>
          <w:sz w:val="24"/>
          <w:szCs w:val="24"/>
        </w:rPr>
        <w:t>)</w:t>
      </w:r>
      <w:r>
        <w:rPr>
          <w:rFonts w:cs="Times New Roman"/>
          <w:sz w:val="24"/>
          <w:szCs w:val="24"/>
        </w:rPr>
        <w:fldChar w:fldCharType="end"/>
      </w:r>
      <w:r>
        <w:rPr>
          <w:rFonts w:cs="Times New Roman"/>
          <w:sz w:val="24"/>
          <w:szCs w:val="24"/>
        </w:rPr>
        <w:t xml:space="preserve">, disgust senstivity </w:t>
      </w:r>
      <w:r w:rsidR="004D0810">
        <w:rPr>
          <w:rFonts w:cs="Times New Roman"/>
          <w:sz w:val="24"/>
          <w:szCs w:val="24"/>
        </w:rPr>
        <w:t xml:space="preserve">scale </w:t>
      </w:r>
      <w:r>
        <w:rPr>
          <w:rFonts w:cs="Times New Roman"/>
          <w:sz w:val="24"/>
          <w:szCs w:val="24"/>
        </w:rPr>
        <w:fldChar w:fldCharType="begin"/>
      </w:r>
      <w:r w:rsidR="005435A7">
        <w:rPr>
          <w:rFonts w:cs="Times New Roman" w:hint="eastAsia"/>
          <w:sz w:val="24"/>
          <w:szCs w:val="24"/>
        </w:rPr>
        <w:instrText xml:space="preserve"> ADDIN EN.CITE &lt;EndNote&gt;&lt;Cite&gt;&lt;Author&gt;</w:instrText>
      </w:r>
      <w:r w:rsidR="005435A7">
        <w:rPr>
          <w:rFonts w:cs="Times New Roman" w:hint="eastAsia"/>
          <w:sz w:val="24"/>
          <w:szCs w:val="24"/>
        </w:rPr>
        <w:instrText>谭永红</w:instrText>
      </w:r>
      <w:r w:rsidR="005435A7">
        <w:rPr>
          <w:rFonts w:cs="Times New Roman" w:hint="eastAsia"/>
          <w:sz w:val="24"/>
          <w:szCs w:val="24"/>
        </w:rPr>
        <w:instrText>&lt;/Author&gt;&lt;Year&gt;2007&lt;/Year&gt;&lt;RecNum&gt;5641&lt;/RecNum&gt;&lt;DisplayText&gt;(</w:instrText>
      </w:r>
      <w:r w:rsidR="005435A7">
        <w:rPr>
          <w:rFonts w:cs="Times New Roman" w:hint="eastAsia"/>
          <w:sz w:val="24"/>
          <w:szCs w:val="24"/>
        </w:rPr>
        <w:instrText>谭永红</w:instrText>
      </w:r>
      <w:r w:rsidR="005435A7">
        <w:rPr>
          <w:rFonts w:cs="Times New Roman" w:hint="eastAsia"/>
          <w:sz w:val="24"/>
          <w:szCs w:val="24"/>
        </w:rPr>
        <w:instrText xml:space="preserve"> et al., 2007)&lt;/DisplayText&gt;&lt;record&gt;&lt;rec-number&gt;5641&lt;/rec-number&gt;&lt;foreign-keys&gt;&lt;key app="EN" db-id="2rwpxrts1esv2metztzveppdex90zxxxaspz" timestamp="1521026440"&gt;5641&lt;/key&gt;&lt;key app="ENWeb" db-id=""&gt;0&lt;/key&gt;&lt;/foreign-keys&gt;&lt;ref-type name="Journal Article"&gt;17&lt;/ref-type&gt;&lt;contributors&gt;&lt;authors&gt;&lt;author&gt;&lt;style face="normal" font="default" charset="134" size="100%"&gt;</w:instrText>
      </w:r>
      <w:r w:rsidR="005435A7">
        <w:rPr>
          <w:rFonts w:cs="Times New Roman" w:hint="eastAsia"/>
          <w:sz w:val="24"/>
          <w:szCs w:val="24"/>
        </w:rPr>
        <w:instrText>谭永红</w:instrText>
      </w:r>
      <w:r w:rsidR="005435A7">
        <w:rPr>
          <w:rFonts w:cs="Times New Roman" w:hint="eastAsia"/>
          <w:sz w:val="24"/>
          <w:szCs w:val="24"/>
        </w:rPr>
        <w:instrText>&lt;/style&gt;&lt;/author&gt;&lt;author&gt;&lt;style face="normal" font="default" charset="134" size="100%"&gt;</w:instrText>
      </w:r>
      <w:r w:rsidR="005435A7">
        <w:rPr>
          <w:rFonts w:cs="Times New Roman" w:hint="eastAsia"/>
          <w:sz w:val="24"/>
          <w:szCs w:val="24"/>
        </w:rPr>
        <w:instrText>丛中</w:instrText>
      </w:r>
      <w:r w:rsidR="005435A7">
        <w:rPr>
          <w:rFonts w:cs="Times New Roman" w:hint="eastAsia"/>
          <w:sz w:val="24"/>
          <w:szCs w:val="24"/>
        </w:rPr>
        <w:instrText>&lt;/style&gt;&lt;/author&gt;&lt;author&gt;&lt;style face="normal" font="default" charset="134" size="100%"&gt;</w:instrText>
      </w:r>
      <w:r w:rsidR="005435A7">
        <w:rPr>
          <w:rFonts w:cs="Times New Roman" w:hint="eastAsia"/>
          <w:sz w:val="24"/>
          <w:szCs w:val="24"/>
        </w:rPr>
        <w:instrText>鲁晓华</w:instrText>
      </w:r>
      <w:r w:rsidR="005435A7">
        <w:rPr>
          <w:rFonts w:cs="Times New Roman" w:hint="eastAsia"/>
          <w:sz w:val="24"/>
          <w:szCs w:val="24"/>
        </w:rPr>
        <w:instrText>&lt;/style&gt;&lt;/author&gt;&lt;/authors&gt;&lt;/contributors&gt;&lt;titles&gt;&lt;title&gt;&lt;style face="normal" font="default" charset="134" size="100%"&gt;</w:instrText>
      </w:r>
      <w:r w:rsidR="005435A7">
        <w:rPr>
          <w:rFonts w:cs="Times New Roman" w:hint="eastAsia"/>
          <w:sz w:val="24"/>
          <w:szCs w:val="24"/>
        </w:rPr>
        <w:instrText>中文厌恶感量表的初步编制及信度、效度检验</w:instrText>
      </w:r>
      <w:r w:rsidR="005435A7">
        <w:rPr>
          <w:rFonts w:cs="Times New Roman" w:hint="eastAsia"/>
          <w:sz w:val="24"/>
          <w:szCs w:val="24"/>
        </w:rPr>
        <w:instrText>&lt;/style&gt;&lt;/title&gt;&lt;secondary-title&gt;&lt;style face="normal" font="default" charset="134" size="100%"&gt;</w:instrText>
      </w:r>
      <w:r w:rsidR="005435A7">
        <w:rPr>
          <w:rFonts w:cs="Times New Roman" w:hint="eastAsia"/>
          <w:sz w:val="24"/>
          <w:szCs w:val="24"/>
        </w:rPr>
        <w:instrText>中国心理卫生杂志</w:instrText>
      </w:r>
      <w:r w:rsidR="005435A7">
        <w:rPr>
          <w:rFonts w:cs="Times New Roman" w:hint="eastAsia"/>
          <w:sz w:val="24"/>
          <w:szCs w:val="24"/>
        </w:rPr>
        <w:instrText>&lt;/style&gt;&lt;/secondary-title&gt;&lt;/titles&gt;&lt;periodical&gt;&lt;full-title&gt;</w:instrText>
      </w:r>
      <w:r w:rsidR="005435A7">
        <w:rPr>
          <w:rFonts w:cs="Times New Roman" w:hint="eastAsia"/>
          <w:sz w:val="24"/>
          <w:szCs w:val="24"/>
        </w:rPr>
        <w:instrText>中国心理卫生杂志</w:instrText>
      </w:r>
      <w:r w:rsidR="005435A7">
        <w:rPr>
          <w:rFonts w:cs="Times New Roman" w:hint="eastAsia"/>
          <w:sz w:val="24"/>
          <w:szCs w:val="24"/>
        </w:rPr>
        <w:instrText>&lt;/full-title&gt;&lt;/periodical&gt;&lt;pages&gt;696-699&lt;/pages&gt;&lt;volume&gt;121&lt;/volum</w:instrText>
      </w:r>
      <w:r w:rsidR="005435A7">
        <w:rPr>
          <w:rFonts w:cs="Times New Roman"/>
          <w:sz w:val="24"/>
          <w:szCs w:val="24"/>
        </w:rPr>
        <w:instrText>e&gt;&lt;number&gt;10&lt;/number&gt;&lt;section&gt;696&lt;/section&gt;&lt;dates&gt;&lt;year&gt;2007&lt;/year&gt;&lt;/dates&gt;&lt;urls&gt;&lt;/urls&gt;&lt;/record&gt;&lt;/Cite&gt;&lt;/EndNote&gt;</w:instrText>
      </w:r>
      <w:r>
        <w:rPr>
          <w:rFonts w:cs="Times New Roman"/>
          <w:sz w:val="24"/>
          <w:szCs w:val="24"/>
        </w:rPr>
        <w:fldChar w:fldCharType="separate"/>
      </w:r>
      <w:r>
        <w:rPr>
          <w:rFonts w:cs="Times New Roman" w:hint="eastAsia"/>
          <w:noProof/>
          <w:sz w:val="24"/>
          <w:szCs w:val="24"/>
        </w:rPr>
        <w:t>(</w:t>
      </w:r>
      <w:hyperlink w:anchor="_ENREF_36" w:tooltip="谭永红, 2007 #5641" w:history="1">
        <w:r w:rsidR="00312133">
          <w:rPr>
            <w:rFonts w:cs="Times New Roman" w:hint="eastAsia"/>
            <w:noProof/>
            <w:sz w:val="24"/>
            <w:szCs w:val="24"/>
          </w:rPr>
          <w:t>谭永红</w:t>
        </w:r>
        <w:r w:rsidR="00312133">
          <w:rPr>
            <w:rFonts w:cs="Times New Roman" w:hint="eastAsia"/>
            <w:noProof/>
            <w:sz w:val="24"/>
            <w:szCs w:val="24"/>
          </w:rPr>
          <w:t xml:space="preserve"> et al., 2007</w:t>
        </w:r>
      </w:hyperlink>
      <w:r>
        <w:rPr>
          <w:rFonts w:cs="Times New Roman" w:hint="eastAsia"/>
          <w:noProof/>
          <w:sz w:val="24"/>
          <w:szCs w:val="24"/>
        </w:rPr>
        <w:t>)</w:t>
      </w:r>
      <w:r>
        <w:rPr>
          <w:rFonts w:cs="Times New Roman"/>
          <w:sz w:val="24"/>
          <w:szCs w:val="24"/>
        </w:rPr>
        <w:fldChar w:fldCharType="end"/>
      </w:r>
      <w:r>
        <w:rPr>
          <w:rFonts w:cs="Times New Roman"/>
          <w:sz w:val="24"/>
          <w:szCs w:val="24"/>
        </w:rPr>
        <w:t xml:space="preserve">, belief in just world (short) </w:t>
      </w:r>
      <w:r>
        <w:rPr>
          <w:rFonts w:cs="Times New Roman"/>
          <w:sz w:val="24"/>
          <w:szCs w:val="24"/>
        </w:rPr>
        <w:fldChar w:fldCharType="begin"/>
      </w:r>
      <w:r>
        <w:rPr>
          <w:rFonts w:cs="Times New Roman"/>
          <w:sz w:val="24"/>
          <w:szCs w:val="24"/>
        </w:rPr>
        <w:instrText xml:space="preserve"> ADDIN EN.CITE &lt;EndNote&gt;&lt;Cite&gt;&lt;Author&gt;Wu&lt;/Author&gt;&lt;Year&gt;2011&lt;/Year&gt;&lt;RecNum&gt;7866&lt;/RecNum&gt;&lt;DisplayText&gt;(Wu et al., 2011)&lt;/DisplayText&gt;&lt;record&gt;&lt;rec-number&gt;7866&lt;/rec-number&gt;&lt;foreign-keys&gt;&lt;key app="EN" db-id="2rwpxrts1esv2metztzveppdex90zxxxaspz" timestamp="1431002917"&gt;7866&lt;/key&gt;&lt;/foreign-keys&gt;&lt;ref-type name="Journal Article"&gt;17&lt;/ref-type&gt;&lt;contributors&gt;&lt;authors&gt;&lt;author&gt;Wu, Michael Shengtao&lt;/author&gt;&lt;author&gt;Yan, Xiaodan&lt;/author&gt;&lt;author&gt;Zhou, Chan&lt;/author&gt;&lt;author&gt;Chen, Yiwen&lt;/author&gt;&lt;author&gt;Li, Juan&lt;/author&gt;&lt;author&gt;Zhu, Zhuohong&lt;/author&gt;&lt;author&gt;Shen, Xiangqin&lt;/author&gt;&lt;author&gt;Han, Buxin&lt;/author&gt;&lt;/authors&gt;&lt;/contributors&gt;&lt;titles&gt;&lt;title&gt;General belief in a just world and resilience: Evidence from a collectivistic culture&lt;/title&gt;&lt;secondary-title&gt;European Journal of Personality&lt;/secondary-title&gt;&lt;/titles&gt;&lt;periodical&gt;&lt;full-title&gt;European Journal of Personality&lt;/full-title&gt;&lt;/periodical&gt;&lt;pages&gt;431-442&lt;/pages&gt;&lt;volume&gt;25&lt;/volume&gt;&lt;number&gt;6&lt;/number&gt;&lt;keywords&gt;&lt;keyword&gt;belief in a just world&lt;/keyword&gt;&lt;keyword&gt;life satisfaction&lt;/keyword&gt;&lt;keyword&gt;resilience&lt;/keyword&gt;&lt;keyword&gt;collectivistic&lt;/keyword&gt;&lt;keyword&gt;harsh realities&lt;/keyword&gt;&lt;keyword&gt;Chinese&lt;/keyword&gt;&lt;/keywords&gt;&lt;dates&gt;&lt;year&gt;2011&lt;/year&gt;&lt;/dates&gt;&lt;publisher&gt;John Wiley &amp;amp; Sons, Ltd&lt;/publisher&gt;&lt;isbn&gt;1099-0984&lt;/isbn&gt;&lt;urls&gt;&lt;related-urls&gt;&lt;url&gt;http://dx.doi.org/10.1002/per.807&lt;/url&gt;&lt;url&gt;http://onlinelibrary.wiley.com/doi/10.1002/per.807/abstract&lt;/url&gt;&lt;/related-urls&gt;&lt;/urls&gt;&lt;electronic-resource-num&gt;10.1002/per.807&lt;/electronic-resource-num&gt;&lt;/record&gt;&lt;/Cite&gt;&lt;/EndNote&gt;</w:instrText>
      </w:r>
      <w:r>
        <w:rPr>
          <w:rFonts w:cs="Times New Roman"/>
          <w:sz w:val="24"/>
          <w:szCs w:val="24"/>
        </w:rPr>
        <w:fldChar w:fldCharType="separate"/>
      </w:r>
      <w:r>
        <w:rPr>
          <w:rFonts w:cs="Times New Roman"/>
          <w:noProof/>
          <w:sz w:val="24"/>
          <w:szCs w:val="24"/>
        </w:rPr>
        <w:t>(</w:t>
      </w:r>
      <w:hyperlink w:anchor="_ENREF_33" w:tooltip="Wu, 2011 #7866" w:history="1">
        <w:r w:rsidR="00312133">
          <w:rPr>
            <w:rFonts w:cs="Times New Roman"/>
            <w:noProof/>
            <w:sz w:val="24"/>
            <w:szCs w:val="24"/>
          </w:rPr>
          <w:t>Wu et al., 2011</w:t>
        </w:r>
      </w:hyperlink>
      <w:r>
        <w:rPr>
          <w:rFonts w:cs="Times New Roman"/>
          <w:noProof/>
          <w:sz w:val="24"/>
          <w:szCs w:val="24"/>
        </w:rPr>
        <w:t>)</w:t>
      </w:r>
      <w:r>
        <w:rPr>
          <w:rFonts w:cs="Times New Roman"/>
          <w:sz w:val="24"/>
          <w:szCs w:val="24"/>
        </w:rPr>
        <w:fldChar w:fldCharType="end"/>
      </w:r>
      <w:r>
        <w:rPr>
          <w:rFonts w:cs="Times New Roman"/>
          <w:sz w:val="24"/>
          <w:szCs w:val="24"/>
        </w:rPr>
        <w:t xml:space="preserve">, </w:t>
      </w:r>
      <w:r w:rsidR="00423C87">
        <w:rPr>
          <w:rFonts w:cs="Times New Roman"/>
          <w:sz w:val="24"/>
          <w:szCs w:val="24"/>
        </w:rPr>
        <w:t xml:space="preserve">a short version of big five </w:t>
      </w:r>
      <w:r>
        <w:rPr>
          <w:rFonts w:cs="Times New Roman"/>
          <w:sz w:val="24"/>
          <w:szCs w:val="24"/>
        </w:rPr>
        <w:t xml:space="preserve">personality </w:t>
      </w:r>
      <w:r w:rsidR="00423C87" w:rsidRPr="005435A7">
        <w:rPr>
          <w:rFonts w:cs="Times New Roman"/>
          <w:sz w:val="24"/>
          <w:szCs w:val="24"/>
        </w:rPr>
        <w:fldChar w:fldCharType="begin"/>
      </w:r>
      <w:r w:rsidR="00423C87" w:rsidRPr="005435A7">
        <w:rPr>
          <w:rFonts w:cs="Times New Roman"/>
          <w:sz w:val="24"/>
          <w:szCs w:val="24"/>
        </w:rPr>
        <w:instrText xml:space="preserve"> ADDIN EN.CITE &lt;EndNote&gt;&lt;Cite&gt;&lt;Author&gt;John&lt;/Author&gt;&lt;Year&gt;1999&lt;/Year&gt;&lt;RecNum&gt;12358&lt;/RecNum&gt;&lt;DisplayText&gt;(John &amp;amp; Srivastava, 1999)&lt;/DisplayText&gt;&lt;record&gt;&lt;rec-number&gt;12358&lt;/rec-number&gt;&lt;foreign-keys&gt;&lt;key app="EN" db-id="2rwpxrts1esv2metztzveppdex90zxxxaspz" timestamp="1490353389"&gt;12358&lt;/key&gt;&lt;/foreign-keys&gt;&lt;ref-type name="Journal Article"&gt;17&lt;/ref-type&gt;&lt;contributors&gt;&lt;authors&gt;&lt;author&gt;John, Oliver P&lt;/author&gt;&lt;author&gt;Srivastava, Sanjay&lt;/author&gt;&lt;/authors&gt;&lt;/contributors&gt;&lt;titles&gt;&lt;title&gt;The Big Five trait taxonomy: History, measurement, and theoretical perspectives&lt;/title&gt;&lt;secondary-title&gt;Handbook of personality: Theory and research&lt;/secondary-title&gt;&lt;/titles&gt;&lt;periodical&gt;&lt;full-title&gt;Handbook of personality: Theory and research&lt;/full-title&gt;&lt;/periodical&gt;&lt;pages&gt;102-138&lt;/pages&gt;&lt;volume&gt;2&lt;/volume&gt;&lt;number&gt;1999&lt;/number&gt;&lt;dates&gt;&lt;year&gt;1999&lt;/year&gt;&lt;/dates&gt;&lt;urls&gt;&lt;/urls&gt;&lt;/record&gt;&lt;/Cite&gt;&lt;/EndNote&gt;</w:instrText>
      </w:r>
      <w:r w:rsidR="00423C87" w:rsidRPr="005435A7">
        <w:rPr>
          <w:rFonts w:cs="Times New Roman"/>
          <w:sz w:val="24"/>
          <w:szCs w:val="24"/>
        </w:rPr>
        <w:fldChar w:fldCharType="separate"/>
      </w:r>
      <w:r w:rsidR="00423C87" w:rsidRPr="005435A7">
        <w:rPr>
          <w:rFonts w:cs="Times New Roman"/>
          <w:noProof/>
          <w:sz w:val="24"/>
          <w:szCs w:val="24"/>
        </w:rPr>
        <w:t>(</w:t>
      </w:r>
      <w:hyperlink w:anchor="_ENREF_15" w:tooltip="John, 1999 #12358" w:history="1">
        <w:r w:rsidR="00312133" w:rsidRPr="005435A7">
          <w:rPr>
            <w:rFonts w:cs="Times New Roman"/>
            <w:noProof/>
            <w:sz w:val="24"/>
            <w:szCs w:val="24"/>
          </w:rPr>
          <w:t>John &amp; Srivastava, 1999</w:t>
        </w:r>
      </w:hyperlink>
      <w:r w:rsidR="00423C87" w:rsidRPr="005435A7">
        <w:rPr>
          <w:rFonts w:cs="Times New Roman"/>
          <w:noProof/>
          <w:sz w:val="24"/>
          <w:szCs w:val="24"/>
        </w:rPr>
        <w:t>)</w:t>
      </w:r>
      <w:r w:rsidR="00423C87" w:rsidRPr="005435A7">
        <w:rPr>
          <w:rFonts w:cs="Times New Roman"/>
          <w:sz w:val="24"/>
          <w:szCs w:val="24"/>
        </w:rPr>
        <w:fldChar w:fldCharType="end"/>
      </w:r>
      <w:r>
        <w:rPr>
          <w:rFonts w:cs="Times New Roman"/>
          <w:sz w:val="24"/>
          <w:szCs w:val="24"/>
        </w:rPr>
        <w:t xml:space="preserve">, trait self-esteem </w:t>
      </w:r>
      <w:r>
        <w:rPr>
          <w:rFonts w:cs="Times New Roman"/>
          <w:sz w:val="24"/>
          <w:szCs w:val="24"/>
        </w:rPr>
        <w:fldChar w:fldCharType="begin"/>
      </w:r>
      <w:r>
        <w:rPr>
          <w:rFonts w:cs="Times New Roman"/>
          <w:sz w:val="24"/>
          <w:szCs w:val="24"/>
        </w:rPr>
        <w:instrText xml:space="preserve"> ADDIN EN.CITE &lt;EndNote&gt;&lt;Cite&gt;&lt;Author&gt;Rosenberg&lt;/Author&gt;&lt;Year&gt;1965&lt;/Year&gt;&lt;RecNum&gt;10404&lt;/RecNum&gt;&lt;DisplayText&gt;(Rosenberg, 1965)&lt;/DisplayText&gt;&lt;record&gt;&lt;rec-number&gt;10404&lt;/rec-number&gt;&lt;foreign-keys&gt;&lt;key app="EN" db-id="2rwpxrts1esv2metztzveppdex90zxxxaspz" timestamp="1468359879"&gt;10404&lt;/key&gt;&lt;/foreign-keys&gt;&lt;ref-type name="Book"&gt;6&lt;/ref-type&gt;&lt;contributors&gt;&lt;authors&gt;&lt;author&gt;Rosenberg, Morris&lt;/author&gt;&lt;/authors&gt;&lt;/contributors&gt;&lt;titles&gt;&lt;title&gt;Society and the adolescent self-image&lt;/title&gt;&lt;/titles&gt;&lt;keywords&gt;&lt;keyword&gt;*Adolescent Development&lt;/keyword&gt;&lt;keyword&gt;*Self Esteem&lt;/keyword&gt;&lt;keyword&gt;*Self Evaluation&lt;/keyword&gt;&lt;keyword&gt;Psychosocial Factors&lt;/keyword&gt;&lt;keyword&gt;Social Behavior&lt;/keyword&gt;&lt;keyword&gt;Social Environments&lt;/keyword&gt;&lt;keyword&gt;Social Integration&lt;/keyword&gt;&lt;/keywords&gt;&lt;dates&gt;&lt;year&gt;1965&lt;/year&gt;&lt;/dates&gt;&lt;pub-location&gt;Princeton, NJ&lt;/pub-location&gt;&lt;publisher&gt;Princeton University Press&lt;/publisher&gt;&lt;isbn&gt;0-8195-6228-9 (Paperback)&lt;/isbn&gt;&lt;urls&gt;&lt;/urls&gt;&lt;/record&gt;&lt;/Cite&gt;&lt;/EndNote&gt;</w:instrText>
      </w:r>
      <w:r>
        <w:rPr>
          <w:rFonts w:cs="Times New Roman"/>
          <w:sz w:val="24"/>
          <w:szCs w:val="24"/>
        </w:rPr>
        <w:fldChar w:fldCharType="separate"/>
      </w:r>
      <w:r>
        <w:rPr>
          <w:rFonts w:cs="Times New Roman"/>
          <w:noProof/>
          <w:sz w:val="24"/>
          <w:szCs w:val="24"/>
        </w:rPr>
        <w:t>(</w:t>
      </w:r>
      <w:hyperlink w:anchor="_ENREF_23" w:tooltip="Rosenberg, 1965 #10404" w:history="1">
        <w:r w:rsidR="00312133">
          <w:rPr>
            <w:rFonts w:cs="Times New Roman"/>
            <w:noProof/>
            <w:sz w:val="24"/>
            <w:szCs w:val="24"/>
          </w:rPr>
          <w:t>Rosenberg, 1965</w:t>
        </w:r>
      </w:hyperlink>
      <w:r>
        <w:rPr>
          <w:rFonts w:cs="Times New Roman"/>
          <w:noProof/>
          <w:sz w:val="24"/>
          <w:szCs w:val="24"/>
        </w:rPr>
        <w:t>)</w:t>
      </w:r>
      <w:r>
        <w:rPr>
          <w:rFonts w:cs="Times New Roman"/>
          <w:sz w:val="24"/>
          <w:szCs w:val="24"/>
        </w:rPr>
        <w:fldChar w:fldCharType="end"/>
      </w:r>
      <w:r>
        <w:rPr>
          <w:rFonts w:cs="Times New Roman"/>
          <w:sz w:val="24"/>
          <w:szCs w:val="24"/>
        </w:rPr>
        <w:t>, locus of control</w:t>
      </w:r>
      <w:r w:rsidR="000F6D5E">
        <w:rPr>
          <w:rFonts w:cs="Times New Roman"/>
          <w:sz w:val="24"/>
          <w:szCs w:val="24"/>
        </w:rPr>
        <w:t xml:space="preserve"> </w:t>
      </w:r>
      <w:r w:rsidR="00423C87" w:rsidRPr="00423C87">
        <w:rPr>
          <w:rFonts w:cs="Times New Roman" w:hint="eastAsia"/>
          <w:color w:val="FF0000"/>
          <w:sz w:val="24"/>
          <w:szCs w:val="24"/>
        </w:rPr>
        <w:t>(Levenson</w:t>
      </w:r>
      <w:r w:rsidR="00423C87" w:rsidRPr="00423C87">
        <w:rPr>
          <w:rFonts w:cs="Times New Roman" w:hint="eastAsia"/>
          <w:color w:val="FF0000"/>
          <w:sz w:val="24"/>
          <w:szCs w:val="24"/>
        </w:rPr>
        <w:t>，</w:t>
      </w:r>
      <w:r w:rsidR="00423C87" w:rsidRPr="00423C87">
        <w:rPr>
          <w:rFonts w:cs="Times New Roman" w:hint="eastAsia"/>
          <w:color w:val="FF0000"/>
          <w:sz w:val="24"/>
          <w:szCs w:val="24"/>
        </w:rPr>
        <w:t>1981</w:t>
      </w:r>
      <w:r w:rsidR="00423C87">
        <w:rPr>
          <w:rFonts w:cs="Times New Roman" w:hint="eastAsia"/>
          <w:color w:val="FF0000"/>
          <w:sz w:val="24"/>
          <w:szCs w:val="24"/>
        </w:rPr>
        <w:t>)</w:t>
      </w:r>
      <w:r>
        <w:rPr>
          <w:rFonts w:cs="Times New Roman"/>
          <w:sz w:val="24"/>
          <w:szCs w:val="24"/>
        </w:rPr>
        <w:t xml:space="preserve">, </w:t>
      </w:r>
      <w:r w:rsidR="00B30E1F">
        <w:rPr>
          <w:rFonts w:cs="Times New Roman"/>
          <w:sz w:val="24"/>
          <w:szCs w:val="24"/>
        </w:rPr>
        <w:t>Free will and determinism plus (FAD+)</w:t>
      </w:r>
      <w:r w:rsidR="00423C87">
        <w:rPr>
          <w:rFonts w:cs="Times New Roman"/>
          <w:sz w:val="24"/>
          <w:szCs w:val="24"/>
        </w:rPr>
        <w:t xml:space="preserve"> (translated version)</w:t>
      </w:r>
      <w:r>
        <w:rPr>
          <w:rFonts w:cs="Times New Roman"/>
          <w:sz w:val="24"/>
          <w:szCs w:val="24"/>
        </w:rPr>
        <w:t xml:space="preserve"> </w:t>
      </w:r>
      <w:r>
        <w:rPr>
          <w:rFonts w:cs="Times New Roman"/>
          <w:sz w:val="24"/>
          <w:szCs w:val="24"/>
        </w:rPr>
        <w:fldChar w:fldCharType="begin">
          <w:fldData xml:space="preserve">PEVuZE5vdGU+PENpdGU+PEF1dGhvcj5QYXVsaHVzPC9BdXRob3I+PFllYXI+MjAxMDwvWWVhcj48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</w:fldData>
        </w:fldChar>
      </w:r>
      <w:r w:rsidR="003C14A5">
        <w:rPr>
          <w:rFonts w:cs="Times New Roman"/>
          <w:sz w:val="24"/>
          <w:szCs w:val="24"/>
        </w:rPr>
        <w:instrText xml:space="preserve"> ADDIN EN.CITE </w:instrText>
      </w:r>
      <w:r w:rsidR="003C14A5">
        <w:rPr>
          <w:rFonts w:cs="Times New Roman"/>
          <w:sz w:val="24"/>
          <w:szCs w:val="24"/>
        </w:rPr>
        <w:fldChar w:fldCharType="begin">
          <w:fldData xml:space="preserve">PEVuZE5vdGU+PENpdGU+PEF1dGhvcj5QYXVsaHVzPC9BdXRob3I+PFllYXI+MjAxMDwvWWVhcj48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</w:fldData>
        </w:fldChar>
      </w:r>
      <w:r w:rsidR="003C14A5">
        <w:rPr>
          <w:rFonts w:cs="Times New Roman"/>
          <w:sz w:val="24"/>
          <w:szCs w:val="24"/>
        </w:rPr>
        <w:instrText xml:space="preserve"> ADDIN EN.CITE.DATA </w:instrText>
      </w:r>
      <w:r w:rsidR="003C14A5">
        <w:rPr>
          <w:rFonts w:cs="Times New Roman"/>
          <w:sz w:val="24"/>
          <w:szCs w:val="24"/>
        </w:rPr>
      </w:r>
      <w:r w:rsidR="003C14A5">
        <w:rPr>
          <w:rFonts w:cs="Times New Roman"/>
          <w:sz w:val="24"/>
          <w:szCs w:val="24"/>
        </w:rPr>
        <w:fldChar w:fldCharType="end"/>
      </w:r>
      <w:r>
        <w:rPr>
          <w:rFonts w:cs="Times New Roman"/>
          <w:sz w:val="24"/>
          <w:szCs w:val="24"/>
        </w:rPr>
      </w:r>
      <w:r>
        <w:rPr>
          <w:rFonts w:cs="Times New Roman"/>
          <w:sz w:val="24"/>
          <w:szCs w:val="24"/>
        </w:rPr>
        <w:fldChar w:fldCharType="separate"/>
      </w:r>
      <w:r w:rsidR="005435A7">
        <w:rPr>
          <w:rFonts w:cs="Times New Roman"/>
          <w:noProof/>
          <w:sz w:val="24"/>
          <w:szCs w:val="24"/>
        </w:rPr>
        <w:t>(</w:t>
      </w:r>
      <w:hyperlink w:anchor="_ENREF_18" w:tooltip="Liu, 2015 #15156" w:history="1">
        <w:r w:rsidR="00312133">
          <w:rPr>
            <w:rFonts w:cs="Times New Roman"/>
            <w:noProof/>
            <w:sz w:val="24"/>
            <w:szCs w:val="24"/>
          </w:rPr>
          <w:t>Liu, Jian, Hu, &amp; Peng, 2015</w:t>
        </w:r>
      </w:hyperlink>
      <w:r w:rsidR="005435A7">
        <w:rPr>
          <w:rFonts w:cs="Times New Roman"/>
          <w:noProof/>
          <w:sz w:val="24"/>
          <w:szCs w:val="24"/>
        </w:rPr>
        <w:t xml:space="preserve">; </w:t>
      </w:r>
      <w:hyperlink w:anchor="_ENREF_21" w:tooltip="Paulhus, 2010 #6938" w:history="1">
        <w:r w:rsidR="00312133">
          <w:rPr>
            <w:rFonts w:cs="Times New Roman"/>
            <w:noProof/>
            <w:sz w:val="24"/>
            <w:szCs w:val="24"/>
          </w:rPr>
          <w:t>Paulhus &amp; Carey, 2010</w:t>
        </w:r>
      </w:hyperlink>
      <w:r w:rsidR="005435A7">
        <w:rPr>
          <w:rFonts w:cs="Times New Roman"/>
          <w:noProof/>
          <w:sz w:val="24"/>
          <w:szCs w:val="24"/>
        </w:rPr>
        <w:t>)</w:t>
      </w:r>
      <w:r>
        <w:rPr>
          <w:rFonts w:cs="Times New Roman"/>
          <w:sz w:val="24"/>
          <w:szCs w:val="24"/>
        </w:rPr>
        <w:fldChar w:fldCharType="end"/>
      </w:r>
      <w:r>
        <w:rPr>
          <w:rFonts w:cs="Times New Roman"/>
          <w:sz w:val="24"/>
          <w:szCs w:val="24"/>
        </w:rPr>
        <w:t xml:space="preserve">, moral identity </w:t>
      </w:r>
      <w:r>
        <w:rPr>
          <w:rFonts w:cs="Times New Roman"/>
          <w:sz w:val="24"/>
          <w:szCs w:val="24"/>
        </w:rPr>
        <w:fldChar w:fldCharType="begin"/>
      </w:r>
      <w:r>
        <w:rPr>
          <w:rFonts w:cs="Times New Roman"/>
          <w:sz w:val="24"/>
          <w:szCs w:val="24"/>
        </w:rPr>
        <w:instrText xml:space="preserve"> ADDIN EN.CITE &lt;EndNote&gt;&lt;Cite&gt;&lt;Author&gt;Aquino&lt;/Author&gt;&lt;Year&gt;2002&lt;/Year&gt;&lt;RecNum&gt;9567&lt;/RecNum&gt;&lt;DisplayText&gt;(Aquino &amp;amp; Reed II, 2002)&lt;/DisplayText&gt;&lt;record&gt;&lt;rec-number&gt;9567&lt;/rec-number&gt;&lt;foreign-keys&gt;&lt;key app="EN" db-id="2rwpxrts1esv2metztzveppdex90zxxxaspz" timestamp="1458306301"&gt;9567&lt;/key&gt;&lt;/foreign-keys&gt;&lt;ref-type name="Journal Article"&gt;17&lt;/ref-type&gt;&lt;contributors&gt;&lt;authors&gt;&lt;author&gt;Aquino, Karl&lt;/author&gt;&lt;author&gt;Reed II, Americus&lt;/author&gt;&lt;/authors&gt;&lt;/contributors&gt;&lt;auth-address&gt;Aquino, Karl: U Pennsylvania, The Wharton School, Dept of Marketing, 700 Jon M. Huntsman Hall, 3730 Walnut Street, Philadelphia, PA, US, 19104-6340&lt;/auth-address&gt;&lt;titles&gt;&lt;title&gt;The self-importance of moral identity&lt;/title&gt;&lt;secondary-title&gt;Journal of Personality and Social Psychology&lt;/secondary-title&gt;&lt;/titles&gt;&lt;periodical&gt;&lt;full-title&gt;Journal of Personality and Social Psychology&lt;/full-title&gt;&lt;/periodical&gt;&lt;pages&gt;1423-1440&lt;/pages&gt;&lt;volume&gt;83&lt;/volume&gt;&lt;number&gt;6&lt;/number&gt;&lt;keywords&gt;&lt;keyword&gt;*Morality&lt;/keyword&gt;&lt;keyword&gt;*Personality Measures&lt;/keyword&gt;&lt;keyword&gt;*Self Concept&lt;/keyword&gt;&lt;keyword&gt;*Social Influences&lt;/keyword&gt;&lt;keyword&gt;*Sociocultural Factors&lt;/keyword&gt;&lt;keyword&gt;Factor Structure&lt;/keyword&gt;&lt;keyword&gt;Statistical Validity&lt;/keyword&gt;&lt;keyword&gt;Test Validity&lt;/keyword&gt;&lt;/keywords&gt;&lt;dates&gt;&lt;year&gt;2002&lt;/year&gt;&lt;/dates&gt;&lt;pub-location&gt;US&lt;/pub-location&gt;&lt;publisher&gt;American Psychological Association&lt;/publisher&gt;&lt;isbn&gt;1939-1315(Electronic);0022-3514(Print)&lt;/isbn&gt;&lt;urls&gt;&lt;/urls&gt;&lt;electronic-resource-num&gt;10.1037/0022-3514.83.6.1423&lt;/electronic-resource-num&gt;&lt;/record&gt;&lt;/Cite&gt;&lt;/EndNote&gt;</w:instrText>
      </w:r>
      <w:r>
        <w:rPr>
          <w:rFonts w:cs="Times New Roman"/>
          <w:sz w:val="24"/>
          <w:szCs w:val="24"/>
        </w:rPr>
        <w:fldChar w:fldCharType="separate"/>
      </w:r>
      <w:r>
        <w:rPr>
          <w:rFonts w:cs="Times New Roman"/>
          <w:noProof/>
          <w:sz w:val="24"/>
          <w:szCs w:val="24"/>
        </w:rPr>
        <w:t>(</w:t>
      </w:r>
      <w:hyperlink w:anchor="_ENREF_2" w:tooltip="Aquino, 2002 #9567" w:history="1">
        <w:r w:rsidR="00312133">
          <w:rPr>
            <w:rFonts w:cs="Times New Roman"/>
            <w:noProof/>
            <w:sz w:val="24"/>
            <w:szCs w:val="24"/>
          </w:rPr>
          <w:t>Aquino &amp; Reed II, 2002</w:t>
        </w:r>
      </w:hyperlink>
      <w:r>
        <w:rPr>
          <w:rFonts w:cs="Times New Roman"/>
          <w:noProof/>
          <w:sz w:val="24"/>
          <w:szCs w:val="24"/>
        </w:rPr>
        <w:t>)</w:t>
      </w:r>
      <w:r>
        <w:rPr>
          <w:rFonts w:cs="Times New Roman"/>
          <w:sz w:val="24"/>
          <w:szCs w:val="24"/>
        </w:rPr>
        <w:fldChar w:fldCharType="end"/>
      </w:r>
      <w:r>
        <w:rPr>
          <w:rFonts w:cs="Times New Roman"/>
          <w:sz w:val="24"/>
          <w:szCs w:val="24"/>
        </w:rPr>
        <w:t>, and moral self image</w:t>
      </w:r>
      <w:r w:rsidR="00423C87">
        <w:rPr>
          <w:rFonts w:cs="Times New Roman"/>
          <w:sz w:val="24"/>
          <w:szCs w:val="24"/>
        </w:rPr>
        <w:t xml:space="preserve"> (translated version)</w:t>
      </w:r>
      <w:r>
        <w:rPr>
          <w:rFonts w:cs="Times New Roman"/>
          <w:sz w:val="24"/>
          <w:szCs w:val="24"/>
        </w:rPr>
        <w:t xml:space="preserve"> </w:t>
      </w:r>
      <w:r>
        <w:rPr>
          <w:rFonts w:cs="Times New Roman"/>
          <w:sz w:val="24"/>
          <w:szCs w:val="24"/>
        </w:rPr>
        <w:fldChar w:fldCharType="begin"/>
      </w:r>
      <w:r>
        <w:rPr>
          <w:rFonts w:cs="Times New Roman"/>
          <w:sz w:val="24"/>
          <w:szCs w:val="24"/>
        </w:rPr>
        <w:instrText xml:space="preserve"> ADDIN EN.CITE &lt;EndNote&gt;&lt;Cite&gt;&lt;Author&gt;Jordan&lt;/Author&gt;&lt;Year&gt;2015&lt;/Year&gt;&lt;RecNum&gt;9247&lt;/RecNum&gt;&lt;DisplayText&gt;(Jordan, Leliveld, &amp;amp; Tenbrunsel, 2015)&lt;/DisplayText&gt;&lt;record&gt;&lt;rec-number&gt;9247&lt;/rec-number&gt;&lt;foreign-keys&gt;&lt;key app="EN" db-id="2rwpxrts1esv2metztzveppdex90zxxxaspz" timestamp="1453399464"&gt;9247&lt;/key&gt;&lt;/foreign-keys&gt;&lt;ref-type name="Journal Article"&gt;17&lt;/ref-type&gt;&lt;contributors&gt;&lt;authors&gt;&lt;author&gt;Jordan,Jennifer&lt;/author&gt;&lt;author&gt;Leliveld,Marijke C.&lt;/author&gt;&lt;author&gt;Tenbrunsel,Ann&lt;/author&gt;&lt;/authors&gt;&lt;/contributors&gt;&lt;auth-address&gt;(Dr Jennifer Jordan,University of Groningen,Groningen,Netherlands,j.jordan@rug.nl)&amp;#xD;(Dr Marijke C.Leliveld,m.c.leliveld@rug.nl)&amp;#xD;(Dr Ann Tenbrunsel,University of Notre Dame,Notre Dame,USA,Ann.E.Tenbrunsel.1@nd.edu)&lt;/auth-address&gt;&lt;titles&gt;&lt;title&gt;The Moral Self-Image Scale: Measuring and Understanding the Malleability of the Moral Self&lt;/title&gt;&lt;secondary-title&gt;Frontiers in Psychology&lt;/secondary-title&gt;&lt;short-title&gt;Moral Self-image&lt;/short-title&gt;&lt;/titles&gt;&lt;periodical&gt;&lt;full-title&gt;Frontiers in Psychology&lt;/full-title&gt;&lt;/periodical&gt;&lt;volume&gt;6&lt;/volume&gt;&lt;keywords&gt;&lt;keyword&gt;Ethics,morality,self-concept,the self,self-image&lt;/keyword&gt;&lt;/keywords&gt;&lt;dates&gt;&lt;year&gt;2015&lt;/year&gt;&lt;pub-dates&gt;&lt;date&gt;2015-December-15&lt;/date&gt;&lt;/pub-dates&gt;&lt;/dates&gt;&lt;isbn&gt;1664-1078&lt;/isbn&gt;&lt;work-type&gt;Original Research&lt;/work-type&gt;&lt;urls&gt;&lt;related-urls&gt;&lt;url&gt;http://www.frontiersin.org/Journal/Abstract.aspx?s=196&amp;amp;name=cognitive_science&amp;amp;ART_DOI=10.3389/fpsyg.2015.01878&lt;/url&gt;&lt;url&gt;http://journal.frontiersin.org/article/10.3389/fpsyg.2015.01878/pdf&lt;/url&gt;&lt;/related-urls&gt;&lt;/urls&gt;&lt;electronic-resource-num&gt;10.3389/fpsyg.2015.01878&lt;/electronic-resource-num&gt;&lt;language&gt;English&lt;/language&gt;&lt;/record&gt;&lt;/Cite&gt;&lt;/EndNote&gt;</w:instrText>
      </w:r>
      <w:r>
        <w:rPr>
          <w:rFonts w:cs="Times New Roman"/>
          <w:sz w:val="24"/>
          <w:szCs w:val="24"/>
        </w:rPr>
        <w:fldChar w:fldCharType="separate"/>
      </w:r>
      <w:r>
        <w:rPr>
          <w:rFonts w:cs="Times New Roman"/>
          <w:noProof/>
          <w:sz w:val="24"/>
          <w:szCs w:val="24"/>
        </w:rPr>
        <w:t>(</w:t>
      </w:r>
      <w:hyperlink w:anchor="_ENREF_16" w:tooltip="Jordan, 2015 #9247" w:history="1">
        <w:r w:rsidR="00312133">
          <w:rPr>
            <w:rFonts w:cs="Times New Roman"/>
            <w:noProof/>
            <w:sz w:val="24"/>
            <w:szCs w:val="24"/>
          </w:rPr>
          <w:t>Jordan, Leliveld, &amp; Tenbrunsel, 2015</w:t>
        </w:r>
      </w:hyperlink>
      <w:r>
        <w:rPr>
          <w:rFonts w:cs="Times New Roman"/>
          <w:noProof/>
          <w:sz w:val="24"/>
          <w:szCs w:val="24"/>
        </w:rPr>
        <w:t>)</w:t>
      </w:r>
      <w:r>
        <w:rPr>
          <w:rFonts w:cs="Times New Roman"/>
          <w:sz w:val="24"/>
          <w:szCs w:val="24"/>
        </w:rPr>
        <w:fldChar w:fldCharType="end"/>
      </w:r>
      <w:r>
        <w:rPr>
          <w:rFonts w:cs="Times New Roman"/>
          <w:sz w:val="24"/>
          <w:szCs w:val="24"/>
        </w:rPr>
        <w:t>.</w:t>
      </w:r>
      <w:r w:rsidR="00EA06AC">
        <w:rPr>
          <w:rFonts w:cs="Times New Roman"/>
          <w:sz w:val="24"/>
          <w:szCs w:val="24"/>
        </w:rPr>
        <w:t xml:space="preserve"> </w:t>
      </w:r>
      <w:r w:rsidR="00893599">
        <w:rPr>
          <w:rFonts w:cs="Times New Roman"/>
          <w:sz w:val="24"/>
          <w:szCs w:val="24"/>
        </w:rPr>
        <w:t xml:space="preserve">Only the psychological distance </w:t>
      </w:r>
      <w:r w:rsidR="002A0920">
        <w:rPr>
          <w:rFonts w:cs="Times New Roman"/>
          <w:sz w:val="24"/>
          <w:szCs w:val="24"/>
        </w:rPr>
        <w:t>data were</w:t>
      </w:r>
      <w:r w:rsidR="00893599">
        <w:rPr>
          <w:rFonts w:cs="Times New Roman"/>
          <w:sz w:val="24"/>
          <w:szCs w:val="24"/>
        </w:rPr>
        <w:t xml:space="preserve"> </w:t>
      </w:r>
      <w:r w:rsidR="00274C0E">
        <w:rPr>
          <w:rFonts w:cs="Times New Roman"/>
          <w:sz w:val="24"/>
          <w:szCs w:val="24"/>
        </w:rPr>
        <w:t>analyized</w:t>
      </w:r>
      <w:r w:rsidR="00893599">
        <w:rPr>
          <w:rFonts w:cs="Times New Roman"/>
          <w:sz w:val="24"/>
          <w:szCs w:val="24"/>
        </w:rPr>
        <w:t xml:space="preserve"> in the current study. </w:t>
      </w:r>
      <w:r w:rsidR="00CD2A3A" w:rsidRPr="00030BE3">
        <w:rPr>
          <w:rFonts w:cs="Times New Roman"/>
          <w:sz w:val="24"/>
          <w:szCs w:val="24"/>
        </w:rPr>
        <w:t xml:space="preserve"> </w:t>
      </w:r>
    </w:p>
    <w:p w14:paraId="2AD0DADB" w14:textId="742AB71F" w:rsidR="00E632A0" w:rsidRDefault="00CD2A3A" w:rsidP="00A06A70">
      <w:pPr>
        <w:spacing w:line="480" w:lineRule="auto"/>
        <w:ind w:firstLine="720"/>
        <w:rPr>
          <w:rFonts w:cs="Times New Roman"/>
          <w:sz w:val="24"/>
          <w:szCs w:val="24"/>
        </w:rPr>
      </w:pPr>
      <w:r w:rsidRPr="00336150">
        <w:rPr>
          <w:rFonts w:cs="Times New Roman" w:hint="eastAsia"/>
          <w:b/>
          <w:sz w:val="24"/>
          <w:szCs w:val="24"/>
        </w:rPr>
        <w:t>Data analysis</w:t>
      </w:r>
      <w:r w:rsidR="00AF3388">
        <w:rPr>
          <w:rFonts w:cs="Times New Roman"/>
          <w:b/>
          <w:sz w:val="24"/>
          <w:szCs w:val="24"/>
        </w:rPr>
        <w:t>.</w:t>
      </w:r>
      <w:r w:rsidR="00CF3156">
        <w:rPr>
          <w:rFonts w:cs="Times New Roman"/>
          <w:b/>
          <w:sz w:val="24"/>
          <w:szCs w:val="24"/>
        </w:rPr>
        <w:tab/>
      </w:r>
      <w:r w:rsidR="00A06A70">
        <w:rPr>
          <w:rFonts w:cs="Times New Roman"/>
          <w:b/>
          <w:sz w:val="24"/>
          <w:szCs w:val="24"/>
        </w:rPr>
        <w:tab/>
      </w:r>
      <w:r w:rsidR="00A06A70">
        <w:rPr>
          <w:rFonts w:cs="Times New Roman"/>
          <w:sz w:val="24"/>
          <w:szCs w:val="24"/>
        </w:rPr>
        <w:t>A</w:t>
      </w:r>
      <w:r w:rsidR="00314EA8" w:rsidRPr="00B70641">
        <w:rPr>
          <w:rFonts w:cs="Times New Roman"/>
          <w:sz w:val="24"/>
          <w:szCs w:val="24"/>
        </w:rPr>
        <w:t>s we describe in the general method section.</w:t>
      </w:r>
    </w:p>
    <w:p w14:paraId="48CF1DCF" w14:textId="1EB47D9D" w:rsidR="00246D95" w:rsidRDefault="00246D95" w:rsidP="005A6F7B">
      <w:pPr>
        <w:spacing w:line="480" w:lineRule="auto"/>
        <w:ind w:firstLine="420"/>
        <w:rPr>
          <w:rFonts w:eastAsia="SimSun" w:cs="Times New Roman"/>
          <w:sz w:val="24"/>
          <w:szCs w:val="24"/>
        </w:rPr>
      </w:pPr>
    </w:p>
    <w:p w14:paraId="7B914A1F" w14:textId="74CB6463" w:rsidR="00CD2A3A" w:rsidRPr="00305E7A" w:rsidRDefault="00CD2A3A" w:rsidP="00CD2A3A">
      <w:pPr>
        <w:pStyle w:val="Heading3"/>
        <w:rPr>
          <w:rFonts w:cs="Times New Roman"/>
          <w:sz w:val="24"/>
          <w:szCs w:val="24"/>
        </w:rPr>
      </w:pPr>
      <w:r w:rsidRPr="00305E7A">
        <w:rPr>
          <w:rFonts w:cs="Times New Roman"/>
          <w:sz w:val="24"/>
          <w:szCs w:val="24"/>
        </w:rPr>
        <w:t>Results</w:t>
      </w:r>
    </w:p>
    <w:p w14:paraId="35D1D528" w14:textId="7C659AA5" w:rsidR="00EC0FED" w:rsidRDefault="00CD2A3A" w:rsidP="00A06A70">
      <w:pPr>
        <w:spacing w:line="480" w:lineRule="auto"/>
        <w:ind w:firstLine="720"/>
        <w:rPr>
          <w:rFonts w:cs="Times New Roman"/>
          <w:sz w:val="24"/>
          <w:szCs w:val="24"/>
        </w:rPr>
      </w:pPr>
      <w:r w:rsidRPr="00B66CB4">
        <w:rPr>
          <w:rFonts w:cs="Times New Roman"/>
          <w:sz w:val="24"/>
          <w:szCs w:val="24"/>
        </w:rPr>
        <w:t xml:space="preserve">Table 1 shows the accuracy </w:t>
      </w:r>
      <w:r>
        <w:rPr>
          <w:rFonts w:cs="Times New Roman"/>
          <w:sz w:val="24"/>
          <w:szCs w:val="24"/>
        </w:rPr>
        <w:t>of paired trials</w:t>
      </w:r>
      <w:r w:rsidRPr="00B66CB4">
        <w:rPr>
          <w:rFonts w:cs="Times New Roman"/>
          <w:sz w:val="24"/>
          <w:szCs w:val="24"/>
        </w:rPr>
        <w:t xml:space="preserve"> in </w:t>
      </w:r>
      <w:r w:rsidR="00EC0FED">
        <w:rPr>
          <w:rFonts w:cs="Times New Roman"/>
          <w:sz w:val="24"/>
          <w:szCs w:val="24"/>
        </w:rPr>
        <w:t xml:space="preserve">experiment 1a. </w:t>
      </w:r>
    </w:p>
    <w:p w14:paraId="515A774B" w14:textId="405745EA" w:rsidR="00C70E3C" w:rsidRDefault="00032AE8" w:rsidP="00A06A70">
      <w:pPr>
        <w:spacing w:line="480" w:lineRule="auto"/>
        <w:ind w:firstLine="720"/>
        <w:jc w:val="center"/>
        <w:rPr>
          <w:rFonts w:cs="Times New Roman"/>
          <w:sz w:val="24"/>
          <w:szCs w:val="24"/>
        </w:rPr>
      </w:pPr>
      <w:r>
        <w:rPr>
          <w:rFonts w:cs="Times New Roman"/>
          <w:sz w:val="24"/>
          <w:szCs w:val="24"/>
        </w:rPr>
        <w:t>Table</w:t>
      </w:r>
      <w:r w:rsidRPr="00B66CB4">
        <w:rPr>
          <w:rFonts w:cs="Times New Roman"/>
          <w:sz w:val="24"/>
          <w:szCs w:val="24"/>
        </w:rPr>
        <w:t xml:space="preserve"> </w:t>
      </w:r>
      <w:r w:rsidR="00CD2A3A" w:rsidRPr="00B66CB4">
        <w:rPr>
          <w:rFonts w:cs="Times New Roman"/>
          <w:sz w:val="24"/>
          <w:szCs w:val="24"/>
        </w:rPr>
        <w:t>1.</w:t>
      </w:r>
      <w:r>
        <w:rPr>
          <w:rFonts w:cs="Times New Roman"/>
          <w:sz w:val="24"/>
          <w:szCs w:val="24"/>
        </w:rPr>
        <w:t xml:space="preserve"> Accuracy for each condition (mean ± SD)</w:t>
      </w:r>
      <w:r w:rsidR="00A31928">
        <w:rPr>
          <w:rFonts w:cs="Times New Roman"/>
          <w:sz w:val="24"/>
          <w:szCs w:val="24"/>
        </w:rPr>
        <w:t xml:space="preserve"> of experiment 1a.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C70E3C" w14:paraId="713CC13A" w14:textId="77777777" w:rsidTr="008D57DE">
        <w:tc>
          <w:tcPr>
            <w:tcW w:w="2765" w:type="dxa"/>
            <w:tcBorders>
              <w:top w:val="single" w:sz="4" w:space="0" w:color="auto"/>
              <w:bottom w:val="single" w:sz="4" w:space="0" w:color="auto"/>
            </w:tcBorders>
          </w:tcPr>
          <w:p w14:paraId="527E6C30" w14:textId="669667FB" w:rsidR="00C70E3C" w:rsidRDefault="00C70E3C" w:rsidP="00A06A70">
            <w:pPr>
              <w:spacing w:line="480" w:lineRule="auto"/>
              <w:ind w:firstLine="720"/>
              <w:rPr>
                <w:rFonts w:cs="Times New Roman"/>
                <w:sz w:val="24"/>
                <w:szCs w:val="24"/>
              </w:rPr>
            </w:pPr>
            <w:r>
              <w:rPr>
                <w:rFonts w:cs="Times New Roman"/>
                <w:sz w:val="24"/>
                <w:szCs w:val="24"/>
              </w:rPr>
              <w:t>Matchness</w:t>
            </w:r>
          </w:p>
        </w:tc>
        <w:tc>
          <w:tcPr>
            <w:tcW w:w="2765" w:type="dxa"/>
            <w:tcBorders>
              <w:top w:val="single" w:sz="4" w:space="0" w:color="auto"/>
              <w:bottom w:val="single" w:sz="4" w:space="0" w:color="auto"/>
            </w:tcBorders>
          </w:tcPr>
          <w:p w14:paraId="57094999" w14:textId="7FE5EC20" w:rsidR="00C70E3C" w:rsidRDefault="00246D95" w:rsidP="00A06A70">
            <w:pPr>
              <w:spacing w:line="480" w:lineRule="auto"/>
              <w:ind w:firstLine="720"/>
              <w:rPr>
                <w:rFonts w:cs="Times New Roman"/>
                <w:sz w:val="24"/>
                <w:szCs w:val="24"/>
              </w:rPr>
            </w:pPr>
            <w:r>
              <w:rPr>
                <w:rFonts w:cs="Times New Roman"/>
                <w:sz w:val="24"/>
                <w:szCs w:val="24"/>
              </w:rPr>
              <w:t>Moral valence</w:t>
            </w:r>
          </w:p>
        </w:tc>
        <w:tc>
          <w:tcPr>
            <w:tcW w:w="2766" w:type="dxa"/>
            <w:tcBorders>
              <w:top w:val="single" w:sz="4" w:space="0" w:color="auto"/>
              <w:bottom w:val="single" w:sz="4" w:space="0" w:color="auto"/>
            </w:tcBorders>
          </w:tcPr>
          <w:p w14:paraId="1A595C75" w14:textId="74D5229C" w:rsidR="00C70E3C" w:rsidRDefault="00C70E3C" w:rsidP="00A06A70">
            <w:pPr>
              <w:spacing w:line="480" w:lineRule="auto"/>
              <w:ind w:firstLine="720"/>
              <w:rPr>
                <w:rFonts w:cs="Times New Roman"/>
                <w:sz w:val="24"/>
                <w:szCs w:val="24"/>
              </w:rPr>
            </w:pPr>
            <w:r>
              <w:rPr>
                <w:rFonts w:cs="Times New Roman"/>
                <w:sz w:val="24"/>
                <w:szCs w:val="24"/>
              </w:rPr>
              <w:t>Accuracy (%)</w:t>
            </w:r>
          </w:p>
        </w:tc>
      </w:tr>
      <w:tr w:rsidR="00C70E3C" w14:paraId="27515D02" w14:textId="77777777" w:rsidTr="008D57DE">
        <w:tc>
          <w:tcPr>
            <w:tcW w:w="2765" w:type="dxa"/>
            <w:tcBorders>
              <w:top w:val="single" w:sz="4" w:space="0" w:color="auto"/>
            </w:tcBorders>
          </w:tcPr>
          <w:p w14:paraId="42CDCE46" w14:textId="119E7AB6" w:rsidR="00C70E3C" w:rsidRDefault="00C70E3C" w:rsidP="00A06A70">
            <w:pPr>
              <w:spacing w:line="480" w:lineRule="auto"/>
              <w:ind w:firstLine="720"/>
              <w:rPr>
                <w:rFonts w:cs="Times New Roman"/>
                <w:sz w:val="24"/>
                <w:szCs w:val="24"/>
              </w:rPr>
            </w:pPr>
            <w:r>
              <w:rPr>
                <w:rFonts w:cs="Times New Roman"/>
                <w:sz w:val="24"/>
                <w:szCs w:val="24"/>
              </w:rPr>
              <w:t>Match</w:t>
            </w:r>
          </w:p>
        </w:tc>
        <w:tc>
          <w:tcPr>
            <w:tcW w:w="2765" w:type="dxa"/>
            <w:tcBorders>
              <w:top w:val="single" w:sz="4" w:space="0" w:color="auto"/>
            </w:tcBorders>
          </w:tcPr>
          <w:p w14:paraId="6C6F252D" w14:textId="0AA08FAA" w:rsidR="00C70E3C" w:rsidRDefault="00246D95" w:rsidP="00A06A70">
            <w:pPr>
              <w:spacing w:line="480" w:lineRule="auto"/>
              <w:ind w:firstLine="720"/>
              <w:rPr>
                <w:rFonts w:cs="Times New Roman"/>
                <w:sz w:val="24"/>
                <w:szCs w:val="24"/>
              </w:rPr>
            </w:pPr>
            <w:r>
              <w:rPr>
                <w:rFonts w:cs="Times New Roman"/>
                <w:sz w:val="24"/>
                <w:szCs w:val="24"/>
              </w:rPr>
              <w:t>Good</w:t>
            </w:r>
          </w:p>
        </w:tc>
        <w:tc>
          <w:tcPr>
            <w:tcW w:w="2766" w:type="dxa"/>
            <w:tcBorders>
              <w:top w:val="single" w:sz="4" w:space="0" w:color="auto"/>
            </w:tcBorders>
          </w:tcPr>
          <w:p w14:paraId="7EF20FB4" w14:textId="23925C30" w:rsidR="00C70E3C" w:rsidRDefault="00F629E8" w:rsidP="00A06A70">
            <w:pPr>
              <w:spacing w:line="480" w:lineRule="auto"/>
              <w:ind w:firstLine="720"/>
              <w:rPr>
                <w:rFonts w:cs="Times New Roman"/>
                <w:sz w:val="24"/>
                <w:szCs w:val="24"/>
              </w:rPr>
            </w:pPr>
            <w:r>
              <w:rPr>
                <w:rFonts w:cs="Times New Roman"/>
                <w:sz w:val="24"/>
                <w:szCs w:val="24"/>
              </w:rPr>
              <w:t>86.4 ± 11.3</w:t>
            </w:r>
          </w:p>
        </w:tc>
      </w:tr>
      <w:tr w:rsidR="00C70E3C" w14:paraId="3C2231FC" w14:textId="77777777" w:rsidTr="008D57DE">
        <w:tc>
          <w:tcPr>
            <w:tcW w:w="2765" w:type="dxa"/>
          </w:tcPr>
          <w:p w14:paraId="7769EFDD" w14:textId="77777777" w:rsidR="00C70E3C" w:rsidRDefault="00C70E3C" w:rsidP="00A06A70">
            <w:pPr>
              <w:spacing w:line="480" w:lineRule="auto"/>
              <w:ind w:firstLine="720"/>
              <w:rPr>
                <w:rFonts w:cs="Times New Roman"/>
                <w:sz w:val="24"/>
                <w:szCs w:val="24"/>
              </w:rPr>
            </w:pPr>
          </w:p>
        </w:tc>
        <w:tc>
          <w:tcPr>
            <w:tcW w:w="2765" w:type="dxa"/>
          </w:tcPr>
          <w:p w14:paraId="3623DED5" w14:textId="1739C787" w:rsidR="00C70E3C" w:rsidRDefault="00C70E3C" w:rsidP="00A06A70">
            <w:pPr>
              <w:spacing w:line="480" w:lineRule="auto"/>
              <w:ind w:firstLine="720"/>
              <w:rPr>
                <w:rFonts w:cs="Times New Roman"/>
                <w:sz w:val="24"/>
                <w:szCs w:val="24"/>
              </w:rPr>
            </w:pPr>
            <w:r>
              <w:rPr>
                <w:rFonts w:cs="Times New Roman"/>
                <w:sz w:val="24"/>
                <w:szCs w:val="24"/>
              </w:rPr>
              <w:t>Neutral</w:t>
            </w:r>
          </w:p>
        </w:tc>
        <w:tc>
          <w:tcPr>
            <w:tcW w:w="2766" w:type="dxa"/>
          </w:tcPr>
          <w:p w14:paraId="19285A70" w14:textId="0FEB1841" w:rsidR="00C70E3C" w:rsidRDefault="00F629E8" w:rsidP="00A06A70">
            <w:pPr>
              <w:spacing w:line="480" w:lineRule="auto"/>
              <w:ind w:firstLine="720"/>
              <w:rPr>
                <w:rFonts w:cs="Times New Roman"/>
                <w:sz w:val="24"/>
                <w:szCs w:val="24"/>
              </w:rPr>
            </w:pPr>
            <w:r>
              <w:rPr>
                <w:rFonts w:cs="Times New Roman"/>
                <w:sz w:val="24"/>
                <w:szCs w:val="24"/>
              </w:rPr>
              <w:t>81.6 ± 14.1</w:t>
            </w:r>
          </w:p>
        </w:tc>
      </w:tr>
      <w:tr w:rsidR="00C70E3C" w14:paraId="1519CCCF" w14:textId="77777777" w:rsidTr="008D57DE">
        <w:tc>
          <w:tcPr>
            <w:tcW w:w="2765" w:type="dxa"/>
          </w:tcPr>
          <w:p w14:paraId="06E46C56" w14:textId="77777777" w:rsidR="00C70E3C" w:rsidRDefault="00C70E3C" w:rsidP="00A06A70">
            <w:pPr>
              <w:spacing w:line="480" w:lineRule="auto"/>
              <w:ind w:firstLine="720"/>
              <w:rPr>
                <w:rFonts w:cs="Times New Roman"/>
                <w:sz w:val="24"/>
                <w:szCs w:val="24"/>
              </w:rPr>
            </w:pPr>
          </w:p>
        </w:tc>
        <w:tc>
          <w:tcPr>
            <w:tcW w:w="2765" w:type="dxa"/>
          </w:tcPr>
          <w:p w14:paraId="041CE647" w14:textId="4CB423FB" w:rsidR="00C70E3C" w:rsidRDefault="00246D95" w:rsidP="00A06A70">
            <w:pPr>
              <w:spacing w:line="480" w:lineRule="auto"/>
              <w:ind w:firstLine="720"/>
              <w:rPr>
                <w:rFonts w:cs="Times New Roman"/>
                <w:sz w:val="24"/>
                <w:szCs w:val="24"/>
              </w:rPr>
            </w:pPr>
            <w:r>
              <w:rPr>
                <w:rFonts w:cs="Times New Roman"/>
                <w:sz w:val="24"/>
                <w:szCs w:val="24"/>
              </w:rPr>
              <w:t>Bad</w:t>
            </w:r>
          </w:p>
        </w:tc>
        <w:tc>
          <w:tcPr>
            <w:tcW w:w="2766" w:type="dxa"/>
          </w:tcPr>
          <w:p w14:paraId="63BAECC2" w14:textId="6B749320" w:rsidR="00C70E3C" w:rsidRDefault="00F629E8" w:rsidP="00A06A70">
            <w:pPr>
              <w:spacing w:line="480" w:lineRule="auto"/>
              <w:ind w:firstLine="720"/>
              <w:rPr>
                <w:rFonts w:cs="Times New Roman"/>
                <w:sz w:val="24"/>
                <w:szCs w:val="24"/>
              </w:rPr>
            </w:pPr>
            <w:r>
              <w:rPr>
                <w:rFonts w:cs="Times New Roman"/>
                <w:sz w:val="24"/>
                <w:szCs w:val="24"/>
              </w:rPr>
              <w:t>76.4 ± 15.4</w:t>
            </w:r>
          </w:p>
        </w:tc>
      </w:tr>
      <w:tr w:rsidR="00C70E3C" w14:paraId="13990488" w14:textId="77777777" w:rsidTr="008D57DE">
        <w:tc>
          <w:tcPr>
            <w:tcW w:w="2765" w:type="dxa"/>
          </w:tcPr>
          <w:p w14:paraId="19D2DE1E" w14:textId="272F32DC" w:rsidR="00C70E3C" w:rsidRDefault="00C70E3C" w:rsidP="00A06A70">
            <w:pPr>
              <w:spacing w:line="480" w:lineRule="auto"/>
              <w:ind w:firstLine="720"/>
              <w:rPr>
                <w:rFonts w:cs="Times New Roman"/>
                <w:sz w:val="24"/>
                <w:szCs w:val="24"/>
              </w:rPr>
            </w:pPr>
            <w:r>
              <w:rPr>
                <w:rFonts w:cs="Times New Roman"/>
                <w:sz w:val="24"/>
                <w:szCs w:val="24"/>
              </w:rPr>
              <w:t>Mismatch</w:t>
            </w:r>
          </w:p>
        </w:tc>
        <w:tc>
          <w:tcPr>
            <w:tcW w:w="2765" w:type="dxa"/>
          </w:tcPr>
          <w:p w14:paraId="499FF239" w14:textId="1CD475D5" w:rsidR="00C70E3C" w:rsidRDefault="00246D95" w:rsidP="00A06A70">
            <w:pPr>
              <w:spacing w:line="480" w:lineRule="auto"/>
              <w:ind w:firstLine="720"/>
              <w:rPr>
                <w:rFonts w:cs="Times New Roman"/>
                <w:sz w:val="24"/>
                <w:szCs w:val="24"/>
              </w:rPr>
            </w:pPr>
            <w:r>
              <w:rPr>
                <w:rFonts w:cs="Times New Roman"/>
                <w:sz w:val="24"/>
                <w:szCs w:val="24"/>
              </w:rPr>
              <w:t>Good</w:t>
            </w:r>
          </w:p>
        </w:tc>
        <w:tc>
          <w:tcPr>
            <w:tcW w:w="2766" w:type="dxa"/>
          </w:tcPr>
          <w:p w14:paraId="181C5FEF" w14:textId="4682240F" w:rsidR="00C70E3C" w:rsidRDefault="00F629E8" w:rsidP="00A06A70">
            <w:pPr>
              <w:spacing w:line="480" w:lineRule="auto"/>
              <w:ind w:firstLine="720"/>
              <w:rPr>
                <w:rFonts w:cs="Times New Roman"/>
                <w:sz w:val="24"/>
                <w:szCs w:val="24"/>
              </w:rPr>
            </w:pPr>
            <w:r>
              <w:rPr>
                <w:rFonts w:cs="Times New Roman"/>
                <w:sz w:val="24"/>
                <w:szCs w:val="24"/>
              </w:rPr>
              <w:t>77.2 ± 13.2</w:t>
            </w:r>
          </w:p>
        </w:tc>
      </w:tr>
      <w:tr w:rsidR="00C70E3C" w14:paraId="05141EEA" w14:textId="77777777" w:rsidTr="008D57DE">
        <w:tc>
          <w:tcPr>
            <w:tcW w:w="2765" w:type="dxa"/>
          </w:tcPr>
          <w:p w14:paraId="704F8B6D" w14:textId="77777777" w:rsidR="00C70E3C" w:rsidRDefault="00C70E3C" w:rsidP="00A06A70">
            <w:pPr>
              <w:spacing w:line="480" w:lineRule="auto"/>
              <w:ind w:firstLine="720"/>
              <w:rPr>
                <w:rFonts w:cs="Times New Roman"/>
                <w:sz w:val="24"/>
                <w:szCs w:val="24"/>
              </w:rPr>
            </w:pPr>
          </w:p>
        </w:tc>
        <w:tc>
          <w:tcPr>
            <w:tcW w:w="2765" w:type="dxa"/>
          </w:tcPr>
          <w:p w14:paraId="36A4D361" w14:textId="44FCFF77" w:rsidR="00C70E3C" w:rsidRDefault="00C70E3C" w:rsidP="00A06A70">
            <w:pPr>
              <w:spacing w:line="480" w:lineRule="auto"/>
              <w:ind w:firstLine="720"/>
              <w:rPr>
                <w:rFonts w:cs="Times New Roman"/>
                <w:sz w:val="24"/>
                <w:szCs w:val="24"/>
              </w:rPr>
            </w:pPr>
            <w:r>
              <w:rPr>
                <w:rFonts w:cs="Times New Roman"/>
                <w:sz w:val="24"/>
                <w:szCs w:val="24"/>
              </w:rPr>
              <w:t>Neutral</w:t>
            </w:r>
          </w:p>
        </w:tc>
        <w:tc>
          <w:tcPr>
            <w:tcW w:w="2766" w:type="dxa"/>
          </w:tcPr>
          <w:p w14:paraId="6C4DF099" w14:textId="55C7A2F3" w:rsidR="00C70E3C" w:rsidRDefault="00F629E8" w:rsidP="00A06A70">
            <w:pPr>
              <w:spacing w:line="480" w:lineRule="auto"/>
              <w:ind w:firstLine="720"/>
              <w:rPr>
                <w:rFonts w:cs="Times New Roman"/>
                <w:sz w:val="24"/>
                <w:szCs w:val="24"/>
              </w:rPr>
            </w:pPr>
            <w:r>
              <w:rPr>
                <w:rFonts w:cs="Times New Roman"/>
                <w:sz w:val="24"/>
                <w:szCs w:val="24"/>
              </w:rPr>
              <w:t>78.0 ± 13.7</w:t>
            </w:r>
          </w:p>
        </w:tc>
      </w:tr>
      <w:tr w:rsidR="00C70E3C" w14:paraId="3D677D7A" w14:textId="77777777" w:rsidTr="008D57DE">
        <w:tc>
          <w:tcPr>
            <w:tcW w:w="2765" w:type="dxa"/>
          </w:tcPr>
          <w:p w14:paraId="6FF297E6" w14:textId="77777777" w:rsidR="00C70E3C" w:rsidRDefault="00C70E3C" w:rsidP="00A06A70">
            <w:pPr>
              <w:spacing w:line="480" w:lineRule="auto"/>
              <w:ind w:firstLine="720"/>
              <w:rPr>
                <w:rFonts w:cs="Times New Roman"/>
                <w:sz w:val="24"/>
                <w:szCs w:val="24"/>
              </w:rPr>
            </w:pPr>
          </w:p>
        </w:tc>
        <w:tc>
          <w:tcPr>
            <w:tcW w:w="2765" w:type="dxa"/>
          </w:tcPr>
          <w:p w14:paraId="48BA48CB" w14:textId="1DB91C8F" w:rsidR="00C70E3C" w:rsidRDefault="00246D95" w:rsidP="00A06A70">
            <w:pPr>
              <w:spacing w:line="480" w:lineRule="auto"/>
              <w:ind w:firstLine="720"/>
              <w:rPr>
                <w:rFonts w:cs="Times New Roman"/>
                <w:sz w:val="24"/>
                <w:szCs w:val="24"/>
              </w:rPr>
            </w:pPr>
            <w:r>
              <w:rPr>
                <w:rFonts w:cs="Times New Roman"/>
                <w:sz w:val="24"/>
                <w:szCs w:val="24"/>
              </w:rPr>
              <w:t>Bad</w:t>
            </w:r>
          </w:p>
        </w:tc>
        <w:tc>
          <w:tcPr>
            <w:tcW w:w="2766" w:type="dxa"/>
          </w:tcPr>
          <w:p w14:paraId="2D875F80" w14:textId="334E7DA0" w:rsidR="00C70E3C" w:rsidRDefault="00F629E8" w:rsidP="00A06A70">
            <w:pPr>
              <w:spacing w:line="480" w:lineRule="auto"/>
              <w:ind w:firstLine="720"/>
              <w:rPr>
                <w:rFonts w:cs="Times New Roman"/>
                <w:sz w:val="24"/>
                <w:szCs w:val="24"/>
              </w:rPr>
            </w:pPr>
            <w:r>
              <w:rPr>
                <w:rFonts w:cs="Times New Roman"/>
                <w:sz w:val="24"/>
                <w:szCs w:val="24"/>
              </w:rPr>
              <w:t>79.2 ± 13.3</w:t>
            </w:r>
          </w:p>
        </w:tc>
      </w:tr>
    </w:tbl>
    <w:p w14:paraId="0FD58E10" w14:textId="6CC4B4D6" w:rsidR="00CD2A3A" w:rsidRDefault="00CD2A3A" w:rsidP="00A06A70">
      <w:pPr>
        <w:spacing w:line="480" w:lineRule="auto"/>
        <w:ind w:firstLine="720"/>
        <w:rPr>
          <w:rFonts w:cs="Times New Roman"/>
          <w:sz w:val="24"/>
          <w:szCs w:val="24"/>
        </w:rPr>
      </w:pPr>
    </w:p>
    <w:p w14:paraId="0EB7A69A" w14:textId="02D84434" w:rsidR="00CD2A3A" w:rsidRDefault="00F33E7F" w:rsidP="00A06A70">
      <w:pPr>
        <w:spacing w:line="480" w:lineRule="auto"/>
        <w:ind w:firstLine="720"/>
        <w:rPr>
          <w:rFonts w:cs="Times New Roman"/>
          <w:sz w:val="24"/>
          <w:szCs w:val="24"/>
        </w:rPr>
      </w:pPr>
      <w:r>
        <w:rPr>
          <w:rFonts w:cs="Times New Roman"/>
          <w:sz w:val="24"/>
          <w:szCs w:val="24"/>
        </w:rPr>
        <w:t xml:space="preserve">A </w:t>
      </w:r>
      <w:r w:rsidR="0095348C">
        <w:rPr>
          <w:rFonts w:cs="Times New Roman"/>
          <w:sz w:val="24"/>
          <w:szCs w:val="24"/>
        </w:rPr>
        <w:t xml:space="preserve">repeated measures </w:t>
      </w:r>
      <w:r w:rsidR="00CD2A3A">
        <w:rPr>
          <w:rFonts w:cs="Times New Roman"/>
          <w:sz w:val="24"/>
          <w:szCs w:val="24"/>
        </w:rPr>
        <w:t xml:space="preserve">ANOVA for </w:t>
      </w:r>
      <w:r w:rsidR="00CD2A3A" w:rsidRPr="0056373F">
        <w:rPr>
          <w:rFonts w:cs="Times New Roman"/>
          <w:i/>
          <w:sz w:val="24"/>
          <w:szCs w:val="24"/>
        </w:rPr>
        <w:t>d’</w:t>
      </w:r>
      <w:r w:rsidR="00CD2A3A">
        <w:rPr>
          <w:rFonts w:cs="Times New Roman"/>
          <w:sz w:val="24"/>
          <w:szCs w:val="24"/>
        </w:rPr>
        <w:t xml:space="preserve"> showed </w:t>
      </w:r>
      <w:r w:rsidR="00CD2A3A" w:rsidRPr="003B4497">
        <w:rPr>
          <w:rFonts w:cs="Times New Roman"/>
          <w:sz w:val="24"/>
          <w:szCs w:val="24"/>
        </w:rPr>
        <w:t>a significant effect</w:t>
      </w:r>
      <w:r w:rsidR="009313F9">
        <w:rPr>
          <w:rFonts w:cs="Times New Roman"/>
          <w:sz w:val="24"/>
          <w:szCs w:val="24"/>
        </w:rPr>
        <w:t xml:space="preserve"> of moral valence</w:t>
      </w:r>
      <w:r w:rsidR="00CD2A3A" w:rsidRPr="003B4497">
        <w:rPr>
          <w:rFonts w:cs="Times New Roman"/>
          <w:sz w:val="24"/>
          <w:szCs w:val="24"/>
        </w:rPr>
        <w:t xml:space="preserve">, </w:t>
      </w:r>
      <w:proofErr w:type="gramStart"/>
      <w:r w:rsidR="00CD2A3A" w:rsidRPr="00586525">
        <w:rPr>
          <w:rFonts w:cs="Times New Roman"/>
          <w:i/>
          <w:sz w:val="24"/>
          <w:szCs w:val="24"/>
        </w:rPr>
        <w:t>F</w:t>
      </w:r>
      <w:r w:rsidR="00CD2A3A" w:rsidRPr="003B4497">
        <w:rPr>
          <w:rFonts w:cs="Times New Roman"/>
          <w:sz w:val="24"/>
          <w:szCs w:val="24"/>
        </w:rPr>
        <w:t>(</w:t>
      </w:r>
      <w:proofErr w:type="gramEnd"/>
      <w:r w:rsidR="00CD2A3A" w:rsidRPr="003B4497">
        <w:rPr>
          <w:rFonts w:cs="Times New Roman"/>
          <w:sz w:val="24"/>
          <w:szCs w:val="24"/>
        </w:rPr>
        <w:t>2,</w:t>
      </w:r>
      <w:r w:rsidR="00E731E6">
        <w:rPr>
          <w:rFonts w:cs="Times New Roman"/>
          <w:sz w:val="24"/>
          <w:szCs w:val="24"/>
        </w:rPr>
        <w:t>100</w:t>
      </w:r>
      <w:r w:rsidR="00CD2A3A" w:rsidRPr="003B4497">
        <w:rPr>
          <w:rFonts w:cs="Times New Roman"/>
          <w:sz w:val="24"/>
          <w:szCs w:val="24"/>
        </w:rPr>
        <w:t xml:space="preserve">) = </w:t>
      </w:r>
      <w:r w:rsidR="00E731E6">
        <w:rPr>
          <w:rFonts w:cs="Times New Roman"/>
          <w:sz w:val="24"/>
          <w:szCs w:val="24"/>
        </w:rPr>
        <w:t>6.</w:t>
      </w:r>
      <w:r w:rsidR="007325D4">
        <w:rPr>
          <w:rFonts w:cs="Times New Roman"/>
          <w:sz w:val="24"/>
          <w:szCs w:val="24"/>
        </w:rPr>
        <w:t>1859</w:t>
      </w:r>
      <w:r w:rsidR="00CD2A3A" w:rsidRPr="003B4497">
        <w:rPr>
          <w:rFonts w:cs="Times New Roman"/>
          <w:sz w:val="24"/>
          <w:szCs w:val="24"/>
        </w:rPr>
        <w:t xml:space="preserve">, </w:t>
      </w:r>
      <w:r w:rsidR="00CD2A3A" w:rsidRPr="00586525">
        <w:rPr>
          <w:rFonts w:cs="Times New Roman"/>
          <w:i/>
          <w:sz w:val="24"/>
          <w:szCs w:val="24"/>
        </w:rPr>
        <w:t>p</w:t>
      </w:r>
      <w:r w:rsidR="00CD2A3A" w:rsidRPr="003B4497">
        <w:rPr>
          <w:rFonts w:cs="Times New Roman"/>
          <w:sz w:val="24"/>
          <w:szCs w:val="24"/>
        </w:rPr>
        <w:t xml:space="preserve"> = </w:t>
      </w:r>
      <w:r w:rsidR="00CD2A3A">
        <w:rPr>
          <w:rFonts w:cs="Times New Roman"/>
          <w:sz w:val="24"/>
          <w:szCs w:val="24"/>
        </w:rPr>
        <w:t>0</w:t>
      </w:r>
      <w:r w:rsidR="00CD2A3A" w:rsidRPr="003B4497">
        <w:rPr>
          <w:rFonts w:cs="Times New Roman"/>
          <w:sz w:val="24"/>
          <w:szCs w:val="24"/>
        </w:rPr>
        <w:t>.0</w:t>
      </w:r>
      <w:r w:rsidR="00E731E6">
        <w:rPr>
          <w:rFonts w:cs="Times New Roman"/>
          <w:sz w:val="24"/>
          <w:szCs w:val="24"/>
        </w:rPr>
        <w:t>0</w:t>
      </w:r>
      <w:r w:rsidR="00CD2A3A" w:rsidRPr="003B4497">
        <w:rPr>
          <w:rFonts w:cs="Times New Roman"/>
          <w:sz w:val="24"/>
          <w:szCs w:val="24"/>
        </w:rPr>
        <w:t>2</w:t>
      </w:r>
      <w:r w:rsidR="00AC767F">
        <w:rPr>
          <w:rFonts w:cs="Times New Roman"/>
          <w:sz w:val="24"/>
          <w:szCs w:val="24"/>
        </w:rPr>
        <w:t>93</w:t>
      </w:r>
      <w:r w:rsidR="00BE33ED">
        <w:rPr>
          <w:rFonts w:cs="Times New Roman"/>
          <w:sz w:val="24"/>
          <w:szCs w:val="24"/>
        </w:rPr>
        <w:t>,</w:t>
      </w:r>
      <w:r w:rsidR="00BE33ED" w:rsidRPr="006404FD">
        <w:rPr>
          <w:rFonts w:cs="Times New Roman"/>
          <w:i/>
          <w:sz w:val="24"/>
          <w:szCs w:val="24"/>
        </w:rPr>
        <w:t xml:space="preserve"> ω</w:t>
      </w:r>
      <w:r w:rsidR="00CD2A3A" w:rsidRPr="006404FD">
        <w:rPr>
          <w:rFonts w:cs="Times New Roman"/>
          <w:bCs/>
          <w:i/>
          <w:iCs/>
          <w:sz w:val="24"/>
          <w:szCs w:val="24"/>
        </w:rPr>
        <w:t>²</w:t>
      </w:r>
      <w:r w:rsidR="00CD2A3A" w:rsidRPr="003B4497">
        <w:rPr>
          <w:rFonts w:cs="Times New Roman"/>
          <w:sz w:val="24"/>
          <w:szCs w:val="24"/>
        </w:rPr>
        <w:t xml:space="preserve"> = </w:t>
      </w:r>
      <w:r w:rsidR="00E731E6">
        <w:rPr>
          <w:rFonts w:cs="Times New Roman"/>
          <w:sz w:val="24"/>
          <w:szCs w:val="24"/>
        </w:rPr>
        <w:t>0.0</w:t>
      </w:r>
      <w:r w:rsidR="00BE33ED">
        <w:rPr>
          <w:rFonts w:cs="Times New Roman"/>
          <w:sz w:val="24"/>
          <w:szCs w:val="24"/>
        </w:rPr>
        <w:t>91, BF</w:t>
      </w:r>
      <w:r w:rsidR="00BE33ED" w:rsidRPr="006404FD">
        <w:rPr>
          <w:rFonts w:cs="Times New Roman"/>
          <w:sz w:val="24"/>
          <w:szCs w:val="24"/>
          <w:vertAlign w:val="subscript"/>
        </w:rPr>
        <w:t>10</w:t>
      </w:r>
      <w:r w:rsidR="00BE33ED">
        <w:rPr>
          <w:rFonts w:cs="Times New Roman"/>
          <w:sz w:val="24"/>
          <w:szCs w:val="24"/>
        </w:rPr>
        <w:t xml:space="preserve"> = 10.476</w:t>
      </w:r>
      <w:r w:rsidR="009313F9">
        <w:rPr>
          <w:rFonts w:cs="Times New Roman"/>
          <w:sz w:val="24"/>
          <w:szCs w:val="24"/>
        </w:rPr>
        <w:t>,</w:t>
      </w:r>
      <w:r w:rsidR="00BE33ED">
        <w:rPr>
          <w:rFonts w:cs="Times New Roman"/>
          <w:sz w:val="24"/>
          <w:szCs w:val="24"/>
        </w:rPr>
        <w:t xml:space="preserve"> suggest</w:t>
      </w:r>
      <w:r w:rsidR="009313F9">
        <w:rPr>
          <w:rFonts w:cs="Times New Roman"/>
          <w:sz w:val="24"/>
          <w:szCs w:val="24"/>
        </w:rPr>
        <w:t>ing that the data provided</w:t>
      </w:r>
      <w:r w:rsidR="00BE33ED">
        <w:rPr>
          <w:rFonts w:cs="Times New Roman"/>
          <w:sz w:val="24"/>
          <w:szCs w:val="24"/>
        </w:rPr>
        <w:t xml:space="preserve"> strong evidence for the effect of moral</w:t>
      </w:r>
      <w:r w:rsidR="009313F9">
        <w:rPr>
          <w:rFonts w:cs="Times New Roman"/>
          <w:sz w:val="24"/>
          <w:szCs w:val="24"/>
        </w:rPr>
        <w:t xml:space="preserve"> valence</w:t>
      </w:r>
      <w:r w:rsidR="00BE33ED">
        <w:rPr>
          <w:rFonts w:cs="Times New Roman"/>
          <w:sz w:val="24"/>
          <w:szCs w:val="24"/>
        </w:rPr>
        <w:t xml:space="preserve">. </w:t>
      </w:r>
      <w:r w:rsidR="00CD2A3A">
        <w:rPr>
          <w:rFonts w:cs="Times New Roman"/>
          <w:sz w:val="24"/>
          <w:szCs w:val="24"/>
        </w:rPr>
        <w:t>Therefore, we conducted</w:t>
      </w:r>
      <w:r w:rsidR="009313F9">
        <w:rPr>
          <w:rFonts w:cs="Times New Roman"/>
          <w:sz w:val="24"/>
          <w:szCs w:val="24"/>
        </w:rPr>
        <w:t xml:space="preserve"> post-hoc comparison by </w:t>
      </w:r>
      <w:r w:rsidR="00CD2A3A">
        <w:rPr>
          <w:rFonts w:cs="Times New Roman"/>
          <w:sz w:val="24"/>
          <w:szCs w:val="24"/>
        </w:rPr>
        <w:t xml:space="preserve">paired-wise </w:t>
      </w:r>
      <w:r w:rsidR="00CD2A3A" w:rsidRPr="0076087E">
        <w:rPr>
          <w:rFonts w:cs="Times New Roman"/>
          <w:i/>
          <w:sz w:val="24"/>
          <w:szCs w:val="24"/>
        </w:rPr>
        <w:t>t</w:t>
      </w:r>
      <w:r w:rsidR="00CD2A3A">
        <w:rPr>
          <w:rFonts w:cs="Times New Roman"/>
          <w:sz w:val="24"/>
          <w:szCs w:val="24"/>
        </w:rPr>
        <w:t>-test for each pair</w:t>
      </w:r>
      <w:r w:rsidR="00CA3E8B">
        <w:rPr>
          <w:rFonts w:cs="Times New Roman"/>
          <w:sz w:val="24"/>
          <w:szCs w:val="24"/>
        </w:rPr>
        <w:t xml:space="preserve"> (</w:t>
      </w:r>
      <w:r w:rsidR="00CA3E8B" w:rsidRPr="00990A8C">
        <w:rPr>
          <w:rFonts w:cs="Times New Roman"/>
          <w:sz w:val="24"/>
          <w:szCs w:val="24"/>
        </w:rPr>
        <w:t xml:space="preserve">with a Bonferroni corrected threshold </w:t>
      </w:r>
      <w:r w:rsidR="00CA3E8B" w:rsidRPr="00990A8C">
        <w:rPr>
          <w:rFonts w:cs="Times New Roman"/>
          <w:i/>
          <w:sz w:val="24"/>
          <w:szCs w:val="24"/>
        </w:rPr>
        <w:t>p</w:t>
      </w:r>
      <w:r w:rsidR="00CA3E8B" w:rsidRPr="00990A8C">
        <w:rPr>
          <w:rFonts w:cs="Times New Roman"/>
          <w:sz w:val="24"/>
          <w:szCs w:val="24"/>
        </w:rPr>
        <w:t xml:space="preserve"> &lt; 0.0167</w:t>
      </w:r>
      <w:r w:rsidR="00CA3E8B">
        <w:rPr>
          <w:rFonts w:cs="Times New Roman"/>
          <w:sz w:val="24"/>
          <w:szCs w:val="24"/>
        </w:rPr>
        <w:t>)</w:t>
      </w:r>
      <w:r w:rsidR="00CA3E8B" w:rsidRPr="00990A8C">
        <w:rPr>
          <w:rFonts w:cs="Times New Roman"/>
          <w:sz w:val="24"/>
          <w:szCs w:val="24"/>
        </w:rPr>
        <w:t>.</w:t>
      </w:r>
      <w:r w:rsidR="009313F9">
        <w:rPr>
          <w:rFonts w:cs="Times New Roman"/>
          <w:sz w:val="24"/>
          <w:szCs w:val="24"/>
        </w:rPr>
        <w:t xml:space="preserve"> T</w:t>
      </w:r>
      <w:r w:rsidR="00CD2A3A">
        <w:rPr>
          <w:rFonts w:cs="Times New Roman"/>
          <w:sz w:val="24"/>
          <w:szCs w:val="24"/>
        </w:rPr>
        <w:t>he results showed that</w:t>
      </w:r>
      <w:r w:rsidR="00CD2A3A" w:rsidRPr="003B4497">
        <w:rPr>
          <w:rFonts w:cs="Times New Roman"/>
          <w:sz w:val="24"/>
          <w:szCs w:val="24"/>
        </w:rPr>
        <w:t xml:space="preserve"> </w:t>
      </w:r>
      <w:r w:rsidR="00CD2A3A" w:rsidRPr="003B4497">
        <w:rPr>
          <w:rFonts w:cs="Times New Roman"/>
          <w:i/>
          <w:sz w:val="24"/>
          <w:szCs w:val="24"/>
        </w:rPr>
        <w:t xml:space="preserve">d’ </w:t>
      </w:r>
      <w:r w:rsidR="00CD2A3A" w:rsidRPr="003B4497">
        <w:rPr>
          <w:rFonts w:cs="Times New Roman"/>
          <w:sz w:val="24"/>
          <w:szCs w:val="24"/>
        </w:rPr>
        <w:t xml:space="preserve">was larger for </w:t>
      </w:r>
      <w:r w:rsidR="008E110C">
        <w:rPr>
          <w:rFonts w:cs="Times New Roman"/>
          <w:sz w:val="24"/>
          <w:szCs w:val="24"/>
        </w:rPr>
        <w:t>good</w:t>
      </w:r>
      <w:r w:rsidR="008E110C" w:rsidRPr="003B4497">
        <w:rPr>
          <w:rFonts w:cs="Times New Roman"/>
          <w:sz w:val="24"/>
          <w:szCs w:val="24"/>
        </w:rPr>
        <w:t xml:space="preserve"> </w:t>
      </w:r>
      <w:r w:rsidR="00CD2A3A" w:rsidRPr="003B4497">
        <w:rPr>
          <w:rFonts w:cs="Times New Roman"/>
          <w:sz w:val="24"/>
          <w:szCs w:val="24"/>
        </w:rPr>
        <w:t>person</w:t>
      </w:r>
      <w:r w:rsidR="00CD2A3A">
        <w:rPr>
          <w:rFonts w:cs="Times New Roman"/>
          <w:sz w:val="24"/>
          <w:szCs w:val="24"/>
        </w:rPr>
        <w:t xml:space="preserve"> </w:t>
      </w:r>
      <w:r w:rsidR="00CD2A3A">
        <w:rPr>
          <w:rFonts w:cs="Times New Roman" w:hint="eastAsia"/>
          <w:sz w:val="24"/>
          <w:szCs w:val="24"/>
        </w:rPr>
        <w:t>(</w:t>
      </w:r>
      <w:r w:rsidR="00CD2A3A" w:rsidRPr="00057049">
        <w:rPr>
          <w:rFonts w:cs="Times New Roman"/>
          <w:i/>
          <w:sz w:val="24"/>
          <w:szCs w:val="24"/>
        </w:rPr>
        <w:t>d’</w:t>
      </w:r>
      <w:r w:rsidR="00CD2A3A">
        <w:rPr>
          <w:rFonts w:cs="Times New Roman"/>
          <w:sz w:val="24"/>
          <w:szCs w:val="24"/>
        </w:rPr>
        <w:t xml:space="preserve"> = </w:t>
      </w:r>
      <w:r w:rsidR="00AC119B">
        <w:rPr>
          <w:rFonts w:cs="Times New Roman"/>
          <w:sz w:val="24"/>
          <w:szCs w:val="24"/>
        </w:rPr>
        <w:t>2</w:t>
      </w:r>
      <w:r w:rsidR="00556162">
        <w:rPr>
          <w:rFonts w:cs="Times New Roman"/>
          <w:sz w:val="24"/>
          <w:szCs w:val="24"/>
        </w:rPr>
        <w:t>.1</w:t>
      </w:r>
      <w:r w:rsidR="001D3FB3">
        <w:rPr>
          <w:rFonts w:cs="Times New Roman"/>
          <w:sz w:val="24"/>
          <w:szCs w:val="24"/>
        </w:rPr>
        <w:t>1</w:t>
      </w:r>
      <w:r w:rsidR="00CD2A3A">
        <w:rPr>
          <w:rFonts w:cs="Times New Roman"/>
          <w:sz w:val="24"/>
          <w:szCs w:val="24"/>
        </w:rPr>
        <w:t xml:space="preserve"> ±</w:t>
      </w:r>
      <w:r w:rsidR="00AC119B">
        <w:rPr>
          <w:rFonts w:cs="Times New Roman"/>
          <w:sz w:val="24"/>
          <w:szCs w:val="24"/>
        </w:rPr>
        <w:t xml:space="preserve"> 0.</w:t>
      </w:r>
      <w:r w:rsidR="00556162">
        <w:rPr>
          <w:rFonts w:cs="Times New Roman"/>
          <w:sz w:val="24"/>
          <w:szCs w:val="24"/>
        </w:rPr>
        <w:t>98</w:t>
      </w:r>
      <w:r w:rsidR="00CD2A3A">
        <w:rPr>
          <w:rFonts w:cs="Times New Roman" w:hint="eastAsia"/>
          <w:sz w:val="24"/>
          <w:szCs w:val="24"/>
        </w:rPr>
        <w:t>)</w:t>
      </w:r>
      <w:r w:rsidR="00CD2A3A" w:rsidRPr="003B4497">
        <w:rPr>
          <w:rFonts w:cs="Times New Roman"/>
          <w:sz w:val="24"/>
          <w:szCs w:val="24"/>
        </w:rPr>
        <w:t xml:space="preserve"> than for </w:t>
      </w:r>
      <w:r w:rsidR="008E110C">
        <w:rPr>
          <w:rFonts w:cs="Times New Roman"/>
          <w:sz w:val="24"/>
          <w:szCs w:val="24"/>
        </w:rPr>
        <w:t>bad</w:t>
      </w:r>
      <w:r w:rsidR="008E110C" w:rsidRPr="003B4497">
        <w:rPr>
          <w:rFonts w:cs="Times New Roman"/>
          <w:sz w:val="24"/>
          <w:szCs w:val="24"/>
        </w:rPr>
        <w:t xml:space="preserve"> </w:t>
      </w:r>
      <w:r w:rsidR="00CD2A3A" w:rsidRPr="003B4497">
        <w:rPr>
          <w:rFonts w:cs="Times New Roman"/>
          <w:sz w:val="24"/>
          <w:szCs w:val="24"/>
        </w:rPr>
        <w:t xml:space="preserve">person association </w:t>
      </w:r>
      <w:r w:rsidR="00CD2A3A">
        <w:rPr>
          <w:rFonts w:cs="Times New Roman"/>
          <w:sz w:val="24"/>
          <w:szCs w:val="24"/>
        </w:rPr>
        <w:t>(</w:t>
      </w:r>
      <w:r w:rsidR="00CD2A3A" w:rsidRPr="00057049">
        <w:rPr>
          <w:rFonts w:cs="Times New Roman"/>
          <w:i/>
          <w:sz w:val="24"/>
          <w:szCs w:val="24"/>
        </w:rPr>
        <w:t>d</w:t>
      </w:r>
      <w:r w:rsidR="00CD2A3A">
        <w:rPr>
          <w:rFonts w:cs="Times New Roman"/>
          <w:sz w:val="24"/>
          <w:szCs w:val="24"/>
        </w:rPr>
        <w:t xml:space="preserve">’ = </w:t>
      </w:r>
      <w:r w:rsidR="00116B8E">
        <w:rPr>
          <w:rFonts w:cs="Times New Roman"/>
          <w:sz w:val="24"/>
          <w:szCs w:val="24"/>
        </w:rPr>
        <w:t>1.75</w:t>
      </w:r>
      <w:r w:rsidR="00D8140E">
        <w:rPr>
          <w:rFonts w:cs="Times New Roman"/>
          <w:sz w:val="24"/>
          <w:szCs w:val="24"/>
        </w:rPr>
        <w:t xml:space="preserve"> </w:t>
      </w:r>
      <w:r w:rsidR="00CD2A3A">
        <w:rPr>
          <w:rFonts w:cs="Times New Roman"/>
          <w:sz w:val="24"/>
          <w:szCs w:val="24"/>
        </w:rPr>
        <w:t>±</w:t>
      </w:r>
      <w:r w:rsidR="00D8140E">
        <w:rPr>
          <w:rFonts w:cs="Times New Roman"/>
          <w:sz w:val="24"/>
          <w:szCs w:val="24"/>
        </w:rPr>
        <w:t xml:space="preserve"> </w:t>
      </w:r>
      <w:r w:rsidR="00116B8E">
        <w:rPr>
          <w:rFonts w:cs="Times New Roman"/>
          <w:sz w:val="24"/>
          <w:szCs w:val="24"/>
        </w:rPr>
        <w:t>1.0</w:t>
      </w:r>
      <w:r w:rsidR="00556162">
        <w:rPr>
          <w:rFonts w:cs="Times New Roman"/>
          <w:sz w:val="24"/>
          <w:szCs w:val="24"/>
        </w:rPr>
        <w:t>1</w:t>
      </w:r>
      <w:r w:rsidR="00CD2A3A">
        <w:rPr>
          <w:rFonts w:cs="Times New Roman"/>
          <w:sz w:val="24"/>
          <w:szCs w:val="24"/>
        </w:rPr>
        <w:t xml:space="preserve">), </w:t>
      </w:r>
      <w:r w:rsidR="00CD2A3A" w:rsidRPr="00057049">
        <w:rPr>
          <w:rFonts w:cs="Times New Roman"/>
          <w:i/>
          <w:sz w:val="24"/>
          <w:szCs w:val="24"/>
        </w:rPr>
        <w:t>t</w:t>
      </w:r>
      <w:r w:rsidR="00CD2A3A">
        <w:rPr>
          <w:rFonts w:cs="Times New Roman"/>
          <w:sz w:val="24"/>
          <w:szCs w:val="24"/>
        </w:rPr>
        <w:t>(</w:t>
      </w:r>
      <w:r w:rsidR="00EA3FCA">
        <w:rPr>
          <w:rFonts w:cs="Times New Roman"/>
          <w:sz w:val="24"/>
          <w:szCs w:val="24"/>
        </w:rPr>
        <w:t>50</w:t>
      </w:r>
      <w:r w:rsidR="00CD2A3A">
        <w:rPr>
          <w:rFonts w:cs="Times New Roman"/>
          <w:sz w:val="24"/>
          <w:szCs w:val="24"/>
        </w:rPr>
        <w:t xml:space="preserve">) = </w:t>
      </w:r>
      <w:r w:rsidR="00EA3FCA">
        <w:rPr>
          <w:rFonts w:cs="Times New Roman"/>
          <w:sz w:val="24"/>
          <w:szCs w:val="24"/>
        </w:rPr>
        <w:t>3.</w:t>
      </w:r>
      <w:r w:rsidR="00AC767F">
        <w:rPr>
          <w:rFonts w:cs="Times New Roman"/>
          <w:sz w:val="24"/>
          <w:szCs w:val="24"/>
        </w:rPr>
        <w:t>304</w:t>
      </w:r>
      <w:r w:rsidR="00CD2A3A">
        <w:rPr>
          <w:rFonts w:cs="Times New Roman"/>
          <w:sz w:val="24"/>
          <w:szCs w:val="24"/>
        </w:rPr>
        <w:t xml:space="preserve">, </w:t>
      </w:r>
      <w:r w:rsidR="00CD2A3A" w:rsidRPr="003B4497">
        <w:rPr>
          <w:rFonts w:cs="Times New Roman"/>
          <w:i/>
          <w:sz w:val="24"/>
          <w:szCs w:val="24"/>
        </w:rPr>
        <w:t>p</w:t>
      </w:r>
      <w:r w:rsidR="00CD2A3A" w:rsidRPr="003B4497">
        <w:rPr>
          <w:rFonts w:cs="Times New Roman"/>
          <w:sz w:val="24"/>
          <w:szCs w:val="24"/>
        </w:rPr>
        <w:t xml:space="preserve"> = </w:t>
      </w:r>
      <w:r w:rsidR="00CD2A3A">
        <w:rPr>
          <w:rFonts w:cs="Times New Roman"/>
          <w:sz w:val="24"/>
          <w:szCs w:val="24"/>
        </w:rPr>
        <w:t>0</w:t>
      </w:r>
      <w:r w:rsidR="00CD2A3A" w:rsidRPr="003B4497">
        <w:rPr>
          <w:rFonts w:cs="Times New Roman"/>
          <w:sz w:val="24"/>
          <w:szCs w:val="24"/>
        </w:rPr>
        <w:t>.0</w:t>
      </w:r>
      <w:r w:rsidR="00EA3FCA">
        <w:rPr>
          <w:rFonts w:cs="Times New Roman"/>
          <w:sz w:val="24"/>
          <w:szCs w:val="24"/>
        </w:rPr>
        <w:t>0</w:t>
      </w:r>
      <w:r w:rsidR="001D3FB3">
        <w:rPr>
          <w:rFonts w:cs="Times New Roman"/>
          <w:sz w:val="24"/>
          <w:szCs w:val="24"/>
        </w:rPr>
        <w:t>2</w:t>
      </w:r>
      <w:r w:rsidR="00CD2A3A">
        <w:rPr>
          <w:rFonts w:cs="Times New Roman"/>
          <w:sz w:val="24"/>
          <w:szCs w:val="24"/>
        </w:rPr>
        <w:t>,</w:t>
      </w:r>
      <w:r w:rsidR="00CD2A3A" w:rsidRPr="0076087E">
        <w:rPr>
          <w:rFonts w:cs="Times New Roman"/>
          <w:color w:val="FF0000"/>
          <w:sz w:val="24"/>
          <w:szCs w:val="24"/>
        </w:rPr>
        <w:t xml:space="preserve"> </w:t>
      </w:r>
      <w:r w:rsidR="00CD2A3A" w:rsidRPr="00342661">
        <w:rPr>
          <w:rFonts w:cs="Times New Roman"/>
          <w:sz w:val="24"/>
          <w:szCs w:val="24"/>
        </w:rPr>
        <w:t xml:space="preserve">Cohen’s </w:t>
      </w:r>
      <w:r w:rsidR="00CD2A3A" w:rsidRPr="00342661">
        <w:rPr>
          <w:rFonts w:cs="Times New Roman"/>
          <w:i/>
          <w:sz w:val="24"/>
          <w:szCs w:val="24"/>
        </w:rPr>
        <w:t>d</w:t>
      </w:r>
      <w:r w:rsidR="00CD2A3A" w:rsidRPr="00342661">
        <w:rPr>
          <w:rFonts w:cs="Times New Roman"/>
          <w:sz w:val="24"/>
          <w:szCs w:val="24"/>
          <w:vertAlign w:val="subscript"/>
        </w:rPr>
        <w:t xml:space="preserve"> </w:t>
      </w:r>
      <w:r w:rsidR="00CD2A3A" w:rsidRPr="00342661">
        <w:rPr>
          <w:rFonts w:cs="Times New Roman"/>
          <w:sz w:val="24"/>
          <w:szCs w:val="24"/>
        </w:rPr>
        <w:t xml:space="preserve">= </w:t>
      </w:r>
      <w:r w:rsidR="00CD2A3A">
        <w:rPr>
          <w:rFonts w:cs="Times New Roman"/>
          <w:sz w:val="24"/>
          <w:szCs w:val="24"/>
        </w:rPr>
        <w:t>0</w:t>
      </w:r>
      <w:r w:rsidR="00CD2A3A" w:rsidRPr="00342661">
        <w:rPr>
          <w:rFonts w:cs="Times New Roman"/>
          <w:sz w:val="24"/>
          <w:szCs w:val="24"/>
        </w:rPr>
        <w:t>.</w:t>
      </w:r>
      <w:r w:rsidR="00EA3FCA">
        <w:rPr>
          <w:rFonts w:cs="Times New Roman"/>
          <w:sz w:val="24"/>
          <w:szCs w:val="24"/>
        </w:rPr>
        <w:t>4</w:t>
      </w:r>
      <w:r w:rsidR="00AC767F">
        <w:rPr>
          <w:rFonts w:cs="Times New Roman"/>
          <w:sz w:val="24"/>
          <w:szCs w:val="24"/>
        </w:rPr>
        <w:t>63</w:t>
      </w:r>
      <w:r w:rsidR="00CD2A3A" w:rsidRPr="003B4497">
        <w:rPr>
          <w:rFonts w:cs="Times New Roman"/>
          <w:sz w:val="24"/>
          <w:szCs w:val="24"/>
        </w:rPr>
        <w:t xml:space="preserve">, </w:t>
      </w:r>
      <w:r w:rsidR="00EA3FCA">
        <w:rPr>
          <w:rFonts w:cs="Times New Roman"/>
          <w:sz w:val="24"/>
          <w:szCs w:val="24"/>
        </w:rPr>
        <w:t>95% CI[0.</w:t>
      </w:r>
      <w:r w:rsidR="00AC767F">
        <w:rPr>
          <w:rFonts w:cs="Times New Roman"/>
          <w:sz w:val="24"/>
          <w:szCs w:val="24"/>
        </w:rPr>
        <w:t>1</w:t>
      </w:r>
      <w:r w:rsidR="00EF29C9">
        <w:rPr>
          <w:rFonts w:cs="Times New Roman"/>
          <w:sz w:val="24"/>
          <w:szCs w:val="24"/>
        </w:rPr>
        <w:t>72</w:t>
      </w:r>
      <w:r w:rsidR="00AC767F">
        <w:rPr>
          <w:rFonts w:cs="Times New Roman"/>
          <w:sz w:val="24"/>
          <w:szCs w:val="24"/>
        </w:rPr>
        <w:t xml:space="preserve"> </w:t>
      </w:r>
      <w:r w:rsidR="00EA3FCA">
        <w:rPr>
          <w:rFonts w:cs="Times New Roman"/>
          <w:sz w:val="24"/>
          <w:szCs w:val="24"/>
        </w:rPr>
        <w:t>0.</w:t>
      </w:r>
      <w:r w:rsidR="00AC767F">
        <w:rPr>
          <w:rFonts w:cs="Times New Roman"/>
          <w:sz w:val="24"/>
          <w:szCs w:val="24"/>
        </w:rPr>
        <w:t>7</w:t>
      </w:r>
      <w:r w:rsidR="00EF29C9">
        <w:rPr>
          <w:rFonts w:cs="Times New Roman"/>
          <w:sz w:val="24"/>
          <w:szCs w:val="24"/>
        </w:rPr>
        <w:t>5</w:t>
      </w:r>
      <w:r w:rsidR="00EA3FCA">
        <w:rPr>
          <w:rFonts w:cs="Times New Roman"/>
          <w:sz w:val="24"/>
          <w:szCs w:val="24"/>
        </w:rPr>
        <w:t>]</w:t>
      </w:r>
      <w:r w:rsidR="00EF29C9">
        <w:rPr>
          <w:rFonts w:cs="Times New Roman"/>
          <w:sz w:val="24"/>
          <w:szCs w:val="24"/>
        </w:rPr>
        <w:t>, BF</w:t>
      </w:r>
      <w:r w:rsidR="00EF29C9" w:rsidRPr="00C3520D">
        <w:rPr>
          <w:rFonts w:cs="Times New Roman"/>
          <w:sz w:val="24"/>
          <w:szCs w:val="24"/>
          <w:vertAlign w:val="subscript"/>
        </w:rPr>
        <w:t>10</w:t>
      </w:r>
      <w:r w:rsidR="00EF29C9">
        <w:rPr>
          <w:rFonts w:cs="Times New Roman"/>
          <w:sz w:val="24"/>
          <w:szCs w:val="24"/>
        </w:rPr>
        <w:t xml:space="preserve"> = 17.04</w:t>
      </w:r>
      <w:r w:rsidR="00EA3FCA">
        <w:rPr>
          <w:rFonts w:cs="Times New Roman"/>
          <w:sz w:val="24"/>
          <w:szCs w:val="24"/>
        </w:rPr>
        <w:t xml:space="preserve">, </w:t>
      </w:r>
      <w:r w:rsidR="00CD2A3A" w:rsidRPr="003B4497">
        <w:rPr>
          <w:rFonts w:cs="Times New Roman"/>
          <w:sz w:val="24"/>
          <w:szCs w:val="24"/>
        </w:rPr>
        <w:t>where</w:t>
      </w:r>
      <w:r w:rsidR="008E110C">
        <w:rPr>
          <w:rFonts w:cs="Times New Roman"/>
          <w:sz w:val="24"/>
          <w:szCs w:val="24"/>
        </w:rPr>
        <w:t>as</w:t>
      </w:r>
      <w:r w:rsidR="00CD2A3A" w:rsidRPr="003B4497">
        <w:rPr>
          <w:rFonts w:cs="Times New Roman"/>
          <w:sz w:val="24"/>
          <w:szCs w:val="24"/>
        </w:rPr>
        <w:t xml:space="preserve"> there was no difference between good person and </w:t>
      </w:r>
      <w:r w:rsidR="008D57DE">
        <w:rPr>
          <w:rFonts w:cs="Times New Roman"/>
          <w:sz w:val="24"/>
          <w:szCs w:val="24"/>
        </w:rPr>
        <w:t>neutral</w:t>
      </w:r>
      <w:r w:rsidR="00CD2A3A" w:rsidRPr="003B4497">
        <w:rPr>
          <w:rFonts w:cs="Times New Roman"/>
          <w:sz w:val="24"/>
          <w:szCs w:val="24"/>
        </w:rPr>
        <w:t xml:space="preserve"> person</w:t>
      </w:r>
      <w:r w:rsidR="00CD2A3A">
        <w:rPr>
          <w:rFonts w:cs="Times New Roman"/>
          <w:sz w:val="24"/>
          <w:szCs w:val="24"/>
        </w:rPr>
        <w:t xml:space="preserve"> (</w:t>
      </w:r>
      <w:r w:rsidR="00CD2A3A" w:rsidRPr="006404FD">
        <w:rPr>
          <w:rFonts w:cs="Times New Roman"/>
          <w:i/>
          <w:sz w:val="24"/>
          <w:szCs w:val="24"/>
        </w:rPr>
        <w:t>d’</w:t>
      </w:r>
      <w:r w:rsidR="00CD2A3A">
        <w:rPr>
          <w:rFonts w:cs="Times New Roman"/>
          <w:sz w:val="24"/>
          <w:szCs w:val="24"/>
        </w:rPr>
        <w:t xml:space="preserve"> = </w:t>
      </w:r>
      <w:r w:rsidR="00556162">
        <w:rPr>
          <w:rFonts w:cs="Times New Roman"/>
          <w:sz w:val="24"/>
          <w:szCs w:val="24"/>
        </w:rPr>
        <w:t>1.95</w:t>
      </w:r>
      <w:r w:rsidR="008039C2">
        <w:rPr>
          <w:rFonts w:cs="Times New Roman"/>
          <w:sz w:val="24"/>
          <w:szCs w:val="24"/>
        </w:rPr>
        <w:t xml:space="preserve"> </w:t>
      </w:r>
      <w:r w:rsidR="00CD2A3A">
        <w:rPr>
          <w:rFonts w:cs="Times New Roman"/>
          <w:sz w:val="24"/>
          <w:szCs w:val="24"/>
        </w:rPr>
        <w:t>±</w:t>
      </w:r>
      <w:r w:rsidR="008039C2">
        <w:rPr>
          <w:rFonts w:cs="Times New Roman"/>
          <w:sz w:val="24"/>
          <w:szCs w:val="24"/>
        </w:rPr>
        <w:t xml:space="preserve"> 1.</w:t>
      </w:r>
      <w:r w:rsidR="00556162">
        <w:rPr>
          <w:rFonts w:cs="Times New Roman"/>
          <w:sz w:val="24"/>
          <w:szCs w:val="24"/>
        </w:rPr>
        <w:t>11</w:t>
      </w:r>
      <w:r w:rsidR="00CD2A3A">
        <w:rPr>
          <w:rFonts w:cs="Times New Roman"/>
          <w:sz w:val="24"/>
          <w:szCs w:val="24"/>
        </w:rPr>
        <w:t xml:space="preserve">), </w:t>
      </w:r>
      <w:r w:rsidR="00CD2A3A" w:rsidRPr="00057049">
        <w:rPr>
          <w:rFonts w:cs="Times New Roman"/>
          <w:i/>
          <w:sz w:val="24"/>
          <w:szCs w:val="24"/>
        </w:rPr>
        <w:t>t</w:t>
      </w:r>
      <w:r w:rsidR="00CD2A3A">
        <w:rPr>
          <w:rFonts w:cs="Times New Roman"/>
          <w:sz w:val="24"/>
          <w:szCs w:val="24"/>
        </w:rPr>
        <w:t>(</w:t>
      </w:r>
      <w:r w:rsidR="00953DF2">
        <w:rPr>
          <w:rFonts w:cs="Times New Roman"/>
          <w:sz w:val="24"/>
          <w:szCs w:val="24"/>
        </w:rPr>
        <w:t>50</w:t>
      </w:r>
      <w:r w:rsidR="00CD2A3A">
        <w:rPr>
          <w:rFonts w:cs="Times New Roman"/>
          <w:sz w:val="24"/>
          <w:szCs w:val="24"/>
        </w:rPr>
        <w:t>) =</w:t>
      </w:r>
      <w:r w:rsidR="00953DF2">
        <w:rPr>
          <w:rFonts w:cs="Times New Roman"/>
          <w:sz w:val="24"/>
          <w:szCs w:val="24"/>
        </w:rPr>
        <w:t xml:space="preserve"> 1.</w:t>
      </w:r>
      <w:r w:rsidR="006857F1">
        <w:rPr>
          <w:rFonts w:cs="Times New Roman"/>
          <w:sz w:val="24"/>
          <w:szCs w:val="24"/>
        </w:rPr>
        <w:t>54</w:t>
      </w:r>
      <w:r w:rsidR="00CD2A3A">
        <w:rPr>
          <w:rFonts w:cs="Times New Roman"/>
          <w:sz w:val="24"/>
          <w:szCs w:val="24"/>
        </w:rPr>
        <w:t xml:space="preserve">, </w:t>
      </w:r>
      <w:r w:rsidR="00CD2A3A" w:rsidRPr="003B4497">
        <w:rPr>
          <w:rFonts w:cs="Times New Roman"/>
          <w:i/>
          <w:sz w:val="24"/>
          <w:szCs w:val="24"/>
        </w:rPr>
        <w:t>p</w:t>
      </w:r>
      <w:r w:rsidR="00CD2A3A" w:rsidRPr="003B4497">
        <w:rPr>
          <w:rFonts w:cs="Times New Roman"/>
          <w:sz w:val="24"/>
          <w:szCs w:val="24"/>
        </w:rPr>
        <w:t xml:space="preserve"> = </w:t>
      </w:r>
      <w:r w:rsidR="009313F9">
        <w:rPr>
          <w:rFonts w:cs="Times New Roman"/>
          <w:sz w:val="24"/>
          <w:szCs w:val="24"/>
        </w:rPr>
        <w:t>0.</w:t>
      </w:r>
      <w:r w:rsidR="006857F1">
        <w:rPr>
          <w:rFonts w:cs="Times New Roman"/>
          <w:sz w:val="24"/>
          <w:szCs w:val="24"/>
        </w:rPr>
        <w:t>1</w:t>
      </w:r>
      <w:r w:rsidR="001D3FB3">
        <w:rPr>
          <w:rFonts w:cs="Times New Roman"/>
          <w:sz w:val="24"/>
          <w:szCs w:val="24"/>
        </w:rPr>
        <w:t>3</w:t>
      </w:r>
      <w:r w:rsidR="00CD2A3A" w:rsidRPr="003B4497">
        <w:rPr>
          <w:rFonts w:cs="Times New Roman"/>
          <w:sz w:val="24"/>
          <w:szCs w:val="24"/>
        </w:rPr>
        <w:t>,</w:t>
      </w:r>
      <w:r w:rsidR="00953DF2">
        <w:rPr>
          <w:rFonts w:cs="Times New Roman"/>
          <w:sz w:val="24"/>
          <w:szCs w:val="24"/>
        </w:rPr>
        <w:t xml:space="preserve"> </w:t>
      </w:r>
      <w:r w:rsidR="00953DF2" w:rsidRPr="00342661">
        <w:rPr>
          <w:rFonts w:cs="Times New Roman"/>
          <w:sz w:val="24"/>
          <w:szCs w:val="24"/>
        </w:rPr>
        <w:t xml:space="preserve">Cohen’s </w:t>
      </w:r>
      <w:r w:rsidR="00953DF2" w:rsidRPr="00342661">
        <w:rPr>
          <w:rFonts w:cs="Times New Roman"/>
          <w:i/>
          <w:sz w:val="24"/>
          <w:szCs w:val="24"/>
        </w:rPr>
        <w:t>d</w:t>
      </w:r>
      <w:r w:rsidR="00953DF2" w:rsidRPr="00342661">
        <w:rPr>
          <w:rFonts w:cs="Times New Roman"/>
          <w:i/>
          <w:sz w:val="24"/>
          <w:szCs w:val="24"/>
          <w:vertAlign w:val="subscript"/>
        </w:rPr>
        <w:t>z</w:t>
      </w:r>
      <w:r w:rsidR="00953DF2" w:rsidRPr="00342661">
        <w:rPr>
          <w:rFonts w:cs="Times New Roman"/>
          <w:sz w:val="24"/>
          <w:szCs w:val="24"/>
          <w:vertAlign w:val="subscript"/>
        </w:rPr>
        <w:t xml:space="preserve"> </w:t>
      </w:r>
      <w:r w:rsidR="00953DF2" w:rsidRPr="00342661">
        <w:rPr>
          <w:rFonts w:cs="Times New Roman"/>
          <w:sz w:val="24"/>
          <w:szCs w:val="24"/>
        </w:rPr>
        <w:t xml:space="preserve">= </w:t>
      </w:r>
      <w:r w:rsidR="00953DF2">
        <w:rPr>
          <w:rFonts w:cs="Times New Roman"/>
          <w:sz w:val="24"/>
          <w:szCs w:val="24"/>
        </w:rPr>
        <w:t>0.2</w:t>
      </w:r>
      <w:r w:rsidR="006857F1">
        <w:rPr>
          <w:rFonts w:cs="Times New Roman"/>
          <w:sz w:val="24"/>
          <w:szCs w:val="24"/>
        </w:rPr>
        <w:t>16</w:t>
      </w:r>
      <w:r w:rsidR="00953DF2">
        <w:rPr>
          <w:rFonts w:cs="Times New Roman"/>
          <w:sz w:val="24"/>
          <w:szCs w:val="24"/>
        </w:rPr>
        <w:t>, 95% CI[-0.</w:t>
      </w:r>
      <w:r w:rsidR="006857F1">
        <w:rPr>
          <w:rFonts w:cs="Times New Roman"/>
          <w:sz w:val="24"/>
          <w:szCs w:val="24"/>
        </w:rPr>
        <w:t>0</w:t>
      </w:r>
      <w:r w:rsidR="001D3FB3">
        <w:rPr>
          <w:rFonts w:cs="Times New Roman"/>
          <w:sz w:val="24"/>
          <w:szCs w:val="24"/>
        </w:rPr>
        <w:t>63</w:t>
      </w:r>
      <w:r w:rsidR="006857F1">
        <w:rPr>
          <w:rFonts w:cs="Times New Roman"/>
          <w:sz w:val="24"/>
          <w:szCs w:val="24"/>
        </w:rPr>
        <w:t xml:space="preserve"> </w:t>
      </w:r>
      <w:r w:rsidR="00953DF2">
        <w:rPr>
          <w:rFonts w:cs="Times New Roman"/>
          <w:sz w:val="24"/>
          <w:szCs w:val="24"/>
        </w:rPr>
        <w:t>0.</w:t>
      </w:r>
      <w:r w:rsidR="001D3FB3">
        <w:rPr>
          <w:rFonts w:cs="Times New Roman"/>
          <w:sz w:val="24"/>
          <w:szCs w:val="24"/>
        </w:rPr>
        <w:t>492</w:t>
      </w:r>
      <w:r w:rsidR="00953DF2">
        <w:rPr>
          <w:rFonts w:cs="Times New Roman"/>
          <w:sz w:val="24"/>
          <w:szCs w:val="24"/>
        </w:rPr>
        <w:t>]</w:t>
      </w:r>
      <w:r w:rsidR="00EF29C9">
        <w:rPr>
          <w:rFonts w:cs="Times New Roman"/>
          <w:sz w:val="24"/>
          <w:szCs w:val="24"/>
        </w:rPr>
        <w:t>, BF</w:t>
      </w:r>
      <w:r w:rsidR="00EF29C9" w:rsidRPr="00C3520D">
        <w:rPr>
          <w:rFonts w:cs="Times New Roman"/>
          <w:sz w:val="24"/>
          <w:szCs w:val="24"/>
          <w:vertAlign w:val="subscript"/>
        </w:rPr>
        <w:t>10</w:t>
      </w:r>
      <w:r w:rsidR="00EF29C9">
        <w:rPr>
          <w:rFonts w:cs="Times New Roman"/>
          <w:sz w:val="24"/>
          <w:szCs w:val="24"/>
        </w:rPr>
        <w:t xml:space="preserve"> = 0.46</w:t>
      </w:r>
      <w:r w:rsidR="00953DF2">
        <w:rPr>
          <w:rFonts w:cs="Times New Roman"/>
          <w:sz w:val="24"/>
          <w:szCs w:val="24"/>
        </w:rPr>
        <w:t>;</w:t>
      </w:r>
      <w:r w:rsidR="00CD2A3A" w:rsidRPr="003B4497">
        <w:rPr>
          <w:rFonts w:cs="Times New Roman"/>
          <w:sz w:val="24"/>
          <w:szCs w:val="24"/>
        </w:rPr>
        <w:t xml:space="preserve"> </w:t>
      </w:r>
      <w:r w:rsidR="008E110C">
        <w:rPr>
          <w:rFonts w:cs="Times New Roman"/>
          <w:sz w:val="24"/>
          <w:szCs w:val="24"/>
        </w:rPr>
        <w:t xml:space="preserve">or </w:t>
      </w:r>
      <w:r w:rsidR="00CD2A3A" w:rsidRPr="003B4497">
        <w:rPr>
          <w:rFonts w:cs="Times New Roman"/>
          <w:sz w:val="24"/>
          <w:szCs w:val="24"/>
        </w:rPr>
        <w:t xml:space="preserve">bad person and </w:t>
      </w:r>
      <w:r w:rsidR="008D57DE">
        <w:rPr>
          <w:rFonts w:cs="Times New Roman"/>
          <w:sz w:val="24"/>
          <w:szCs w:val="24"/>
        </w:rPr>
        <w:t>neutral</w:t>
      </w:r>
      <w:r w:rsidR="00CD2A3A">
        <w:rPr>
          <w:rFonts w:cs="Times New Roman"/>
          <w:sz w:val="24"/>
          <w:szCs w:val="24"/>
        </w:rPr>
        <w:t xml:space="preserve"> </w:t>
      </w:r>
      <w:r w:rsidR="00CD2A3A" w:rsidRPr="003B4497">
        <w:rPr>
          <w:rFonts w:cs="Times New Roman"/>
          <w:sz w:val="24"/>
          <w:szCs w:val="24"/>
        </w:rPr>
        <w:t>association</w:t>
      </w:r>
      <w:r w:rsidR="00CD2A3A">
        <w:rPr>
          <w:rFonts w:cs="Times New Roman"/>
          <w:sz w:val="24"/>
          <w:szCs w:val="24"/>
        </w:rPr>
        <w:t xml:space="preserve">, </w:t>
      </w:r>
      <w:r w:rsidR="00CD2A3A" w:rsidRPr="00591129">
        <w:rPr>
          <w:rFonts w:cs="Times New Roman"/>
          <w:i/>
          <w:sz w:val="24"/>
          <w:szCs w:val="24"/>
        </w:rPr>
        <w:t>t</w:t>
      </w:r>
      <w:r w:rsidR="00CD2A3A">
        <w:rPr>
          <w:rFonts w:cs="Times New Roman"/>
          <w:sz w:val="24"/>
          <w:szCs w:val="24"/>
        </w:rPr>
        <w:t>(</w:t>
      </w:r>
      <w:r w:rsidR="00591129">
        <w:rPr>
          <w:rFonts w:cs="Times New Roman"/>
          <w:sz w:val="24"/>
          <w:szCs w:val="24"/>
        </w:rPr>
        <w:t>50</w:t>
      </w:r>
      <w:r w:rsidR="00CD2A3A">
        <w:rPr>
          <w:rFonts w:cs="Times New Roman"/>
          <w:sz w:val="24"/>
          <w:szCs w:val="24"/>
        </w:rPr>
        <w:t xml:space="preserve">) = </w:t>
      </w:r>
      <w:r w:rsidR="00591129">
        <w:rPr>
          <w:rFonts w:cs="Times New Roman"/>
          <w:sz w:val="24"/>
          <w:szCs w:val="24"/>
        </w:rPr>
        <w:t>-</w:t>
      </w:r>
      <w:r w:rsidR="006857F1">
        <w:rPr>
          <w:rFonts w:cs="Times New Roman"/>
          <w:sz w:val="24"/>
          <w:szCs w:val="24"/>
        </w:rPr>
        <w:t>2.109</w:t>
      </w:r>
      <w:r w:rsidR="00CD2A3A">
        <w:rPr>
          <w:rFonts w:cs="Times New Roman"/>
          <w:sz w:val="24"/>
          <w:szCs w:val="24"/>
        </w:rPr>
        <w:t>,</w:t>
      </w:r>
      <w:r w:rsidR="00CD2A3A" w:rsidRPr="003B4497">
        <w:rPr>
          <w:rFonts w:cs="Times New Roman"/>
          <w:sz w:val="24"/>
          <w:szCs w:val="24"/>
        </w:rPr>
        <w:t xml:space="preserve"> </w:t>
      </w:r>
      <w:r w:rsidR="00CD2A3A" w:rsidRPr="003B4497">
        <w:rPr>
          <w:rFonts w:cs="Times New Roman"/>
          <w:i/>
          <w:sz w:val="24"/>
          <w:szCs w:val="24"/>
        </w:rPr>
        <w:t>p</w:t>
      </w:r>
      <w:r w:rsidR="00CD2A3A" w:rsidRPr="003B4497">
        <w:rPr>
          <w:rFonts w:cs="Times New Roman"/>
          <w:sz w:val="24"/>
          <w:szCs w:val="24"/>
        </w:rPr>
        <w:t xml:space="preserve"> = </w:t>
      </w:r>
      <w:r w:rsidR="00CD2A3A">
        <w:rPr>
          <w:rFonts w:cs="Times New Roman"/>
          <w:sz w:val="24"/>
          <w:szCs w:val="24"/>
        </w:rPr>
        <w:t>0</w:t>
      </w:r>
      <w:r w:rsidR="00CD2A3A" w:rsidRPr="003B4497">
        <w:rPr>
          <w:rFonts w:cs="Times New Roman"/>
          <w:sz w:val="24"/>
          <w:szCs w:val="24"/>
        </w:rPr>
        <w:t>.</w:t>
      </w:r>
      <w:r w:rsidR="006857F1">
        <w:rPr>
          <w:rFonts w:cs="Times New Roman"/>
          <w:sz w:val="24"/>
          <w:szCs w:val="24"/>
        </w:rPr>
        <w:t>0</w:t>
      </w:r>
      <w:r w:rsidR="001D3FB3">
        <w:rPr>
          <w:rFonts w:cs="Times New Roman"/>
          <w:sz w:val="24"/>
          <w:szCs w:val="24"/>
        </w:rPr>
        <w:t>4</w:t>
      </w:r>
      <w:r w:rsidR="00BA181D">
        <w:rPr>
          <w:rFonts w:cs="Times New Roman"/>
          <w:sz w:val="24"/>
          <w:szCs w:val="24"/>
        </w:rPr>
        <w:t xml:space="preserve">, </w:t>
      </w:r>
      <w:r w:rsidR="00BA181D" w:rsidRPr="00342661">
        <w:rPr>
          <w:rFonts w:cs="Times New Roman"/>
          <w:sz w:val="24"/>
          <w:szCs w:val="24"/>
        </w:rPr>
        <w:t xml:space="preserve">Cohen’s </w:t>
      </w:r>
      <w:r w:rsidR="00BA181D" w:rsidRPr="00342661">
        <w:rPr>
          <w:rFonts w:cs="Times New Roman"/>
          <w:i/>
          <w:sz w:val="24"/>
          <w:szCs w:val="24"/>
        </w:rPr>
        <w:t>d</w:t>
      </w:r>
      <w:r w:rsidR="00BA181D" w:rsidRPr="00342661">
        <w:rPr>
          <w:rFonts w:cs="Times New Roman"/>
          <w:i/>
          <w:sz w:val="24"/>
          <w:szCs w:val="24"/>
          <w:vertAlign w:val="subscript"/>
        </w:rPr>
        <w:t>z</w:t>
      </w:r>
      <w:r w:rsidR="00BA181D" w:rsidRPr="00342661">
        <w:rPr>
          <w:rFonts w:cs="Times New Roman"/>
          <w:sz w:val="24"/>
          <w:szCs w:val="24"/>
          <w:vertAlign w:val="subscript"/>
        </w:rPr>
        <w:t xml:space="preserve"> </w:t>
      </w:r>
      <w:r w:rsidR="00BA181D" w:rsidRPr="00342661">
        <w:rPr>
          <w:rFonts w:cs="Times New Roman"/>
          <w:sz w:val="24"/>
          <w:szCs w:val="24"/>
        </w:rPr>
        <w:t xml:space="preserve">= </w:t>
      </w:r>
      <w:r w:rsidR="00BA181D">
        <w:rPr>
          <w:rFonts w:cs="Times New Roman"/>
          <w:sz w:val="24"/>
          <w:szCs w:val="24"/>
        </w:rPr>
        <w:t>-0.2</w:t>
      </w:r>
      <w:r w:rsidR="006857F1">
        <w:rPr>
          <w:rFonts w:cs="Times New Roman"/>
          <w:sz w:val="24"/>
          <w:szCs w:val="24"/>
        </w:rPr>
        <w:t>95</w:t>
      </w:r>
      <w:r w:rsidR="00BA181D">
        <w:rPr>
          <w:rFonts w:cs="Times New Roman"/>
          <w:sz w:val="24"/>
          <w:szCs w:val="24"/>
        </w:rPr>
        <w:t>, 95% CI[0.0</w:t>
      </w:r>
      <w:r w:rsidR="006857F1">
        <w:rPr>
          <w:rFonts w:cs="Times New Roman"/>
          <w:sz w:val="24"/>
          <w:szCs w:val="24"/>
        </w:rPr>
        <w:t>13</w:t>
      </w:r>
      <w:r w:rsidR="001D3FB3">
        <w:rPr>
          <w:rFonts w:cs="Times New Roman"/>
          <w:sz w:val="24"/>
          <w:szCs w:val="24"/>
        </w:rPr>
        <w:t xml:space="preserve"> 0.574</w:t>
      </w:r>
      <w:r w:rsidR="00BA181D">
        <w:rPr>
          <w:rFonts w:cs="Times New Roman"/>
          <w:sz w:val="24"/>
          <w:szCs w:val="24"/>
        </w:rPr>
        <w:t>]</w:t>
      </w:r>
      <w:r w:rsidR="00CD2A3A" w:rsidRPr="003B4497">
        <w:rPr>
          <w:rFonts w:cs="Times New Roman"/>
          <w:sz w:val="24"/>
          <w:szCs w:val="24"/>
        </w:rPr>
        <w:t>)</w:t>
      </w:r>
      <w:r w:rsidR="00EF29C9">
        <w:rPr>
          <w:rFonts w:cs="Times New Roman"/>
          <w:sz w:val="24"/>
          <w:szCs w:val="24"/>
        </w:rPr>
        <w:t>, BF</w:t>
      </w:r>
      <w:r w:rsidR="00EF29C9" w:rsidRPr="00C3520D">
        <w:rPr>
          <w:rFonts w:cs="Times New Roman"/>
          <w:sz w:val="24"/>
          <w:szCs w:val="24"/>
          <w:vertAlign w:val="subscript"/>
        </w:rPr>
        <w:t>10</w:t>
      </w:r>
      <w:r w:rsidR="00EF29C9">
        <w:rPr>
          <w:rFonts w:cs="Times New Roman"/>
          <w:sz w:val="24"/>
          <w:szCs w:val="24"/>
        </w:rPr>
        <w:t xml:space="preserve"> = 1.163</w:t>
      </w:r>
      <w:r w:rsidR="00CD2A3A">
        <w:rPr>
          <w:rFonts w:cs="Times New Roman"/>
          <w:sz w:val="24"/>
          <w:szCs w:val="24"/>
        </w:rPr>
        <w:t xml:space="preserve"> ( see Figure 1</w:t>
      </w:r>
      <w:r w:rsidR="00C7773D">
        <w:rPr>
          <w:rFonts w:cs="Times New Roman"/>
          <w:sz w:val="24"/>
          <w:szCs w:val="24"/>
        </w:rPr>
        <w:t>A</w:t>
      </w:r>
      <w:r w:rsidR="00CD2A3A">
        <w:rPr>
          <w:rFonts w:cs="Times New Roman"/>
          <w:sz w:val="24"/>
          <w:szCs w:val="24"/>
        </w:rPr>
        <w:t>)</w:t>
      </w:r>
      <w:r w:rsidR="00CD2A3A" w:rsidRPr="003B4497">
        <w:rPr>
          <w:rFonts w:cs="Times New Roman"/>
          <w:sz w:val="24"/>
          <w:szCs w:val="24"/>
        </w:rPr>
        <w:t>.</w:t>
      </w:r>
    </w:p>
    <w:p w14:paraId="33BB22C5" w14:textId="25C00D96" w:rsidR="00F74A50" w:rsidRDefault="008E110C" w:rsidP="00A06A70">
      <w:pPr>
        <w:spacing w:line="480" w:lineRule="auto"/>
        <w:ind w:firstLine="720"/>
        <w:rPr>
          <w:rFonts w:cs="Times New Roman"/>
          <w:sz w:val="24"/>
          <w:szCs w:val="24"/>
        </w:rPr>
      </w:pPr>
      <w:r>
        <w:rPr>
          <w:rFonts w:cs="Times New Roman"/>
          <w:sz w:val="24"/>
          <w:szCs w:val="24"/>
        </w:rPr>
        <w:t xml:space="preserve">A </w:t>
      </w:r>
      <w:r w:rsidR="0095348C">
        <w:rPr>
          <w:rFonts w:cs="Times New Roman"/>
          <w:sz w:val="24"/>
          <w:szCs w:val="24"/>
        </w:rPr>
        <w:t xml:space="preserve">repeated measures </w:t>
      </w:r>
      <w:r w:rsidR="00CD2A3A" w:rsidRPr="003B4497">
        <w:rPr>
          <w:rFonts w:cs="Times New Roman"/>
          <w:sz w:val="24"/>
          <w:szCs w:val="24"/>
        </w:rPr>
        <w:t>ANOVA for the RTs</w:t>
      </w:r>
      <w:r w:rsidR="00CD2A3A">
        <w:rPr>
          <w:rFonts w:cs="Times New Roman"/>
          <w:sz w:val="24"/>
          <w:szCs w:val="24"/>
        </w:rPr>
        <w:t xml:space="preserve">, with moral </w:t>
      </w:r>
      <w:r w:rsidR="00B91D9F">
        <w:rPr>
          <w:rFonts w:cs="Times New Roman"/>
          <w:sz w:val="24"/>
          <w:szCs w:val="24"/>
        </w:rPr>
        <w:t>valence</w:t>
      </w:r>
      <w:r w:rsidR="00B91D9F" w:rsidRPr="00B66CB4">
        <w:rPr>
          <w:rFonts w:cs="Times New Roman"/>
          <w:sz w:val="24"/>
          <w:szCs w:val="24"/>
        </w:rPr>
        <w:t xml:space="preserve"> </w:t>
      </w:r>
      <w:r w:rsidR="00CD2A3A" w:rsidRPr="00B66CB4">
        <w:rPr>
          <w:rFonts w:cs="Times New Roman"/>
          <w:sz w:val="24"/>
          <w:szCs w:val="24"/>
        </w:rPr>
        <w:t>(good</w:t>
      </w:r>
      <w:r w:rsidR="00B91D9F">
        <w:rPr>
          <w:rFonts w:cs="Times New Roman"/>
          <w:sz w:val="24"/>
          <w:szCs w:val="24"/>
        </w:rPr>
        <w:t>, neutral, bad</w:t>
      </w:r>
      <w:r w:rsidR="00CD2A3A" w:rsidRPr="00B66CB4">
        <w:rPr>
          <w:rFonts w:cs="Times New Roman"/>
          <w:sz w:val="24"/>
          <w:szCs w:val="24"/>
        </w:rPr>
        <w:t xml:space="preserve"> person)</w:t>
      </w:r>
      <w:r w:rsidR="00CD2A3A">
        <w:rPr>
          <w:rFonts w:cs="Times New Roman"/>
          <w:sz w:val="24"/>
          <w:szCs w:val="24"/>
        </w:rPr>
        <w:t xml:space="preserve"> and </w:t>
      </w:r>
      <w:r w:rsidR="00CD2A3A" w:rsidRPr="008871F1">
        <w:rPr>
          <w:rFonts w:cs="Times New Roman"/>
          <w:sz w:val="24"/>
          <w:szCs w:val="24"/>
        </w:rPr>
        <w:t>matching judgment (matched vs. nonmatching)</w:t>
      </w:r>
      <w:r w:rsidR="00CD2A3A">
        <w:rPr>
          <w:rFonts w:cs="Times New Roman"/>
          <w:sz w:val="24"/>
          <w:szCs w:val="24"/>
        </w:rPr>
        <w:t xml:space="preserve"> as two within-subject factors, </w:t>
      </w:r>
      <w:r w:rsidR="00CD2A3A" w:rsidRPr="003B4497">
        <w:rPr>
          <w:rFonts w:cs="Times New Roman"/>
          <w:sz w:val="24"/>
          <w:szCs w:val="24"/>
        </w:rPr>
        <w:t xml:space="preserve">showed a significant effect of </w:t>
      </w:r>
      <w:r w:rsidR="00CD2A3A">
        <w:rPr>
          <w:rFonts w:cs="Times New Roman"/>
          <w:sz w:val="24"/>
          <w:szCs w:val="24"/>
        </w:rPr>
        <w:t>moral valence</w:t>
      </w:r>
      <w:r w:rsidR="00CD2A3A" w:rsidRPr="003B4497">
        <w:rPr>
          <w:rFonts w:cs="Times New Roman"/>
          <w:sz w:val="24"/>
          <w:szCs w:val="24"/>
        </w:rPr>
        <w:t xml:space="preserve">, </w:t>
      </w:r>
      <w:r w:rsidR="00CD2A3A" w:rsidRPr="00983397">
        <w:rPr>
          <w:rFonts w:cs="Times New Roman"/>
          <w:i/>
          <w:sz w:val="24"/>
          <w:szCs w:val="24"/>
        </w:rPr>
        <w:t>F</w:t>
      </w:r>
      <w:r w:rsidR="00CD2A3A" w:rsidRPr="003B4497">
        <w:rPr>
          <w:rFonts w:cs="Times New Roman"/>
          <w:sz w:val="24"/>
          <w:szCs w:val="24"/>
        </w:rPr>
        <w:t>(2,</w:t>
      </w:r>
      <w:r w:rsidR="00617E61">
        <w:rPr>
          <w:rFonts w:cs="Times New Roman"/>
          <w:sz w:val="24"/>
          <w:szCs w:val="24"/>
        </w:rPr>
        <w:t>100</w:t>
      </w:r>
      <w:r w:rsidR="00CD2A3A" w:rsidRPr="003B4497">
        <w:rPr>
          <w:rFonts w:cs="Times New Roman"/>
          <w:sz w:val="24"/>
          <w:szCs w:val="24"/>
        </w:rPr>
        <w:t xml:space="preserve">) = </w:t>
      </w:r>
      <w:r w:rsidR="00617E61">
        <w:rPr>
          <w:rFonts w:cs="Times New Roman"/>
          <w:sz w:val="24"/>
          <w:szCs w:val="24"/>
        </w:rPr>
        <w:t>9.622</w:t>
      </w:r>
      <w:r w:rsidR="00CD2A3A">
        <w:rPr>
          <w:rFonts w:cs="Times New Roman"/>
          <w:sz w:val="24"/>
          <w:szCs w:val="24"/>
        </w:rPr>
        <w:t>,</w:t>
      </w:r>
      <w:r w:rsidR="00CD2A3A" w:rsidRPr="003B4497">
        <w:rPr>
          <w:rFonts w:cs="Times New Roman"/>
          <w:sz w:val="24"/>
          <w:szCs w:val="24"/>
        </w:rPr>
        <w:t xml:space="preserve"> </w:t>
      </w:r>
      <w:r w:rsidR="00CD2A3A" w:rsidRPr="003B4497">
        <w:rPr>
          <w:rFonts w:cs="Times New Roman"/>
          <w:i/>
          <w:sz w:val="24"/>
          <w:szCs w:val="24"/>
        </w:rPr>
        <w:t>p</w:t>
      </w:r>
      <w:r w:rsidR="00CD2A3A" w:rsidRPr="003B4497">
        <w:rPr>
          <w:rFonts w:cs="Times New Roman"/>
          <w:sz w:val="24"/>
          <w:szCs w:val="24"/>
        </w:rPr>
        <w:t xml:space="preserve"> =</w:t>
      </w:r>
      <w:r w:rsidR="00CD2A3A">
        <w:rPr>
          <w:rFonts w:cs="Times New Roman"/>
          <w:sz w:val="24"/>
          <w:szCs w:val="24"/>
        </w:rPr>
        <w:t xml:space="preserve"> </w:t>
      </w:r>
      <w:r w:rsidR="00CD2A3A" w:rsidRPr="003B4497">
        <w:rPr>
          <w:rFonts w:cs="Times New Roman"/>
          <w:sz w:val="24"/>
          <w:szCs w:val="24"/>
        </w:rPr>
        <w:t>0.00</w:t>
      </w:r>
      <w:r w:rsidR="00617E61">
        <w:rPr>
          <w:rFonts w:cs="Times New Roman"/>
          <w:sz w:val="24"/>
          <w:szCs w:val="24"/>
        </w:rPr>
        <w:t>015</w:t>
      </w:r>
      <w:r w:rsidR="00CD2A3A">
        <w:rPr>
          <w:rFonts w:cs="Times New Roman"/>
          <w:sz w:val="24"/>
          <w:szCs w:val="24"/>
        </w:rPr>
        <w:t>,</w:t>
      </w:r>
      <w:r w:rsidR="00CD2A3A" w:rsidRPr="003B4497">
        <w:rPr>
          <w:rFonts w:cs="Times New Roman"/>
          <w:sz w:val="24"/>
          <w:szCs w:val="24"/>
        </w:rPr>
        <w:t xml:space="preserve"> </w:t>
      </w:r>
      <w:r w:rsidR="009F7E6A" w:rsidRPr="00C3520D">
        <w:rPr>
          <w:rFonts w:cs="Times New Roman"/>
          <w:i/>
          <w:sz w:val="24"/>
          <w:szCs w:val="24"/>
        </w:rPr>
        <w:t>ω</w:t>
      </w:r>
      <w:r w:rsidR="009F7E6A" w:rsidRPr="00C3520D">
        <w:rPr>
          <w:rFonts w:cs="Times New Roman"/>
          <w:bCs/>
          <w:i/>
          <w:iCs/>
          <w:sz w:val="24"/>
          <w:szCs w:val="24"/>
        </w:rPr>
        <w:t>²</w:t>
      </w:r>
      <w:r w:rsidR="009F7E6A" w:rsidRPr="003B4497">
        <w:rPr>
          <w:rFonts w:cs="Times New Roman"/>
          <w:sz w:val="24"/>
          <w:szCs w:val="24"/>
        </w:rPr>
        <w:t xml:space="preserve"> </w:t>
      </w:r>
      <w:r w:rsidR="00CD2A3A" w:rsidRPr="003B4497">
        <w:rPr>
          <w:rFonts w:cs="Times New Roman"/>
          <w:sz w:val="24"/>
          <w:szCs w:val="24"/>
        </w:rPr>
        <w:t xml:space="preserve">= </w:t>
      </w:r>
      <w:r w:rsidR="00617E61">
        <w:rPr>
          <w:rFonts w:cs="Times New Roman"/>
          <w:sz w:val="24"/>
          <w:szCs w:val="24"/>
        </w:rPr>
        <w:t>0.</w:t>
      </w:r>
      <w:r w:rsidR="009F7E6A">
        <w:rPr>
          <w:rFonts w:cs="Times New Roman"/>
          <w:sz w:val="24"/>
          <w:szCs w:val="24"/>
        </w:rPr>
        <w:t>143</w:t>
      </w:r>
      <w:r w:rsidR="00A736A3">
        <w:rPr>
          <w:rFonts w:cs="Times New Roman"/>
          <w:sz w:val="24"/>
          <w:szCs w:val="24"/>
        </w:rPr>
        <w:t>, BF</w:t>
      </w:r>
      <w:r w:rsidR="00A736A3" w:rsidRPr="00C3520D">
        <w:rPr>
          <w:rFonts w:cs="Times New Roman"/>
          <w:sz w:val="24"/>
          <w:szCs w:val="24"/>
          <w:vertAlign w:val="subscript"/>
        </w:rPr>
        <w:t>10</w:t>
      </w:r>
      <w:r w:rsidR="00A736A3">
        <w:rPr>
          <w:rFonts w:cs="Times New Roman"/>
          <w:sz w:val="24"/>
          <w:szCs w:val="24"/>
        </w:rPr>
        <w:t xml:space="preserve"> = 14.75</w:t>
      </w:r>
      <w:r w:rsidR="00CD2A3A">
        <w:rPr>
          <w:rFonts w:cs="Times New Roman"/>
          <w:sz w:val="24"/>
          <w:szCs w:val="24"/>
        </w:rPr>
        <w:t xml:space="preserve">, as well as main effect of matching judgment, </w:t>
      </w:r>
      <w:r w:rsidR="00CD2A3A" w:rsidRPr="00983397">
        <w:rPr>
          <w:rFonts w:cs="Times New Roman"/>
          <w:i/>
          <w:sz w:val="24"/>
          <w:szCs w:val="24"/>
        </w:rPr>
        <w:t>F</w:t>
      </w:r>
      <w:r w:rsidR="00CD2A3A" w:rsidRPr="003B4497">
        <w:rPr>
          <w:rFonts w:cs="Times New Roman"/>
          <w:sz w:val="24"/>
          <w:szCs w:val="24"/>
        </w:rPr>
        <w:t>(</w:t>
      </w:r>
      <w:r w:rsidR="00617E61">
        <w:rPr>
          <w:rFonts w:cs="Times New Roman"/>
          <w:sz w:val="24"/>
          <w:szCs w:val="24"/>
        </w:rPr>
        <w:t>1,50</w:t>
      </w:r>
      <w:r w:rsidR="00CD2A3A" w:rsidRPr="003B4497">
        <w:rPr>
          <w:rFonts w:cs="Times New Roman"/>
          <w:sz w:val="24"/>
          <w:szCs w:val="24"/>
        </w:rPr>
        <w:t>) =</w:t>
      </w:r>
      <w:r w:rsidR="00CD2A3A">
        <w:rPr>
          <w:rFonts w:cs="Times New Roman"/>
          <w:sz w:val="24"/>
          <w:szCs w:val="24"/>
        </w:rPr>
        <w:t xml:space="preserve"> </w:t>
      </w:r>
      <w:r w:rsidR="00617E61">
        <w:rPr>
          <w:rFonts w:cs="Times New Roman"/>
          <w:sz w:val="24"/>
          <w:szCs w:val="24"/>
        </w:rPr>
        <w:t>232.39</w:t>
      </w:r>
      <w:r w:rsidR="00CD2A3A" w:rsidRPr="003B4497">
        <w:rPr>
          <w:rFonts w:cs="Times New Roman"/>
          <w:sz w:val="24"/>
          <w:szCs w:val="24"/>
        </w:rPr>
        <w:t xml:space="preserve"> </w:t>
      </w:r>
      <w:r w:rsidR="00CD2A3A">
        <w:rPr>
          <w:rFonts w:cs="Times New Roman"/>
          <w:sz w:val="24"/>
          <w:szCs w:val="24"/>
        </w:rPr>
        <w:t>,</w:t>
      </w:r>
      <w:r w:rsidR="00CD2A3A" w:rsidRPr="003B4497">
        <w:rPr>
          <w:rFonts w:cs="Times New Roman"/>
          <w:sz w:val="24"/>
          <w:szCs w:val="24"/>
        </w:rPr>
        <w:t xml:space="preserve"> </w:t>
      </w:r>
      <w:r w:rsidR="00CD2A3A" w:rsidRPr="003B4497">
        <w:rPr>
          <w:rFonts w:cs="Times New Roman"/>
          <w:i/>
          <w:sz w:val="24"/>
          <w:szCs w:val="24"/>
        </w:rPr>
        <w:t>p</w:t>
      </w:r>
      <w:r w:rsidR="00CD2A3A" w:rsidRPr="003B4497">
        <w:rPr>
          <w:rFonts w:cs="Times New Roman"/>
          <w:sz w:val="24"/>
          <w:szCs w:val="24"/>
        </w:rPr>
        <w:t xml:space="preserve"> </w:t>
      </w:r>
      <w:r w:rsidR="00617E61">
        <w:rPr>
          <w:rFonts w:cs="Times New Roman"/>
          <w:sz w:val="24"/>
          <w:szCs w:val="24"/>
        </w:rPr>
        <w:t>&lt;</w:t>
      </w:r>
      <w:r w:rsidR="00CD2A3A">
        <w:rPr>
          <w:rFonts w:cs="Times New Roman"/>
          <w:sz w:val="24"/>
          <w:szCs w:val="24"/>
        </w:rPr>
        <w:t xml:space="preserve"> 0.00</w:t>
      </w:r>
      <w:r w:rsidR="00617E61">
        <w:rPr>
          <w:rFonts w:cs="Times New Roman"/>
          <w:sz w:val="24"/>
          <w:szCs w:val="24"/>
        </w:rPr>
        <w:t>01</w:t>
      </w:r>
      <w:r w:rsidR="00CD2A3A">
        <w:rPr>
          <w:rFonts w:cs="Times New Roman"/>
          <w:sz w:val="24"/>
          <w:szCs w:val="24"/>
        </w:rPr>
        <w:t>,</w:t>
      </w:r>
      <w:r w:rsidR="00CD2A3A" w:rsidRPr="003B4497">
        <w:rPr>
          <w:rFonts w:cs="Times New Roman"/>
          <w:sz w:val="24"/>
          <w:szCs w:val="24"/>
        </w:rPr>
        <w:t xml:space="preserve"> </w:t>
      </w:r>
      <w:r w:rsidR="009F7E6A" w:rsidRPr="00C3520D">
        <w:rPr>
          <w:rFonts w:cs="Times New Roman"/>
          <w:i/>
          <w:sz w:val="24"/>
          <w:szCs w:val="24"/>
        </w:rPr>
        <w:t>ω</w:t>
      </w:r>
      <w:r w:rsidR="009F7E6A" w:rsidRPr="00C3520D">
        <w:rPr>
          <w:rFonts w:cs="Times New Roman"/>
          <w:bCs/>
          <w:i/>
          <w:iCs/>
          <w:sz w:val="24"/>
          <w:szCs w:val="24"/>
        </w:rPr>
        <w:t>²</w:t>
      </w:r>
      <w:r w:rsidR="00CD2A3A" w:rsidRPr="00F55BD8">
        <w:rPr>
          <w:rFonts w:cs="Times New Roman"/>
          <w:sz w:val="24"/>
          <w:szCs w:val="24"/>
        </w:rPr>
        <w:t xml:space="preserve"> = </w:t>
      </w:r>
      <w:r w:rsidR="00617E61">
        <w:rPr>
          <w:rFonts w:cs="Times New Roman"/>
          <w:sz w:val="24"/>
          <w:szCs w:val="24"/>
        </w:rPr>
        <w:t>0.</w:t>
      </w:r>
      <w:r w:rsidR="009F7E6A">
        <w:rPr>
          <w:rFonts w:cs="Times New Roman"/>
          <w:sz w:val="24"/>
          <w:szCs w:val="24"/>
        </w:rPr>
        <w:t>817</w:t>
      </w:r>
      <w:r w:rsidR="00A736A3">
        <w:rPr>
          <w:rFonts w:cs="Times New Roman"/>
          <w:sz w:val="24"/>
          <w:szCs w:val="24"/>
        </w:rPr>
        <w:t>, BF</w:t>
      </w:r>
      <w:r w:rsidR="00A736A3" w:rsidRPr="00C3520D">
        <w:rPr>
          <w:rFonts w:cs="Times New Roman"/>
          <w:sz w:val="24"/>
          <w:szCs w:val="24"/>
          <w:vertAlign w:val="subscript"/>
        </w:rPr>
        <w:t>10</w:t>
      </w:r>
      <w:r w:rsidR="00A736A3">
        <w:rPr>
          <w:rFonts w:cs="Times New Roman"/>
          <w:sz w:val="24"/>
          <w:szCs w:val="24"/>
        </w:rPr>
        <w:t xml:space="preserve"> = 5.026e + 23</w:t>
      </w:r>
      <w:r w:rsidR="00CD2A3A" w:rsidRPr="003B4497">
        <w:rPr>
          <w:rFonts w:cs="Times New Roman"/>
          <w:sz w:val="24"/>
          <w:szCs w:val="24"/>
        </w:rPr>
        <w:t xml:space="preserve">. The interaction of </w:t>
      </w:r>
      <w:r w:rsidR="00CD2A3A">
        <w:rPr>
          <w:rFonts w:cs="Times New Roman"/>
          <w:sz w:val="24"/>
          <w:szCs w:val="24"/>
        </w:rPr>
        <w:t>moral association</w:t>
      </w:r>
      <w:r w:rsidR="00CD2A3A" w:rsidRPr="003B4497">
        <w:rPr>
          <w:rFonts w:cs="Times New Roman"/>
          <w:sz w:val="24"/>
          <w:szCs w:val="24"/>
        </w:rPr>
        <w:t xml:space="preserve"> and matching judgment was also significant, </w:t>
      </w:r>
      <w:proofErr w:type="gramStart"/>
      <w:r w:rsidR="00CD2A3A" w:rsidRPr="00983397">
        <w:rPr>
          <w:rFonts w:cs="Times New Roman"/>
          <w:i/>
          <w:sz w:val="24"/>
          <w:szCs w:val="24"/>
        </w:rPr>
        <w:t>F</w:t>
      </w:r>
      <w:r w:rsidR="00CD2A3A" w:rsidRPr="003B4497">
        <w:rPr>
          <w:rFonts w:cs="Times New Roman"/>
          <w:sz w:val="24"/>
          <w:szCs w:val="24"/>
        </w:rPr>
        <w:t>(</w:t>
      </w:r>
      <w:proofErr w:type="gramEnd"/>
      <w:r w:rsidR="00CD2A3A" w:rsidRPr="003B4497">
        <w:rPr>
          <w:rFonts w:cs="Times New Roman"/>
          <w:sz w:val="24"/>
          <w:szCs w:val="24"/>
        </w:rPr>
        <w:t>2,</w:t>
      </w:r>
      <w:r w:rsidR="00F94A7C">
        <w:rPr>
          <w:rFonts w:cs="Times New Roman"/>
          <w:sz w:val="24"/>
          <w:szCs w:val="24"/>
        </w:rPr>
        <w:t>100</w:t>
      </w:r>
      <w:r w:rsidR="00CD2A3A" w:rsidRPr="003B4497">
        <w:rPr>
          <w:rFonts w:cs="Times New Roman"/>
          <w:sz w:val="24"/>
          <w:szCs w:val="24"/>
        </w:rPr>
        <w:t xml:space="preserve">) = </w:t>
      </w:r>
      <w:r w:rsidR="00F94A7C">
        <w:rPr>
          <w:rFonts w:cs="Times New Roman"/>
          <w:sz w:val="24"/>
          <w:szCs w:val="24"/>
        </w:rPr>
        <w:t>8.52</w:t>
      </w:r>
      <w:r w:rsidR="00CD2A3A" w:rsidRPr="003B4497">
        <w:rPr>
          <w:rFonts w:cs="Times New Roman"/>
          <w:sz w:val="24"/>
          <w:szCs w:val="24"/>
        </w:rPr>
        <w:t xml:space="preserve">, </w:t>
      </w:r>
      <w:r w:rsidR="00CD2A3A" w:rsidRPr="003B4497">
        <w:rPr>
          <w:rFonts w:cs="Times New Roman"/>
          <w:i/>
          <w:sz w:val="24"/>
          <w:szCs w:val="24"/>
        </w:rPr>
        <w:t>p</w:t>
      </w:r>
      <w:r w:rsidR="00CD2A3A" w:rsidRPr="003B4497">
        <w:rPr>
          <w:rFonts w:cs="Times New Roman"/>
          <w:sz w:val="24"/>
          <w:szCs w:val="24"/>
        </w:rPr>
        <w:t xml:space="preserve"> = </w:t>
      </w:r>
      <w:r w:rsidR="00F94A7C">
        <w:rPr>
          <w:rFonts w:cs="Times New Roman"/>
          <w:sz w:val="24"/>
          <w:szCs w:val="24"/>
        </w:rPr>
        <w:t>0.00038</w:t>
      </w:r>
      <w:r w:rsidR="00CD2A3A" w:rsidRPr="003B4497">
        <w:rPr>
          <w:rFonts w:cs="Times New Roman"/>
          <w:sz w:val="24"/>
          <w:szCs w:val="24"/>
        </w:rPr>
        <w:t xml:space="preserve">, </w:t>
      </w:r>
      <w:r w:rsidR="009F7E6A" w:rsidRPr="00C3520D">
        <w:rPr>
          <w:rFonts w:cs="Times New Roman"/>
          <w:i/>
          <w:sz w:val="24"/>
          <w:szCs w:val="24"/>
        </w:rPr>
        <w:t>ω</w:t>
      </w:r>
      <w:r w:rsidR="009F7E6A" w:rsidRPr="00C3520D">
        <w:rPr>
          <w:rFonts w:cs="Times New Roman"/>
          <w:bCs/>
          <w:i/>
          <w:iCs/>
          <w:sz w:val="24"/>
          <w:szCs w:val="24"/>
        </w:rPr>
        <w:t>²</w:t>
      </w:r>
      <w:r w:rsidR="009F7E6A" w:rsidRPr="00F55BD8">
        <w:rPr>
          <w:rFonts w:cs="Times New Roman"/>
          <w:sz w:val="24"/>
          <w:szCs w:val="24"/>
        </w:rPr>
        <w:t xml:space="preserve"> </w:t>
      </w:r>
      <w:r w:rsidR="00CD2A3A">
        <w:rPr>
          <w:rFonts w:cs="Times New Roman"/>
          <w:sz w:val="24"/>
          <w:szCs w:val="24"/>
        </w:rPr>
        <w:t xml:space="preserve">= </w:t>
      </w:r>
      <w:r w:rsidR="00F94A7C">
        <w:rPr>
          <w:rFonts w:cs="Times New Roman"/>
          <w:sz w:val="24"/>
          <w:szCs w:val="24"/>
        </w:rPr>
        <w:t>0.</w:t>
      </w:r>
      <w:r w:rsidR="009F7E6A">
        <w:rPr>
          <w:rFonts w:cs="Times New Roman"/>
          <w:sz w:val="24"/>
          <w:szCs w:val="24"/>
        </w:rPr>
        <w:t>127</w:t>
      </w:r>
      <w:r w:rsidR="00A736A3">
        <w:rPr>
          <w:rFonts w:cs="Times New Roman"/>
          <w:sz w:val="24"/>
          <w:szCs w:val="24"/>
        </w:rPr>
        <w:t>, BF</w:t>
      </w:r>
      <w:r w:rsidR="00A736A3" w:rsidRPr="00C3520D">
        <w:rPr>
          <w:rFonts w:cs="Times New Roman"/>
          <w:sz w:val="24"/>
          <w:szCs w:val="24"/>
          <w:vertAlign w:val="subscript"/>
        </w:rPr>
        <w:t>10</w:t>
      </w:r>
      <w:r w:rsidR="00A736A3">
        <w:rPr>
          <w:rFonts w:cs="Times New Roman"/>
          <w:sz w:val="24"/>
          <w:szCs w:val="24"/>
        </w:rPr>
        <w:t xml:space="preserve"> = 56.4.</w:t>
      </w:r>
      <w:r w:rsidR="00CD2A3A" w:rsidRPr="003B4497">
        <w:rPr>
          <w:rFonts w:cs="Times New Roman"/>
          <w:sz w:val="24"/>
          <w:szCs w:val="24"/>
        </w:rPr>
        <w:t xml:space="preserve"> </w:t>
      </w:r>
    </w:p>
    <w:p w14:paraId="21B9986E" w14:textId="395B9A96" w:rsidR="00CD2A3A" w:rsidRDefault="00CD2A3A" w:rsidP="00A06A70">
      <w:pPr>
        <w:spacing w:line="480" w:lineRule="auto"/>
        <w:ind w:firstLine="720"/>
        <w:rPr>
          <w:rFonts w:eastAsia="SimSun" w:cs="Times New Roman"/>
          <w:sz w:val="24"/>
          <w:szCs w:val="24"/>
        </w:rPr>
      </w:pPr>
      <w:r>
        <w:rPr>
          <w:rFonts w:cs="Times New Roman"/>
          <w:sz w:val="24"/>
          <w:szCs w:val="24"/>
        </w:rPr>
        <w:t xml:space="preserve">We then analyzed the data of the </w:t>
      </w:r>
      <w:r w:rsidRPr="003B4497">
        <w:rPr>
          <w:rFonts w:cs="Times New Roman"/>
          <w:sz w:val="24"/>
          <w:szCs w:val="24"/>
        </w:rPr>
        <w:t>matched and non</w:t>
      </w:r>
      <w:r>
        <w:rPr>
          <w:rFonts w:cs="Times New Roman"/>
          <w:sz w:val="24"/>
          <w:szCs w:val="24"/>
        </w:rPr>
        <w:t>-</w:t>
      </w:r>
      <w:r w:rsidRPr="003B4497">
        <w:rPr>
          <w:rFonts w:cs="Times New Roman"/>
          <w:sz w:val="24"/>
          <w:szCs w:val="24"/>
        </w:rPr>
        <w:t xml:space="preserve">matched pairs </w:t>
      </w:r>
      <w:r>
        <w:rPr>
          <w:rFonts w:cs="Times New Roman"/>
          <w:sz w:val="24"/>
          <w:szCs w:val="24"/>
        </w:rPr>
        <w:t>separately</w:t>
      </w:r>
      <w:r w:rsidRPr="003B4497">
        <w:rPr>
          <w:rFonts w:cs="Times New Roman"/>
          <w:sz w:val="24"/>
          <w:szCs w:val="24"/>
        </w:rPr>
        <w:t xml:space="preserve">. The </w:t>
      </w:r>
      <w:r w:rsidR="00AF3388" w:rsidRPr="003B4497">
        <w:rPr>
          <w:rFonts w:cs="Times New Roman"/>
          <w:sz w:val="24"/>
          <w:szCs w:val="24"/>
        </w:rPr>
        <w:t xml:space="preserve">matched pairs </w:t>
      </w:r>
      <w:r w:rsidRPr="003B4497">
        <w:rPr>
          <w:rFonts w:cs="Times New Roman"/>
          <w:sz w:val="24"/>
          <w:szCs w:val="24"/>
        </w:rPr>
        <w:t xml:space="preserve">data showed a significant effect of </w:t>
      </w:r>
      <w:r>
        <w:rPr>
          <w:rFonts w:cs="Times New Roman"/>
          <w:sz w:val="24"/>
          <w:szCs w:val="24"/>
        </w:rPr>
        <w:t>moral valence</w:t>
      </w:r>
      <w:r w:rsidRPr="003B4497">
        <w:rPr>
          <w:rFonts w:cs="Times New Roman"/>
          <w:sz w:val="24"/>
          <w:szCs w:val="24"/>
        </w:rPr>
        <w:t xml:space="preserve">, </w:t>
      </w:r>
      <w:proofErr w:type="gramStart"/>
      <w:r w:rsidRPr="00B42A03">
        <w:rPr>
          <w:rFonts w:cs="Times New Roman"/>
          <w:i/>
          <w:sz w:val="24"/>
          <w:szCs w:val="24"/>
        </w:rPr>
        <w:t>F</w:t>
      </w:r>
      <w:r w:rsidRPr="003B4497">
        <w:rPr>
          <w:rFonts w:cs="Times New Roman"/>
          <w:sz w:val="24"/>
          <w:szCs w:val="24"/>
        </w:rPr>
        <w:t>(</w:t>
      </w:r>
      <w:proofErr w:type="gramEnd"/>
      <w:r w:rsidRPr="003B4497">
        <w:rPr>
          <w:rFonts w:cs="Times New Roman"/>
          <w:sz w:val="24"/>
          <w:szCs w:val="24"/>
        </w:rPr>
        <w:t>2,</w:t>
      </w:r>
      <w:r w:rsidR="00F74A50">
        <w:rPr>
          <w:rFonts w:cs="Times New Roman"/>
          <w:sz w:val="24"/>
          <w:szCs w:val="24"/>
        </w:rPr>
        <w:t>100</w:t>
      </w:r>
      <w:r w:rsidRPr="003B4497">
        <w:rPr>
          <w:rFonts w:cs="Times New Roman"/>
          <w:sz w:val="24"/>
          <w:szCs w:val="24"/>
        </w:rPr>
        <w:t xml:space="preserve">) = </w:t>
      </w:r>
      <w:r w:rsidR="00F74A50">
        <w:rPr>
          <w:rFonts w:cs="Times New Roman"/>
          <w:sz w:val="24"/>
          <w:szCs w:val="24"/>
        </w:rPr>
        <w:t>10.5</w:t>
      </w:r>
      <w:r w:rsidR="00B21F55">
        <w:rPr>
          <w:rFonts w:cs="Times New Roman"/>
          <w:sz w:val="24"/>
          <w:szCs w:val="24"/>
        </w:rPr>
        <w:t>2</w:t>
      </w:r>
      <w:r w:rsidRPr="003B4497">
        <w:rPr>
          <w:rFonts w:cs="Times New Roman"/>
          <w:sz w:val="24"/>
          <w:szCs w:val="24"/>
        </w:rPr>
        <w:t xml:space="preserve">, </w:t>
      </w:r>
      <w:r w:rsidRPr="002F2464">
        <w:rPr>
          <w:rFonts w:cs="Times New Roman"/>
          <w:i/>
          <w:sz w:val="24"/>
          <w:szCs w:val="24"/>
        </w:rPr>
        <w:t>p</w:t>
      </w:r>
      <w:r w:rsidRPr="003B4497">
        <w:rPr>
          <w:rFonts w:cs="Times New Roman"/>
          <w:sz w:val="24"/>
          <w:szCs w:val="24"/>
        </w:rPr>
        <w:t xml:space="preserve"> = </w:t>
      </w:r>
      <w:r w:rsidR="00F74A50">
        <w:rPr>
          <w:rFonts w:cs="Times New Roman"/>
          <w:sz w:val="24"/>
          <w:szCs w:val="24"/>
        </w:rPr>
        <w:t>0.00007</w:t>
      </w:r>
      <w:r w:rsidRPr="003B4497">
        <w:rPr>
          <w:rFonts w:cs="Times New Roman"/>
          <w:sz w:val="24"/>
          <w:szCs w:val="24"/>
        </w:rPr>
        <w:t xml:space="preserve">, </w:t>
      </w:r>
      <w:r w:rsidR="00B21F55" w:rsidRPr="00C3520D">
        <w:rPr>
          <w:rFonts w:cs="Times New Roman"/>
          <w:i/>
          <w:sz w:val="24"/>
          <w:szCs w:val="24"/>
        </w:rPr>
        <w:t>ω</w:t>
      </w:r>
      <w:r w:rsidR="00B21F55" w:rsidRPr="00C3520D">
        <w:rPr>
          <w:rFonts w:cs="Times New Roman"/>
          <w:bCs/>
          <w:i/>
          <w:iCs/>
          <w:sz w:val="24"/>
          <w:szCs w:val="24"/>
        </w:rPr>
        <w:t>²</w:t>
      </w:r>
      <w:r w:rsidR="00B21F55" w:rsidRPr="00F55BD8">
        <w:rPr>
          <w:rFonts w:cs="Times New Roman"/>
          <w:sz w:val="24"/>
          <w:szCs w:val="24"/>
        </w:rPr>
        <w:t xml:space="preserve"> =</w:t>
      </w:r>
      <w:r w:rsidRPr="003B4497">
        <w:rPr>
          <w:rFonts w:cs="Times New Roman"/>
          <w:sz w:val="24"/>
          <w:szCs w:val="24"/>
        </w:rPr>
        <w:t xml:space="preserve"> </w:t>
      </w:r>
      <w:r w:rsidR="00B21F55">
        <w:rPr>
          <w:rFonts w:cs="Times New Roman"/>
          <w:sz w:val="24"/>
          <w:szCs w:val="24"/>
        </w:rPr>
        <w:t>0.156</w:t>
      </w:r>
      <w:r w:rsidR="00F21C69">
        <w:rPr>
          <w:rFonts w:cs="Times New Roman"/>
          <w:sz w:val="24"/>
          <w:szCs w:val="24"/>
        </w:rPr>
        <w:t>, BF</w:t>
      </w:r>
      <w:r w:rsidR="00F21C69" w:rsidRPr="00C3520D">
        <w:rPr>
          <w:rFonts w:cs="Times New Roman"/>
          <w:sz w:val="24"/>
          <w:szCs w:val="24"/>
          <w:vertAlign w:val="subscript"/>
        </w:rPr>
        <w:t>10</w:t>
      </w:r>
      <w:r w:rsidR="00F21C69">
        <w:rPr>
          <w:rFonts w:cs="Times New Roman"/>
          <w:sz w:val="24"/>
          <w:szCs w:val="24"/>
        </w:rPr>
        <w:t xml:space="preserve"> = 300.56</w:t>
      </w:r>
      <w:r w:rsidRPr="00990A8C">
        <w:rPr>
          <w:rFonts w:cs="Times New Roman"/>
          <w:sz w:val="24"/>
          <w:szCs w:val="24"/>
        </w:rPr>
        <w:t xml:space="preserve">. Paired </w:t>
      </w:r>
      <w:r w:rsidRPr="00990A8C">
        <w:rPr>
          <w:rFonts w:cs="Times New Roman"/>
          <w:i/>
          <w:sz w:val="24"/>
          <w:szCs w:val="24"/>
        </w:rPr>
        <w:t>t</w:t>
      </w:r>
      <w:r w:rsidRPr="00990A8C">
        <w:rPr>
          <w:rFonts w:cs="Times New Roman"/>
          <w:sz w:val="24"/>
          <w:szCs w:val="24"/>
        </w:rPr>
        <w:t xml:space="preserve"> test</w:t>
      </w:r>
      <w:r w:rsidR="00F74A50">
        <w:rPr>
          <w:rFonts w:cs="Times New Roman"/>
          <w:sz w:val="24"/>
          <w:szCs w:val="24"/>
        </w:rPr>
        <w:t>s</w:t>
      </w:r>
      <w:r w:rsidRPr="00990A8C">
        <w:rPr>
          <w:rFonts w:cs="Times New Roman"/>
          <w:sz w:val="24"/>
          <w:szCs w:val="24"/>
        </w:rPr>
        <w:t xml:space="preserve"> were then used</w:t>
      </w:r>
      <w:r w:rsidR="008D57DE">
        <w:rPr>
          <w:rFonts w:cs="Times New Roman"/>
          <w:sz w:val="24"/>
          <w:szCs w:val="24"/>
        </w:rPr>
        <w:t xml:space="preserve"> as post-hoc comparison</w:t>
      </w:r>
      <w:r w:rsidR="00BB2E44">
        <w:rPr>
          <w:rFonts w:cs="Times New Roman"/>
          <w:sz w:val="24"/>
          <w:szCs w:val="24"/>
        </w:rPr>
        <w:t xml:space="preserve"> (</w:t>
      </w:r>
      <w:r w:rsidRPr="00990A8C">
        <w:rPr>
          <w:rFonts w:cs="Times New Roman"/>
          <w:sz w:val="24"/>
          <w:szCs w:val="24"/>
        </w:rPr>
        <w:t xml:space="preserve">with a Bonferroni corrected threshold </w:t>
      </w:r>
      <w:r w:rsidRPr="00990A8C">
        <w:rPr>
          <w:rFonts w:cs="Times New Roman"/>
          <w:i/>
          <w:sz w:val="24"/>
          <w:szCs w:val="24"/>
        </w:rPr>
        <w:t>p</w:t>
      </w:r>
      <w:r w:rsidRPr="00990A8C">
        <w:rPr>
          <w:rFonts w:cs="Times New Roman"/>
          <w:sz w:val="24"/>
          <w:szCs w:val="24"/>
        </w:rPr>
        <w:t xml:space="preserve"> &lt; 0.0167</w:t>
      </w:r>
      <w:r w:rsidR="00BB2E44">
        <w:rPr>
          <w:rFonts w:cs="Times New Roman"/>
          <w:sz w:val="24"/>
          <w:szCs w:val="24"/>
        </w:rPr>
        <w:t>)</w:t>
      </w:r>
      <w:r w:rsidRPr="00990A8C">
        <w:rPr>
          <w:rFonts w:cs="Times New Roman"/>
          <w:sz w:val="24"/>
          <w:szCs w:val="24"/>
        </w:rPr>
        <w:t>. The results shows that good-person association (</w:t>
      </w:r>
      <w:r w:rsidR="00894FA0">
        <w:rPr>
          <w:rFonts w:cs="Times New Roman"/>
          <w:sz w:val="24"/>
          <w:szCs w:val="24"/>
        </w:rPr>
        <w:t>684</w:t>
      </w:r>
      <w:r w:rsidR="00EB3601">
        <w:rPr>
          <w:rFonts w:cs="Times New Roman"/>
          <w:sz w:val="24"/>
          <w:szCs w:val="24"/>
        </w:rPr>
        <w:t xml:space="preserve"> ±</w:t>
      </w:r>
      <w:r w:rsidRPr="00990A8C">
        <w:rPr>
          <w:rFonts w:cs="Times New Roman"/>
          <w:sz w:val="24"/>
          <w:szCs w:val="24"/>
        </w:rPr>
        <w:t xml:space="preserve"> </w:t>
      </w:r>
      <w:r w:rsidR="00894FA0">
        <w:rPr>
          <w:rFonts w:cs="Times New Roman"/>
          <w:sz w:val="24"/>
          <w:szCs w:val="24"/>
        </w:rPr>
        <w:t>81.9</w:t>
      </w:r>
      <w:r w:rsidRPr="00990A8C">
        <w:rPr>
          <w:rFonts w:cs="Times New Roman"/>
          <w:sz w:val="24"/>
          <w:szCs w:val="24"/>
        </w:rPr>
        <w:t>) have advantage over bad</w:t>
      </w:r>
      <w:r w:rsidR="00AF3388">
        <w:rPr>
          <w:rFonts w:cs="Times New Roman"/>
          <w:sz w:val="24"/>
          <w:szCs w:val="24"/>
        </w:rPr>
        <w:t>-</w:t>
      </w:r>
      <w:r w:rsidRPr="00990A8C">
        <w:rPr>
          <w:rFonts w:cs="Times New Roman"/>
          <w:sz w:val="24"/>
          <w:szCs w:val="24"/>
        </w:rPr>
        <w:t>person association (</w:t>
      </w:r>
      <w:r w:rsidR="00894FA0">
        <w:rPr>
          <w:rFonts w:cs="Times New Roman"/>
          <w:sz w:val="24"/>
          <w:szCs w:val="24"/>
        </w:rPr>
        <w:t>728.4</w:t>
      </w:r>
      <w:r w:rsidR="00EB3601">
        <w:rPr>
          <w:rFonts w:cs="Times New Roman"/>
          <w:sz w:val="24"/>
          <w:szCs w:val="24"/>
        </w:rPr>
        <w:t xml:space="preserve"> ±</w:t>
      </w:r>
      <w:r w:rsidRPr="00990A8C">
        <w:rPr>
          <w:rFonts w:cs="Times New Roman"/>
          <w:sz w:val="24"/>
          <w:szCs w:val="24"/>
        </w:rPr>
        <w:t xml:space="preserve"> </w:t>
      </w:r>
      <w:r w:rsidR="00894FA0">
        <w:rPr>
          <w:rFonts w:cs="Times New Roman"/>
          <w:sz w:val="24"/>
          <w:szCs w:val="24"/>
        </w:rPr>
        <w:t>83</w:t>
      </w:r>
      <w:r w:rsidRPr="00990A8C">
        <w:rPr>
          <w:rFonts w:cs="Times New Roman"/>
          <w:sz w:val="24"/>
          <w:szCs w:val="24"/>
        </w:rPr>
        <w:t>.4)</w:t>
      </w:r>
      <w:r w:rsidR="00F74A50">
        <w:rPr>
          <w:rFonts w:cs="Times New Roman"/>
          <w:sz w:val="24"/>
          <w:szCs w:val="24"/>
        </w:rPr>
        <w:t xml:space="preserve">, </w:t>
      </w:r>
      <w:r w:rsidRPr="00990A8C">
        <w:rPr>
          <w:rFonts w:cs="Times New Roman"/>
          <w:i/>
          <w:sz w:val="24"/>
          <w:szCs w:val="24"/>
        </w:rPr>
        <w:t>t</w:t>
      </w:r>
      <w:r w:rsidRPr="00990A8C">
        <w:rPr>
          <w:rFonts w:cs="Times New Roman"/>
          <w:sz w:val="24"/>
          <w:szCs w:val="24"/>
        </w:rPr>
        <w:t>(</w:t>
      </w:r>
      <w:r w:rsidR="00F74A50">
        <w:rPr>
          <w:rFonts w:cs="Times New Roman"/>
          <w:sz w:val="24"/>
          <w:szCs w:val="24"/>
        </w:rPr>
        <w:t>50</w:t>
      </w:r>
      <w:r w:rsidRPr="00990A8C">
        <w:rPr>
          <w:rFonts w:cs="Times New Roman"/>
          <w:sz w:val="24"/>
          <w:szCs w:val="24"/>
        </w:rPr>
        <w:t xml:space="preserve">) = </w:t>
      </w:r>
      <w:r w:rsidR="00F74A50">
        <w:rPr>
          <w:rFonts w:cs="Times New Roman"/>
          <w:sz w:val="24"/>
          <w:szCs w:val="24"/>
        </w:rPr>
        <w:t>-4.41</w:t>
      </w:r>
      <w:r w:rsidRPr="00990A8C">
        <w:rPr>
          <w:rFonts w:cs="Times New Roman"/>
          <w:sz w:val="24"/>
          <w:szCs w:val="24"/>
        </w:rPr>
        <w:t xml:space="preserve">, </w:t>
      </w:r>
      <w:r w:rsidRPr="00990A8C">
        <w:rPr>
          <w:rFonts w:cs="Times New Roman"/>
          <w:i/>
          <w:sz w:val="24"/>
          <w:szCs w:val="24"/>
        </w:rPr>
        <w:t>p</w:t>
      </w:r>
      <w:r w:rsidRPr="00990A8C">
        <w:rPr>
          <w:rFonts w:cs="Times New Roman"/>
          <w:sz w:val="24"/>
          <w:szCs w:val="24"/>
        </w:rPr>
        <w:t xml:space="preserve"> </w:t>
      </w:r>
      <w:r w:rsidR="00AF3388">
        <w:rPr>
          <w:rFonts w:cs="Times New Roman"/>
          <w:sz w:val="24"/>
          <w:szCs w:val="24"/>
        </w:rPr>
        <w:t>&lt;</w:t>
      </w:r>
      <w:r w:rsidRPr="00990A8C">
        <w:rPr>
          <w:rFonts w:cs="Times New Roman"/>
          <w:sz w:val="24"/>
          <w:szCs w:val="24"/>
        </w:rPr>
        <w:t xml:space="preserve"> </w:t>
      </w:r>
      <w:r w:rsidR="00F74A50">
        <w:rPr>
          <w:rFonts w:cs="Times New Roman"/>
          <w:sz w:val="24"/>
          <w:szCs w:val="24"/>
        </w:rPr>
        <w:t>0.000</w:t>
      </w:r>
      <w:r w:rsidR="00AF3388">
        <w:rPr>
          <w:rFonts w:cs="Times New Roman"/>
          <w:sz w:val="24"/>
          <w:szCs w:val="24"/>
        </w:rPr>
        <w:t>1</w:t>
      </w:r>
      <w:r w:rsidRPr="00990A8C">
        <w:rPr>
          <w:rFonts w:cs="Times New Roman"/>
          <w:sz w:val="24"/>
          <w:szCs w:val="24"/>
        </w:rPr>
        <w:t xml:space="preserve">, Cohen’s </w:t>
      </w:r>
      <w:r w:rsidRPr="00990A8C">
        <w:rPr>
          <w:rFonts w:cs="Times New Roman"/>
          <w:i/>
          <w:sz w:val="24"/>
          <w:szCs w:val="24"/>
        </w:rPr>
        <w:t>d</w:t>
      </w:r>
      <w:r w:rsidRPr="00990A8C">
        <w:rPr>
          <w:rFonts w:cs="Times New Roman"/>
          <w:i/>
          <w:sz w:val="24"/>
          <w:szCs w:val="24"/>
          <w:vertAlign w:val="subscript"/>
        </w:rPr>
        <w:t>z</w:t>
      </w:r>
      <w:r w:rsidRPr="00990A8C">
        <w:rPr>
          <w:rFonts w:cs="Times New Roman"/>
          <w:sz w:val="24"/>
          <w:szCs w:val="24"/>
        </w:rPr>
        <w:t xml:space="preserve"> =</w:t>
      </w:r>
      <w:r w:rsidR="00F74A50">
        <w:rPr>
          <w:rFonts w:cs="Times New Roman"/>
          <w:sz w:val="24"/>
          <w:szCs w:val="24"/>
        </w:rPr>
        <w:t xml:space="preserve"> -0.618, 95%CI [-0.9</w:t>
      </w:r>
      <w:r w:rsidR="007D28D8">
        <w:rPr>
          <w:rFonts w:cs="Times New Roman"/>
          <w:sz w:val="24"/>
          <w:szCs w:val="24"/>
        </w:rPr>
        <w:t>15</w:t>
      </w:r>
      <w:r w:rsidR="00F74A50">
        <w:rPr>
          <w:rFonts w:cs="Times New Roman"/>
          <w:sz w:val="24"/>
          <w:szCs w:val="24"/>
        </w:rPr>
        <w:t xml:space="preserve"> -0.</w:t>
      </w:r>
      <w:r w:rsidR="007D28D8">
        <w:rPr>
          <w:rFonts w:cs="Times New Roman"/>
          <w:sz w:val="24"/>
          <w:szCs w:val="24"/>
        </w:rPr>
        <w:t>315</w:t>
      </w:r>
      <w:r w:rsidR="00F74A50">
        <w:rPr>
          <w:rFonts w:cs="Times New Roman"/>
          <w:sz w:val="24"/>
          <w:szCs w:val="24"/>
        </w:rPr>
        <w:t>]</w:t>
      </w:r>
      <w:r w:rsidR="00B43E70">
        <w:rPr>
          <w:rFonts w:cs="Times New Roman"/>
          <w:sz w:val="24"/>
          <w:szCs w:val="24"/>
        </w:rPr>
        <w:t>, BF</w:t>
      </w:r>
      <w:r w:rsidR="00B43E70" w:rsidRPr="00C3520D">
        <w:rPr>
          <w:rFonts w:cs="Times New Roman"/>
          <w:sz w:val="24"/>
          <w:szCs w:val="24"/>
          <w:vertAlign w:val="subscript"/>
        </w:rPr>
        <w:t>10</w:t>
      </w:r>
      <w:r w:rsidR="00B43E70">
        <w:rPr>
          <w:rFonts w:cs="Times New Roman"/>
          <w:sz w:val="24"/>
          <w:szCs w:val="24"/>
        </w:rPr>
        <w:t xml:space="preserve"> = 395.4</w:t>
      </w:r>
      <w:r w:rsidRPr="00990A8C">
        <w:rPr>
          <w:rFonts w:cs="Times New Roman"/>
          <w:sz w:val="24"/>
          <w:szCs w:val="24"/>
        </w:rPr>
        <w:t xml:space="preserve">, but </w:t>
      </w:r>
      <w:r w:rsidR="00270284">
        <w:rPr>
          <w:rFonts w:cs="Times New Roman"/>
          <w:sz w:val="24"/>
          <w:szCs w:val="24"/>
        </w:rPr>
        <w:t>have no differences with</w:t>
      </w:r>
      <w:r w:rsidRPr="00990A8C">
        <w:rPr>
          <w:rFonts w:cs="Times New Roman"/>
          <w:sz w:val="24"/>
          <w:szCs w:val="24"/>
        </w:rPr>
        <w:t xml:space="preserve"> </w:t>
      </w:r>
      <w:r w:rsidR="008D57DE">
        <w:rPr>
          <w:rFonts w:cs="Times New Roman"/>
          <w:sz w:val="24"/>
          <w:szCs w:val="24"/>
        </w:rPr>
        <w:t>neutral</w:t>
      </w:r>
      <w:r w:rsidRPr="00990A8C">
        <w:rPr>
          <w:rFonts w:cs="Times New Roman"/>
          <w:sz w:val="24"/>
          <w:szCs w:val="24"/>
        </w:rPr>
        <w:t>-person association (7</w:t>
      </w:r>
      <w:r w:rsidR="00894FA0">
        <w:rPr>
          <w:rFonts w:cs="Times New Roman"/>
          <w:sz w:val="24"/>
          <w:szCs w:val="24"/>
        </w:rPr>
        <w:t>08</w:t>
      </w:r>
      <w:r w:rsidR="00EB3601">
        <w:rPr>
          <w:rFonts w:cs="Times New Roman"/>
          <w:sz w:val="24"/>
          <w:szCs w:val="24"/>
        </w:rPr>
        <w:t xml:space="preserve"> ± </w:t>
      </w:r>
      <w:r w:rsidRPr="00990A8C">
        <w:rPr>
          <w:rFonts w:cs="Times New Roman"/>
          <w:sz w:val="24"/>
          <w:szCs w:val="24"/>
        </w:rPr>
        <w:t>79.</w:t>
      </w:r>
      <w:r w:rsidR="00894FA0">
        <w:rPr>
          <w:rFonts w:cs="Times New Roman"/>
          <w:sz w:val="24"/>
          <w:szCs w:val="24"/>
        </w:rPr>
        <w:t>9</w:t>
      </w:r>
      <w:r w:rsidRPr="00990A8C">
        <w:rPr>
          <w:rFonts w:cs="Times New Roman"/>
          <w:sz w:val="24"/>
          <w:szCs w:val="24"/>
        </w:rPr>
        <w:t>)</w:t>
      </w:r>
      <w:r w:rsidR="00270284">
        <w:rPr>
          <w:rFonts w:cs="Times New Roman"/>
          <w:sz w:val="24"/>
          <w:szCs w:val="24"/>
        </w:rPr>
        <w:t xml:space="preserve">, </w:t>
      </w:r>
      <w:r w:rsidR="00035E9C" w:rsidRPr="007C3153">
        <w:rPr>
          <w:rFonts w:cs="Times New Roman"/>
          <w:i/>
          <w:sz w:val="24"/>
          <w:szCs w:val="24"/>
        </w:rPr>
        <w:t>t</w:t>
      </w:r>
      <w:r w:rsidR="00035E9C" w:rsidRPr="003B4497">
        <w:rPr>
          <w:rFonts w:cs="Times New Roman"/>
          <w:sz w:val="24"/>
          <w:szCs w:val="24"/>
        </w:rPr>
        <w:t xml:space="preserve">(32) = </w:t>
      </w:r>
      <w:r w:rsidR="00035E9C">
        <w:rPr>
          <w:rFonts w:cs="Times New Roman"/>
          <w:sz w:val="24"/>
          <w:szCs w:val="24"/>
        </w:rPr>
        <w:t>-2.27</w:t>
      </w:r>
      <w:r w:rsidR="00035E9C" w:rsidRPr="003B4497">
        <w:rPr>
          <w:rFonts w:cs="Times New Roman"/>
          <w:sz w:val="24"/>
          <w:szCs w:val="24"/>
        </w:rPr>
        <w:t xml:space="preserve">, </w:t>
      </w:r>
      <w:r w:rsidR="00035E9C" w:rsidRPr="007C3153">
        <w:rPr>
          <w:rFonts w:cs="Times New Roman"/>
          <w:i/>
          <w:sz w:val="24"/>
          <w:szCs w:val="24"/>
        </w:rPr>
        <w:t>p</w:t>
      </w:r>
      <w:r w:rsidR="00035E9C" w:rsidRPr="003B4497">
        <w:rPr>
          <w:rFonts w:cs="Times New Roman"/>
          <w:sz w:val="24"/>
          <w:szCs w:val="24"/>
        </w:rPr>
        <w:t xml:space="preserve"> = 0.</w:t>
      </w:r>
      <w:r w:rsidR="00035E9C">
        <w:rPr>
          <w:rFonts w:cs="Times New Roman"/>
          <w:sz w:val="24"/>
          <w:szCs w:val="24"/>
        </w:rPr>
        <w:t xml:space="preserve">0278, </w:t>
      </w:r>
      <w:r w:rsidR="00035E9C" w:rsidRPr="00961594">
        <w:rPr>
          <w:rFonts w:cs="Times New Roman"/>
          <w:color w:val="0000FF"/>
          <w:sz w:val="24"/>
          <w:szCs w:val="24"/>
        </w:rPr>
        <w:t xml:space="preserve">Cohen’s </w:t>
      </w:r>
      <w:r w:rsidR="00035E9C" w:rsidRPr="00961594">
        <w:rPr>
          <w:rFonts w:cs="Times New Roman"/>
          <w:i/>
          <w:color w:val="0000FF"/>
          <w:sz w:val="24"/>
          <w:szCs w:val="24"/>
        </w:rPr>
        <w:t>d</w:t>
      </w:r>
      <w:r w:rsidR="00035E9C" w:rsidRPr="00961594">
        <w:rPr>
          <w:rFonts w:cs="Times New Roman"/>
          <w:i/>
          <w:color w:val="0000FF"/>
          <w:sz w:val="24"/>
          <w:szCs w:val="24"/>
          <w:vertAlign w:val="subscript"/>
        </w:rPr>
        <w:t>z</w:t>
      </w:r>
      <w:r w:rsidR="00035E9C" w:rsidRPr="00961594">
        <w:rPr>
          <w:rFonts w:cs="Times New Roman"/>
          <w:color w:val="0000FF"/>
          <w:sz w:val="24"/>
          <w:szCs w:val="24"/>
        </w:rPr>
        <w:t xml:space="preserve"> =</w:t>
      </w:r>
      <w:r w:rsidR="00035E9C">
        <w:rPr>
          <w:rFonts w:cs="Times New Roman"/>
          <w:color w:val="0000FF"/>
          <w:sz w:val="24"/>
          <w:szCs w:val="24"/>
        </w:rPr>
        <w:t xml:space="preserve"> 0.317, 95%CI [ -0.</w:t>
      </w:r>
      <w:r w:rsidR="007D28D8">
        <w:rPr>
          <w:rFonts w:cs="Times New Roman"/>
          <w:color w:val="0000FF"/>
          <w:sz w:val="24"/>
          <w:szCs w:val="24"/>
        </w:rPr>
        <w:t>597</w:t>
      </w:r>
      <w:r w:rsidR="00035E9C">
        <w:rPr>
          <w:rFonts w:cs="Times New Roman"/>
          <w:color w:val="0000FF"/>
          <w:sz w:val="24"/>
          <w:szCs w:val="24"/>
        </w:rPr>
        <w:t xml:space="preserve"> -0.</w:t>
      </w:r>
      <w:r w:rsidR="007D28D8">
        <w:rPr>
          <w:rFonts w:cs="Times New Roman"/>
          <w:color w:val="0000FF"/>
          <w:sz w:val="24"/>
          <w:szCs w:val="24"/>
        </w:rPr>
        <w:t>034</w:t>
      </w:r>
      <w:r w:rsidR="00035E9C">
        <w:rPr>
          <w:rFonts w:cs="Times New Roman"/>
          <w:color w:val="0000FF"/>
          <w:sz w:val="24"/>
          <w:szCs w:val="24"/>
        </w:rPr>
        <w:t>]</w:t>
      </w:r>
      <w:r w:rsidR="00B43E70">
        <w:rPr>
          <w:rFonts w:cs="Times New Roman"/>
          <w:color w:val="0000FF"/>
          <w:sz w:val="24"/>
          <w:szCs w:val="24"/>
        </w:rPr>
        <w:t>,</w:t>
      </w:r>
      <w:r w:rsidR="00B43E70" w:rsidRPr="00B43E70">
        <w:rPr>
          <w:rFonts w:cs="Times New Roman"/>
          <w:sz w:val="24"/>
          <w:szCs w:val="24"/>
        </w:rPr>
        <w:t xml:space="preserve"> </w:t>
      </w:r>
      <w:r w:rsidR="00B43E70">
        <w:rPr>
          <w:rFonts w:cs="Times New Roman"/>
          <w:sz w:val="24"/>
          <w:szCs w:val="24"/>
        </w:rPr>
        <w:t>BF</w:t>
      </w:r>
      <w:r w:rsidR="00B43E70" w:rsidRPr="00C3520D">
        <w:rPr>
          <w:rFonts w:cs="Times New Roman"/>
          <w:sz w:val="24"/>
          <w:szCs w:val="24"/>
          <w:vertAlign w:val="subscript"/>
        </w:rPr>
        <w:t>10</w:t>
      </w:r>
      <w:r w:rsidR="00B43E70">
        <w:rPr>
          <w:rFonts w:cs="Times New Roman"/>
          <w:sz w:val="24"/>
          <w:szCs w:val="24"/>
        </w:rPr>
        <w:t xml:space="preserve"> = 1.567</w:t>
      </w:r>
      <w:r w:rsidRPr="00990A8C">
        <w:rPr>
          <w:rFonts w:cs="Times New Roman"/>
          <w:sz w:val="24"/>
          <w:szCs w:val="24"/>
        </w:rPr>
        <w:t xml:space="preserve">. </w:t>
      </w:r>
      <w:r w:rsidRPr="003B4497">
        <w:rPr>
          <w:rFonts w:cs="Times New Roman"/>
          <w:sz w:val="24"/>
          <w:szCs w:val="24"/>
        </w:rPr>
        <w:t xml:space="preserve">Also, the </w:t>
      </w:r>
      <w:r w:rsidR="008D57DE">
        <w:rPr>
          <w:rFonts w:cs="Times New Roman"/>
          <w:sz w:val="24"/>
          <w:szCs w:val="24"/>
        </w:rPr>
        <w:t>neutral</w:t>
      </w:r>
      <w:r w:rsidRPr="003B4497">
        <w:rPr>
          <w:rFonts w:cs="Times New Roman"/>
          <w:sz w:val="24"/>
          <w:szCs w:val="24"/>
        </w:rPr>
        <w:t>-person association</w:t>
      </w:r>
      <w:r>
        <w:rPr>
          <w:rFonts w:cs="Times New Roman"/>
          <w:sz w:val="24"/>
          <w:szCs w:val="24"/>
        </w:rPr>
        <w:t>s</w:t>
      </w:r>
      <w:r w:rsidRPr="003B4497">
        <w:rPr>
          <w:rFonts w:cs="Times New Roman"/>
          <w:sz w:val="24"/>
          <w:szCs w:val="24"/>
        </w:rPr>
        <w:t xml:space="preserve"> </w:t>
      </w:r>
      <w:r w:rsidR="006B7F6B">
        <w:rPr>
          <w:rFonts w:cs="Times New Roman"/>
          <w:sz w:val="24"/>
          <w:szCs w:val="24"/>
        </w:rPr>
        <w:t xml:space="preserve">was </w:t>
      </w:r>
      <w:r w:rsidR="00EB3601">
        <w:rPr>
          <w:rFonts w:cs="Times New Roman"/>
          <w:sz w:val="24"/>
          <w:szCs w:val="24"/>
        </w:rPr>
        <w:t xml:space="preserve">slightly </w:t>
      </w:r>
      <w:r w:rsidR="006B7F6B">
        <w:rPr>
          <w:rFonts w:cs="Times New Roman"/>
          <w:sz w:val="24"/>
          <w:szCs w:val="24"/>
        </w:rPr>
        <w:t>faster than</w:t>
      </w:r>
      <w:r w:rsidR="006B7F6B" w:rsidRPr="003B4497">
        <w:rPr>
          <w:rFonts w:cs="Times New Roman"/>
          <w:sz w:val="24"/>
          <w:szCs w:val="24"/>
        </w:rPr>
        <w:t xml:space="preserve"> </w:t>
      </w:r>
      <w:r w:rsidRPr="003B4497">
        <w:rPr>
          <w:rFonts w:cs="Times New Roman"/>
          <w:sz w:val="24"/>
          <w:szCs w:val="24"/>
        </w:rPr>
        <w:t>bad-person association</w:t>
      </w:r>
      <w:r>
        <w:rPr>
          <w:rFonts w:cs="Times New Roman"/>
          <w:sz w:val="24"/>
          <w:szCs w:val="24"/>
        </w:rPr>
        <w:t>s,</w:t>
      </w:r>
      <w:r w:rsidR="00EB3601">
        <w:rPr>
          <w:rFonts w:cs="Times New Roman"/>
          <w:sz w:val="24"/>
          <w:szCs w:val="24"/>
        </w:rPr>
        <w:t xml:space="preserve"> but the evidence is not strong:</w:t>
      </w:r>
      <w:r>
        <w:rPr>
          <w:rFonts w:cs="Times New Roman"/>
          <w:sz w:val="24"/>
          <w:szCs w:val="24"/>
        </w:rPr>
        <w:t xml:space="preserve"> </w:t>
      </w:r>
      <w:proofErr w:type="gramStart"/>
      <w:r w:rsidRPr="007C3153">
        <w:rPr>
          <w:rFonts w:cs="Times New Roman"/>
          <w:i/>
          <w:sz w:val="24"/>
          <w:szCs w:val="24"/>
        </w:rPr>
        <w:t>t</w:t>
      </w:r>
      <w:r w:rsidRPr="003B4497">
        <w:rPr>
          <w:rFonts w:cs="Times New Roman"/>
          <w:sz w:val="24"/>
          <w:szCs w:val="24"/>
        </w:rPr>
        <w:t>(</w:t>
      </w:r>
      <w:proofErr w:type="gramEnd"/>
      <w:r w:rsidRPr="003B4497">
        <w:rPr>
          <w:rFonts w:cs="Times New Roman"/>
          <w:sz w:val="24"/>
          <w:szCs w:val="24"/>
        </w:rPr>
        <w:t xml:space="preserve">32) = </w:t>
      </w:r>
      <w:r w:rsidR="00A05A78">
        <w:rPr>
          <w:rFonts w:cs="Times New Roman"/>
          <w:sz w:val="24"/>
          <w:szCs w:val="24"/>
        </w:rPr>
        <w:t>-</w:t>
      </w:r>
      <w:r w:rsidR="00035E9C">
        <w:rPr>
          <w:rFonts w:cs="Times New Roman"/>
          <w:sz w:val="24"/>
          <w:szCs w:val="24"/>
        </w:rPr>
        <w:t>2.49</w:t>
      </w:r>
      <w:r w:rsidRPr="003B4497">
        <w:rPr>
          <w:rFonts w:cs="Times New Roman"/>
          <w:sz w:val="24"/>
          <w:szCs w:val="24"/>
        </w:rPr>
        <w:t xml:space="preserve">, </w:t>
      </w:r>
      <w:r w:rsidRPr="007C3153">
        <w:rPr>
          <w:rFonts w:cs="Times New Roman"/>
          <w:i/>
          <w:sz w:val="24"/>
          <w:szCs w:val="24"/>
        </w:rPr>
        <w:t>p</w:t>
      </w:r>
      <w:r w:rsidRPr="003B4497">
        <w:rPr>
          <w:rFonts w:cs="Times New Roman"/>
          <w:sz w:val="24"/>
          <w:szCs w:val="24"/>
        </w:rPr>
        <w:t xml:space="preserve"> = 0.</w:t>
      </w:r>
      <w:r w:rsidR="00035E9C">
        <w:rPr>
          <w:rFonts w:cs="Times New Roman"/>
          <w:sz w:val="24"/>
          <w:szCs w:val="24"/>
        </w:rPr>
        <w:t>016</w:t>
      </w:r>
      <w:r w:rsidR="00961594">
        <w:rPr>
          <w:rFonts w:cs="Times New Roman"/>
          <w:sz w:val="24"/>
          <w:szCs w:val="24"/>
        </w:rPr>
        <w:t xml:space="preserve">, </w:t>
      </w:r>
      <w:r w:rsidR="00961594" w:rsidRPr="00961594">
        <w:rPr>
          <w:rFonts w:cs="Times New Roman"/>
          <w:color w:val="0000FF"/>
          <w:sz w:val="24"/>
          <w:szCs w:val="24"/>
        </w:rPr>
        <w:t xml:space="preserve">Cohen’s </w:t>
      </w:r>
      <w:r w:rsidR="00961594" w:rsidRPr="00961594">
        <w:rPr>
          <w:rFonts w:cs="Times New Roman"/>
          <w:i/>
          <w:color w:val="0000FF"/>
          <w:sz w:val="24"/>
          <w:szCs w:val="24"/>
        </w:rPr>
        <w:t>d</w:t>
      </w:r>
      <w:r w:rsidR="00961594" w:rsidRPr="00961594">
        <w:rPr>
          <w:rFonts w:cs="Times New Roman"/>
          <w:i/>
          <w:color w:val="0000FF"/>
          <w:sz w:val="24"/>
          <w:szCs w:val="24"/>
          <w:vertAlign w:val="subscript"/>
        </w:rPr>
        <w:t>z</w:t>
      </w:r>
      <w:r w:rsidR="00961594" w:rsidRPr="00961594">
        <w:rPr>
          <w:rFonts w:cs="Times New Roman"/>
          <w:color w:val="0000FF"/>
          <w:sz w:val="24"/>
          <w:szCs w:val="24"/>
        </w:rPr>
        <w:t xml:space="preserve"> =</w:t>
      </w:r>
      <w:r w:rsidR="00035E9C">
        <w:rPr>
          <w:rFonts w:cs="Times New Roman"/>
          <w:color w:val="0000FF"/>
          <w:sz w:val="24"/>
          <w:szCs w:val="24"/>
        </w:rPr>
        <w:t xml:space="preserve"> </w:t>
      </w:r>
      <w:r w:rsidR="007D28D8">
        <w:rPr>
          <w:rFonts w:cs="Times New Roman"/>
          <w:color w:val="0000FF"/>
          <w:sz w:val="24"/>
          <w:szCs w:val="24"/>
        </w:rPr>
        <w:t>-</w:t>
      </w:r>
      <w:r w:rsidR="00035E9C">
        <w:rPr>
          <w:rFonts w:cs="Times New Roman"/>
          <w:color w:val="0000FF"/>
          <w:sz w:val="24"/>
          <w:szCs w:val="24"/>
        </w:rPr>
        <w:t>0.349, 95%CI [</w:t>
      </w:r>
      <w:r w:rsidR="007D28D8">
        <w:rPr>
          <w:rFonts w:cs="Times New Roman"/>
          <w:color w:val="0000FF"/>
          <w:sz w:val="24"/>
          <w:szCs w:val="24"/>
        </w:rPr>
        <w:t>-0.631-0.065</w:t>
      </w:r>
      <w:r w:rsidR="00035E9C">
        <w:rPr>
          <w:rFonts w:cs="Times New Roman"/>
          <w:color w:val="0000FF"/>
          <w:sz w:val="24"/>
          <w:szCs w:val="24"/>
        </w:rPr>
        <w:t>]</w:t>
      </w:r>
      <w:r w:rsidR="00B43E70">
        <w:rPr>
          <w:rFonts w:cs="Times New Roman"/>
          <w:color w:val="0000FF"/>
          <w:sz w:val="24"/>
          <w:szCs w:val="24"/>
        </w:rPr>
        <w:t xml:space="preserve">, </w:t>
      </w:r>
      <w:r w:rsidR="00B43E70">
        <w:rPr>
          <w:rFonts w:cs="Times New Roman"/>
          <w:sz w:val="24"/>
          <w:szCs w:val="24"/>
        </w:rPr>
        <w:t>BF</w:t>
      </w:r>
      <w:r w:rsidR="00B43E70" w:rsidRPr="00C3520D">
        <w:rPr>
          <w:rFonts w:cs="Times New Roman"/>
          <w:sz w:val="24"/>
          <w:szCs w:val="24"/>
          <w:vertAlign w:val="subscript"/>
        </w:rPr>
        <w:t>10</w:t>
      </w:r>
      <w:r w:rsidR="00B43E70">
        <w:rPr>
          <w:rFonts w:cs="Times New Roman"/>
          <w:sz w:val="24"/>
          <w:szCs w:val="24"/>
        </w:rPr>
        <w:t xml:space="preserve"> = 2.5</w:t>
      </w:r>
      <w:r w:rsidRPr="003B4497">
        <w:rPr>
          <w:rFonts w:cs="Times New Roman"/>
          <w:sz w:val="24"/>
          <w:szCs w:val="24"/>
        </w:rPr>
        <w:t>.</w:t>
      </w:r>
      <w:r w:rsidR="00035E9C">
        <w:rPr>
          <w:rFonts w:cs="Times New Roman"/>
          <w:sz w:val="24"/>
          <w:szCs w:val="24"/>
        </w:rPr>
        <w:t xml:space="preserve"> </w:t>
      </w:r>
      <w:r>
        <w:rPr>
          <w:rFonts w:cs="Times New Roman"/>
          <w:sz w:val="24"/>
          <w:szCs w:val="24"/>
        </w:rPr>
        <w:t xml:space="preserve">These results </w:t>
      </w:r>
      <w:r w:rsidR="008E110C">
        <w:rPr>
          <w:rFonts w:eastAsia="SimSun" w:cs="Times New Roman"/>
          <w:sz w:val="24"/>
          <w:szCs w:val="24"/>
        </w:rPr>
        <w:t>suggested that</w:t>
      </w:r>
      <w:r w:rsidR="008E110C" w:rsidRPr="00C93C6A">
        <w:rPr>
          <w:rFonts w:eastAsia="SimSun" w:cs="Times New Roman"/>
          <w:sz w:val="24"/>
          <w:szCs w:val="24"/>
        </w:rPr>
        <w:t xml:space="preserve"> </w:t>
      </w:r>
      <w:r w:rsidR="008E110C">
        <w:rPr>
          <w:rFonts w:eastAsia="SimSun" w:cs="Times New Roman"/>
          <w:sz w:val="24"/>
          <w:szCs w:val="24"/>
        </w:rPr>
        <w:t>the</w:t>
      </w:r>
      <w:r w:rsidRPr="00C93C6A">
        <w:rPr>
          <w:rFonts w:eastAsia="SimSun" w:cs="Times New Roman"/>
          <w:sz w:val="24"/>
          <w:szCs w:val="24"/>
        </w:rPr>
        <w:t xml:space="preserve"> good-person facilitat</w:t>
      </w:r>
      <w:r>
        <w:rPr>
          <w:rFonts w:eastAsia="SimSun" w:cs="Times New Roman"/>
          <w:sz w:val="24"/>
          <w:szCs w:val="24"/>
        </w:rPr>
        <w:t>e</w:t>
      </w:r>
      <w:r w:rsidRPr="00C93C6A">
        <w:rPr>
          <w:rFonts w:eastAsia="SimSun" w:cs="Times New Roman"/>
          <w:sz w:val="24"/>
          <w:szCs w:val="24"/>
        </w:rPr>
        <w:t xml:space="preserve"> the associati</w:t>
      </w:r>
      <w:r>
        <w:rPr>
          <w:rFonts w:eastAsia="SimSun" w:cs="Times New Roman"/>
          <w:sz w:val="24"/>
          <w:szCs w:val="24"/>
        </w:rPr>
        <w:t>ve learning</w:t>
      </w:r>
      <w:r w:rsidR="006B7F6B">
        <w:rPr>
          <w:rFonts w:eastAsia="SimSun" w:cs="Times New Roman"/>
          <w:sz w:val="24"/>
          <w:szCs w:val="24"/>
        </w:rPr>
        <w:t>, and the evidence for</w:t>
      </w:r>
      <w:r w:rsidR="008E110C">
        <w:rPr>
          <w:rFonts w:eastAsia="SimSun" w:cs="Times New Roman"/>
          <w:sz w:val="24"/>
          <w:szCs w:val="24"/>
        </w:rPr>
        <w:t xml:space="preserve"> the advantage of </w:t>
      </w:r>
      <w:r w:rsidR="006B7F6B">
        <w:rPr>
          <w:rFonts w:eastAsia="SimSun" w:cs="Times New Roman"/>
          <w:sz w:val="24"/>
          <w:szCs w:val="24"/>
        </w:rPr>
        <w:t>moral</w:t>
      </w:r>
      <w:r w:rsidR="008E110C">
        <w:rPr>
          <w:rFonts w:eastAsia="SimSun" w:cs="Times New Roman"/>
          <w:sz w:val="24"/>
          <w:szCs w:val="24"/>
        </w:rPr>
        <w:t>ly</w:t>
      </w:r>
      <w:r w:rsidR="006B7F6B">
        <w:rPr>
          <w:rFonts w:eastAsia="SimSun" w:cs="Times New Roman"/>
          <w:sz w:val="24"/>
          <w:szCs w:val="24"/>
        </w:rPr>
        <w:t xml:space="preserve"> good condition is strong</w:t>
      </w:r>
      <w:r w:rsidRPr="00C93C6A">
        <w:rPr>
          <w:rFonts w:eastAsia="SimSun" w:cs="Times New Roman"/>
          <w:sz w:val="24"/>
          <w:szCs w:val="24"/>
        </w:rPr>
        <w:t>. In contrast, there was no signi</w:t>
      </w:r>
      <w:r>
        <w:rPr>
          <w:rFonts w:eastAsia="SimSun" w:cs="Times New Roman"/>
          <w:sz w:val="24"/>
          <w:szCs w:val="24"/>
        </w:rPr>
        <w:t>fi</w:t>
      </w:r>
      <w:r w:rsidRPr="00C93C6A">
        <w:rPr>
          <w:rFonts w:eastAsia="SimSun" w:cs="Times New Roman"/>
          <w:sz w:val="24"/>
          <w:szCs w:val="24"/>
        </w:rPr>
        <w:t xml:space="preserve">cant effect of </w:t>
      </w:r>
      <w:r>
        <w:rPr>
          <w:rFonts w:eastAsia="SimSun" w:cs="Times New Roman"/>
          <w:sz w:val="24"/>
          <w:szCs w:val="24"/>
        </w:rPr>
        <w:t xml:space="preserve">moral </w:t>
      </w:r>
      <w:r w:rsidR="0003121D">
        <w:rPr>
          <w:rFonts w:eastAsia="SimSun" w:cs="Times New Roman"/>
          <w:sz w:val="24"/>
          <w:szCs w:val="24"/>
        </w:rPr>
        <w:t xml:space="preserve">valence </w:t>
      </w:r>
      <w:r w:rsidRPr="00C93C6A">
        <w:rPr>
          <w:rFonts w:eastAsia="SimSun" w:cs="Times New Roman"/>
          <w:sz w:val="24"/>
          <w:szCs w:val="24"/>
        </w:rPr>
        <w:t>for the non</w:t>
      </w:r>
      <w:r>
        <w:rPr>
          <w:rFonts w:eastAsia="SimSun" w:cs="Times New Roman"/>
          <w:sz w:val="24"/>
          <w:szCs w:val="24"/>
        </w:rPr>
        <w:t>-</w:t>
      </w:r>
      <w:r w:rsidRPr="00C93C6A">
        <w:rPr>
          <w:rFonts w:eastAsia="SimSun" w:cs="Times New Roman"/>
          <w:sz w:val="24"/>
          <w:szCs w:val="24"/>
        </w:rPr>
        <w:t>matched pairs</w:t>
      </w:r>
      <w:r w:rsidRPr="003B4497">
        <w:rPr>
          <w:rFonts w:eastAsia="SimSun" w:cs="Times New Roman"/>
          <w:sz w:val="24"/>
          <w:szCs w:val="24"/>
        </w:rPr>
        <w:t xml:space="preserve"> (</w:t>
      </w:r>
      <w:proofErr w:type="gramStart"/>
      <w:r w:rsidRPr="003B4497">
        <w:rPr>
          <w:rFonts w:eastAsia="SimSun" w:cs="Times New Roman"/>
          <w:i/>
          <w:sz w:val="24"/>
          <w:szCs w:val="24"/>
        </w:rPr>
        <w:t>F</w:t>
      </w:r>
      <w:r w:rsidRPr="003B4497">
        <w:rPr>
          <w:rFonts w:eastAsia="SimSun" w:cs="Times New Roman"/>
          <w:sz w:val="24"/>
          <w:szCs w:val="24"/>
        </w:rPr>
        <w:t>(</w:t>
      </w:r>
      <w:proofErr w:type="gramEnd"/>
      <w:r w:rsidRPr="003B4497">
        <w:rPr>
          <w:rFonts w:eastAsia="SimSun" w:cs="Times New Roman"/>
          <w:sz w:val="24"/>
          <w:szCs w:val="24"/>
        </w:rPr>
        <w:t xml:space="preserve">2, </w:t>
      </w:r>
      <w:r w:rsidR="00E52B12">
        <w:rPr>
          <w:rFonts w:eastAsia="SimSun" w:cs="Times New Roman"/>
          <w:sz w:val="24"/>
          <w:szCs w:val="24"/>
        </w:rPr>
        <w:t>100</w:t>
      </w:r>
      <w:r w:rsidRPr="003B4497">
        <w:rPr>
          <w:rFonts w:eastAsia="SimSun" w:cs="Times New Roman"/>
          <w:sz w:val="24"/>
          <w:szCs w:val="24"/>
        </w:rPr>
        <w:t>) = 0.</w:t>
      </w:r>
      <w:r w:rsidR="00E52B12">
        <w:rPr>
          <w:rFonts w:eastAsia="SimSun" w:cs="Times New Roman"/>
          <w:sz w:val="24"/>
          <w:szCs w:val="24"/>
        </w:rPr>
        <w:t>959</w:t>
      </w:r>
      <w:r w:rsidRPr="003B4497">
        <w:rPr>
          <w:rFonts w:eastAsia="SimSun" w:cs="Times New Roman"/>
          <w:sz w:val="24"/>
          <w:szCs w:val="24"/>
        </w:rPr>
        <w:t xml:space="preserve">, </w:t>
      </w:r>
      <w:r w:rsidRPr="003B4497">
        <w:rPr>
          <w:rFonts w:eastAsia="SimSun" w:cs="Times New Roman"/>
          <w:i/>
          <w:sz w:val="24"/>
          <w:szCs w:val="24"/>
        </w:rPr>
        <w:t>p</w:t>
      </w:r>
      <w:r w:rsidRPr="003B4497">
        <w:rPr>
          <w:rFonts w:eastAsia="SimSun" w:cs="Times New Roman"/>
          <w:sz w:val="24"/>
          <w:szCs w:val="24"/>
        </w:rPr>
        <w:t xml:space="preserve"> = 0.</w:t>
      </w:r>
      <w:r w:rsidR="00E52B12">
        <w:rPr>
          <w:rFonts w:eastAsia="SimSun" w:cs="Times New Roman"/>
          <w:sz w:val="24"/>
          <w:szCs w:val="24"/>
        </w:rPr>
        <w:t>3866</w:t>
      </w:r>
      <w:r w:rsidR="006B7F6B">
        <w:rPr>
          <w:rFonts w:eastAsia="SimSun" w:cs="Times New Roman"/>
          <w:sz w:val="24"/>
          <w:szCs w:val="24"/>
        </w:rPr>
        <w:t xml:space="preserve">, </w:t>
      </w:r>
      <w:r w:rsidR="006B7F6B">
        <w:rPr>
          <w:rFonts w:cs="Times New Roman"/>
          <w:sz w:val="24"/>
          <w:szCs w:val="24"/>
        </w:rPr>
        <w:t>BF</w:t>
      </w:r>
      <w:r w:rsidR="006B7F6B" w:rsidRPr="00C3520D">
        <w:rPr>
          <w:rFonts w:cs="Times New Roman"/>
          <w:sz w:val="24"/>
          <w:szCs w:val="24"/>
          <w:vertAlign w:val="subscript"/>
        </w:rPr>
        <w:t>10</w:t>
      </w:r>
      <w:r w:rsidR="006B7F6B">
        <w:rPr>
          <w:rFonts w:cs="Times New Roman"/>
          <w:sz w:val="24"/>
          <w:szCs w:val="24"/>
        </w:rPr>
        <w:t xml:space="preserve"> = 0.144</w:t>
      </w:r>
      <w:r w:rsidRPr="003B4497">
        <w:rPr>
          <w:rFonts w:eastAsia="SimSun" w:cs="Times New Roman"/>
          <w:sz w:val="24"/>
          <w:szCs w:val="24"/>
        </w:rPr>
        <w:t>)</w:t>
      </w:r>
      <w:r w:rsidR="00C7773D">
        <w:rPr>
          <w:rFonts w:eastAsia="SimSun" w:cs="Times New Roman"/>
          <w:sz w:val="24"/>
          <w:szCs w:val="24"/>
        </w:rPr>
        <w:t xml:space="preserve"> (Fig 1 B)</w:t>
      </w:r>
      <w:r w:rsidRPr="00C93C6A">
        <w:rPr>
          <w:rFonts w:eastAsia="SimSun" w:cs="Times New Roman"/>
          <w:sz w:val="24"/>
          <w:szCs w:val="24"/>
        </w:rPr>
        <w:t>.</w:t>
      </w:r>
      <w:r>
        <w:rPr>
          <w:rFonts w:eastAsia="SimSun" w:cs="Times New Roman"/>
          <w:sz w:val="24"/>
          <w:szCs w:val="24"/>
        </w:rPr>
        <w:t xml:space="preserve"> </w:t>
      </w:r>
    </w:p>
    <w:p w14:paraId="01F85714" w14:textId="5CDE21B5" w:rsidR="00A319B7" w:rsidRDefault="00A319B7" w:rsidP="00A06A70">
      <w:pPr>
        <w:spacing w:line="480" w:lineRule="auto"/>
        <w:rPr>
          <w:rFonts w:cs="Times New Roman"/>
          <w:bCs/>
          <w:sz w:val="24"/>
          <w:szCs w:val="24"/>
        </w:rPr>
      </w:pPr>
    </w:p>
    <w:p w14:paraId="50440397" w14:textId="29C3C0D1" w:rsidR="00E1426D" w:rsidRDefault="00E1426D" w:rsidP="00A06A70">
      <w:pPr>
        <w:spacing w:line="480" w:lineRule="auto"/>
        <w:rPr>
          <w:rFonts w:cs="Times New Roman"/>
          <w:bCs/>
          <w:sz w:val="24"/>
          <w:szCs w:val="24"/>
        </w:rPr>
      </w:pPr>
      <w:r>
        <w:rPr>
          <w:noProof/>
        </w:rPr>
        <w:drawing>
          <wp:inline distT="0" distB="0" distL="0" distR="0" wp14:anchorId="55C8D908" wp14:editId="4691A7C6">
            <wp:extent cx="5274310" cy="35096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09645"/>
                    </a:xfrm>
                    <a:prstGeom prst="rect">
                      <a:avLst/>
                    </a:prstGeom>
                  </pic:spPr>
                </pic:pic>
              </a:graphicData>
            </a:graphic>
          </wp:inline>
        </w:drawing>
      </w:r>
    </w:p>
    <w:p w14:paraId="7C767686" w14:textId="0B1613AA" w:rsidR="002C0C4D" w:rsidRDefault="002C0C4D" w:rsidP="000A27AB">
      <w:pPr>
        <w:spacing w:line="480" w:lineRule="auto"/>
        <w:jc w:val="center"/>
        <w:rPr>
          <w:rFonts w:cs="Times New Roman"/>
          <w:bCs/>
          <w:sz w:val="24"/>
          <w:szCs w:val="24"/>
        </w:rPr>
      </w:pPr>
      <w:r>
        <w:rPr>
          <w:rFonts w:cs="Times New Roman"/>
          <w:bCs/>
          <w:sz w:val="24"/>
          <w:szCs w:val="24"/>
        </w:rPr>
        <w:t>Fig 1a.</w:t>
      </w:r>
      <w:r w:rsidR="00270284">
        <w:rPr>
          <w:rFonts w:cs="Times New Roman"/>
          <w:bCs/>
          <w:sz w:val="24"/>
          <w:szCs w:val="24"/>
        </w:rPr>
        <w:t xml:space="preserve"> Reaction times of matached trials and </w:t>
      </w:r>
      <w:r w:rsidR="00270284" w:rsidRPr="001F3F38">
        <w:rPr>
          <w:rFonts w:cs="Times New Roman"/>
          <w:bCs/>
          <w:i/>
          <w:sz w:val="24"/>
          <w:szCs w:val="24"/>
        </w:rPr>
        <w:t>d</w:t>
      </w:r>
      <w:r w:rsidR="00270284">
        <w:rPr>
          <w:rFonts w:cs="Times New Roman"/>
          <w:bCs/>
          <w:sz w:val="24"/>
          <w:szCs w:val="24"/>
        </w:rPr>
        <w:t xml:space="preserve"> prime of experiment 1a.</w:t>
      </w:r>
    </w:p>
    <w:p w14:paraId="1E24C733" w14:textId="79D6E882" w:rsidR="00554C0B" w:rsidRPr="00554C0B" w:rsidRDefault="00554C0B" w:rsidP="00A06A70">
      <w:pPr>
        <w:spacing w:line="480" w:lineRule="auto"/>
        <w:ind w:firstLine="720"/>
        <w:rPr>
          <w:rFonts w:cs="Times New Roman"/>
          <w:b/>
          <w:bCs/>
          <w:sz w:val="24"/>
          <w:szCs w:val="24"/>
        </w:rPr>
      </w:pPr>
      <w:r w:rsidRPr="00554C0B">
        <w:rPr>
          <w:rFonts w:cs="Times New Roman"/>
          <w:b/>
          <w:bCs/>
          <w:sz w:val="24"/>
          <w:szCs w:val="24"/>
        </w:rPr>
        <w:t>Discussion</w:t>
      </w:r>
    </w:p>
    <w:p w14:paraId="44A2CF58" w14:textId="0F77D13A" w:rsidR="00554C0B" w:rsidRDefault="00F5697D" w:rsidP="00C71219">
      <w:pPr>
        <w:spacing w:line="480" w:lineRule="auto"/>
        <w:ind w:firstLine="720"/>
        <w:rPr>
          <w:rFonts w:cs="Times New Roman"/>
          <w:bCs/>
          <w:sz w:val="24"/>
          <w:szCs w:val="24"/>
        </w:rPr>
      </w:pPr>
      <w:r>
        <w:rPr>
          <w:rFonts w:cs="Times New Roman"/>
          <w:bCs/>
          <w:sz w:val="24"/>
          <w:szCs w:val="24"/>
        </w:rPr>
        <w:t>This experiment w</w:t>
      </w:r>
      <w:r w:rsidR="00F05AA4">
        <w:rPr>
          <w:rFonts w:cs="Times New Roman"/>
          <w:bCs/>
          <w:sz w:val="24"/>
          <w:szCs w:val="24"/>
        </w:rPr>
        <w:t>as</w:t>
      </w:r>
      <w:r>
        <w:rPr>
          <w:rFonts w:cs="Times New Roman"/>
          <w:bCs/>
          <w:sz w:val="24"/>
          <w:szCs w:val="24"/>
        </w:rPr>
        <w:t xml:space="preserve"> set out to examine whether or not the negative moral valenced sitmuli processed faster, as suggested by previously studies</w:t>
      </w:r>
      <w:r w:rsidR="008E110C">
        <w:rPr>
          <w:rFonts w:cs="Times New Roman"/>
          <w:bCs/>
          <w:sz w:val="24"/>
          <w:szCs w:val="24"/>
        </w:rPr>
        <w:t xml:space="preserve"> </w:t>
      </w:r>
      <w:r w:rsidR="008E110C">
        <w:rPr>
          <w:rFonts w:cs="Times New Roman"/>
          <w:bCs/>
          <w:sz w:val="24"/>
          <w:szCs w:val="24"/>
        </w:rPr>
        <w:fldChar w:fldCharType="begin"/>
      </w:r>
      <w:r w:rsidR="008E110C">
        <w:rPr>
          <w:rFonts w:cs="Times New Roman"/>
          <w:bCs/>
          <w:sz w:val="24"/>
          <w:szCs w:val="24"/>
        </w:rPr>
        <w:instrText xml:space="preserve"> ADDIN EN.CITE &lt;EndNote&gt;&lt;Cite&gt;&lt;Author&gt;Anderson&lt;/Author&gt;&lt;Year&gt;2011&lt;/Year&gt;&lt;RecNum&gt;571&lt;/RecNum&gt;&lt;DisplayText&gt;(Anderson, Siegel, Bliss-Moreau, &amp;amp; Barrett, 2011)&lt;/DisplayText&gt;&lt;record&gt;&lt;rec-number&gt;571&lt;/rec-number&gt;&lt;foreign-keys&gt;&lt;key app="EN" db-id="2rwpxrts1esv2metztzveppdex90zxxxaspz" timestamp="1364021361"&gt;571&lt;/key&gt;&lt;/foreign-keys&gt;&lt;ref-type name="Journal Article"&gt;17&lt;/ref-type&gt;&lt;contributors&gt;&lt;authors&gt;&lt;author&gt;Anderson, Eric&lt;/author&gt;&lt;author&gt;Siegel, Erika H.&lt;/author&gt;&lt;author&gt;Bliss-Moreau, Eliza&lt;/author&gt;&lt;author&gt;Barrett, Lisa Feldman&lt;/author&gt;&lt;/authors&gt;&lt;/contributors&gt;&lt;titles&gt;&lt;title&gt;The Visual Impact of Gossip&lt;/title&gt;&lt;secondary-title&gt;Science&lt;/secondary-title&gt;&lt;/titles&gt;&lt;periodical&gt;&lt;full-title&gt;Science&lt;/full-title&gt;&lt;/periodical&gt;&lt;pages&gt;1446-1448&lt;/pages&gt;&lt;volume&gt;332&lt;/volume&gt;&lt;number&gt;6036&lt;/number&gt;&lt;dates&gt;&lt;year&gt;2011&lt;/year&gt;&lt;pub-dates&gt;&lt;date&gt;June 17, 2011&lt;/date&gt;&lt;/pub-dates&gt;&lt;/dates&gt;&lt;urls&gt;&lt;related-urls&gt;&lt;url&gt;http://www.sciencemag.org/content/332/6036/1446.abstract&lt;/url&gt;&lt;/related-urls&gt;&lt;/urls&gt;&lt;electronic-resource-num&gt;10.1126/science.1201574&lt;/electronic-resource-num&gt;&lt;/record&gt;&lt;/Cite&gt;&lt;/EndNote&gt;</w:instrText>
      </w:r>
      <w:r w:rsidR="008E110C">
        <w:rPr>
          <w:rFonts w:cs="Times New Roman"/>
          <w:bCs/>
          <w:sz w:val="24"/>
          <w:szCs w:val="24"/>
        </w:rPr>
        <w:fldChar w:fldCharType="separate"/>
      </w:r>
      <w:r w:rsidR="008E110C">
        <w:rPr>
          <w:rFonts w:cs="Times New Roman"/>
          <w:bCs/>
          <w:noProof/>
          <w:sz w:val="24"/>
          <w:szCs w:val="24"/>
        </w:rPr>
        <w:t>(</w:t>
      </w:r>
      <w:hyperlink w:anchor="_ENREF_1" w:tooltip="Anderson, 2011 #571" w:history="1">
        <w:r w:rsidR="00312133">
          <w:rPr>
            <w:rFonts w:cs="Times New Roman"/>
            <w:bCs/>
            <w:noProof/>
            <w:sz w:val="24"/>
            <w:szCs w:val="24"/>
          </w:rPr>
          <w:t>Anderson, Siegel, Bliss-Moreau, &amp; Barrett, 2011</w:t>
        </w:r>
      </w:hyperlink>
      <w:r w:rsidR="008E110C">
        <w:rPr>
          <w:rFonts w:cs="Times New Roman"/>
          <w:bCs/>
          <w:noProof/>
          <w:sz w:val="24"/>
          <w:szCs w:val="24"/>
        </w:rPr>
        <w:t>)</w:t>
      </w:r>
      <w:r w:rsidR="008E110C">
        <w:rPr>
          <w:rFonts w:cs="Times New Roman"/>
          <w:bCs/>
          <w:sz w:val="24"/>
          <w:szCs w:val="24"/>
        </w:rPr>
        <w:fldChar w:fldCharType="end"/>
      </w:r>
      <w:r>
        <w:rPr>
          <w:rFonts w:cs="Times New Roman"/>
          <w:bCs/>
          <w:sz w:val="24"/>
          <w:szCs w:val="24"/>
        </w:rPr>
        <w:t>. However, our results showed a rever</w:t>
      </w:r>
      <w:r w:rsidR="00BB03E9">
        <w:rPr>
          <w:rFonts w:cs="Times New Roman"/>
          <w:bCs/>
          <w:sz w:val="24"/>
          <w:szCs w:val="24"/>
        </w:rPr>
        <w:t>s</w:t>
      </w:r>
      <w:r>
        <w:rPr>
          <w:rFonts w:cs="Times New Roman"/>
          <w:bCs/>
          <w:sz w:val="24"/>
          <w:szCs w:val="24"/>
        </w:rPr>
        <w:t xml:space="preserve">ed pattern, </w:t>
      </w:r>
      <w:r w:rsidR="00F05AA4">
        <w:rPr>
          <w:rFonts w:cs="Times New Roman"/>
          <w:bCs/>
          <w:sz w:val="24"/>
          <w:szCs w:val="24"/>
        </w:rPr>
        <w:t xml:space="preserve">the stimuli associated with morally </w:t>
      </w:r>
      <w:r>
        <w:rPr>
          <w:rFonts w:cs="Times New Roman"/>
          <w:bCs/>
          <w:sz w:val="24"/>
          <w:szCs w:val="24"/>
        </w:rPr>
        <w:t xml:space="preserve">positive </w:t>
      </w:r>
      <w:r w:rsidR="00F05AA4">
        <w:rPr>
          <w:rFonts w:cs="Times New Roman"/>
          <w:bCs/>
          <w:sz w:val="24"/>
          <w:szCs w:val="24"/>
        </w:rPr>
        <w:t>meaning were processed faster and more accurately</w:t>
      </w:r>
      <w:r>
        <w:rPr>
          <w:rFonts w:cs="Times New Roman"/>
          <w:bCs/>
          <w:sz w:val="24"/>
          <w:szCs w:val="24"/>
        </w:rPr>
        <w:t xml:space="preserve">. </w:t>
      </w:r>
    </w:p>
    <w:p w14:paraId="2A049B2B" w14:textId="0A4635DA" w:rsidR="00F5697D" w:rsidRPr="00FE4B03" w:rsidRDefault="00F5697D" w:rsidP="00C71219">
      <w:pPr>
        <w:spacing w:line="480" w:lineRule="auto"/>
        <w:ind w:firstLine="720"/>
        <w:rPr>
          <w:rFonts w:cs="Times New Roman"/>
          <w:bCs/>
          <w:sz w:val="24"/>
          <w:szCs w:val="24"/>
        </w:rPr>
      </w:pPr>
      <w:r>
        <w:rPr>
          <w:rFonts w:cs="Times New Roman"/>
          <w:bCs/>
          <w:sz w:val="24"/>
          <w:szCs w:val="24"/>
        </w:rPr>
        <w:t xml:space="preserve">To </w:t>
      </w:r>
      <w:r w:rsidR="00617F9C">
        <w:rPr>
          <w:rFonts w:cs="Times New Roman"/>
          <w:bCs/>
          <w:sz w:val="24"/>
          <w:szCs w:val="24"/>
        </w:rPr>
        <w:t xml:space="preserve">replicate </w:t>
      </w:r>
      <w:r>
        <w:rPr>
          <w:rFonts w:cs="Times New Roman"/>
          <w:bCs/>
          <w:sz w:val="24"/>
          <w:szCs w:val="24"/>
        </w:rPr>
        <w:t>this pattern of results, as well as eliminate the confounding factors such as familarity of the words used in this experiment, we conducted experiment 1b, in which the words used</w:t>
      </w:r>
      <w:r w:rsidR="008E110C">
        <w:rPr>
          <w:rFonts w:cs="Times New Roman"/>
          <w:bCs/>
          <w:sz w:val="24"/>
          <w:szCs w:val="24"/>
        </w:rPr>
        <w:t xml:space="preserve"> for labels</w:t>
      </w:r>
      <w:r>
        <w:rPr>
          <w:rFonts w:cs="Times New Roman"/>
          <w:bCs/>
          <w:sz w:val="24"/>
          <w:szCs w:val="24"/>
        </w:rPr>
        <w:t xml:space="preserve"> have similar familiarity.</w:t>
      </w:r>
    </w:p>
    <w:p w14:paraId="3739B818" w14:textId="171F6B48" w:rsidR="00D151CB" w:rsidRDefault="00FD0411" w:rsidP="00A522F2">
      <w:pPr>
        <w:pStyle w:val="Heading2"/>
        <w:jc w:val="center"/>
        <w:rPr>
          <w:rFonts w:ascii="Times New Roman" w:hAnsi="Times New Roman" w:cs="Times New Roman"/>
          <w:sz w:val="24"/>
          <w:szCs w:val="24"/>
        </w:rPr>
      </w:pPr>
      <w:r>
        <w:rPr>
          <w:rFonts w:ascii="Times New Roman" w:hAnsi="Times New Roman" w:cs="Times New Roman"/>
          <w:sz w:val="24"/>
          <w:szCs w:val="24"/>
        </w:rPr>
        <w:t>Experiment 1b</w:t>
      </w:r>
    </w:p>
    <w:p w14:paraId="5E8F53E3" w14:textId="5D113AEA" w:rsidR="00A522F2" w:rsidRPr="009B23DE" w:rsidRDefault="00A522F2" w:rsidP="009B23DE">
      <w:pPr>
        <w:spacing w:line="480" w:lineRule="auto"/>
        <w:rPr>
          <w:sz w:val="24"/>
        </w:rPr>
      </w:pPr>
      <w:r w:rsidRPr="009B23DE">
        <w:rPr>
          <w:sz w:val="24"/>
        </w:rPr>
        <w:tab/>
      </w:r>
      <w:r w:rsidR="0003121D">
        <w:rPr>
          <w:sz w:val="24"/>
        </w:rPr>
        <w:t>In</w:t>
      </w:r>
      <w:r w:rsidR="00F12731" w:rsidRPr="009B23DE">
        <w:rPr>
          <w:sz w:val="24"/>
        </w:rPr>
        <w:t xml:space="preserve"> this study, we </w:t>
      </w:r>
      <w:r w:rsidR="003C0857">
        <w:rPr>
          <w:sz w:val="24"/>
        </w:rPr>
        <w:t>ai</w:t>
      </w:r>
      <w:r w:rsidR="00BB03E9">
        <w:rPr>
          <w:sz w:val="24"/>
        </w:rPr>
        <w:t>m</w:t>
      </w:r>
      <w:r w:rsidR="003C0857">
        <w:rPr>
          <w:sz w:val="24"/>
        </w:rPr>
        <w:t xml:space="preserve">ed at </w:t>
      </w:r>
      <w:r w:rsidR="0003121D">
        <w:rPr>
          <w:sz w:val="24"/>
        </w:rPr>
        <w:t>exclud</w:t>
      </w:r>
      <w:r w:rsidR="003C0857">
        <w:rPr>
          <w:sz w:val="24"/>
        </w:rPr>
        <w:t>ing</w:t>
      </w:r>
      <w:r w:rsidR="0003121D">
        <w:rPr>
          <w:sz w:val="24"/>
        </w:rPr>
        <w:t xml:space="preserve"> the </w:t>
      </w:r>
      <w:r w:rsidR="003C0857">
        <w:rPr>
          <w:sz w:val="24"/>
        </w:rPr>
        <w:t xml:space="preserve">potential </w:t>
      </w:r>
      <w:r w:rsidR="0003121D">
        <w:rPr>
          <w:sz w:val="24"/>
        </w:rPr>
        <w:t xml:space="preserve">confouding factor of the familarity of </w:t>
      </w:r>
      <w:r w:rsidR="00F12731" w:rsidRPr="009B23DE">
        <w:rPr>
          <w:sz w:val="24"/>
        </w:rPr>
        <w:t>words we used in experiment</w:t>
      </w:r>
      <w:r w:rsidR="0003121D">
        <w:rPr>
          <w:sz w:val="24"/>
        </w:rPr>
        <w:t xml:space="preserve"> 1a</w:t>
      </w:r>
      <w:r w:rsidR="00F12731" w:rsidRPr="009B23DE">
        <w:rPr>
          <w:sz w:val="24"/>
        </w:rPr>
        <w:t xml:space="preserve">, by matching the </w:t>
      </w:r>
      <w:r w:rsidR="00767CD5" w:rsidRPr="009B23DE">
        <w:rPr>
          <w:sz w:val="24"/>
        </w:rPr>
        <w:t>familiarity</w:t>
      </w:r>
      <w:r w:rsidR="00F12731" w:rsidRPr="009B23DE">
        <w:rPr>
          <w:sz w:val="24"/>
        </w:rPr>
        <w:t xml:space="preserve"> of the words.</w:t>
      </w:r>
    </w:p>
    <w:p w14:paraId="3C58531A" w14:textId="2413D689" w:rsidR="00D151CB" w:rsidRPr="008B7631" w:rsidRDefault="00D151CB" w:rsidP="00E026D2">
      <w:pPr>
        <w:pStyle w:val="Heading3"/>
        <w:ind w:firstLine="482"/>
        <w:jc w:val="left"/>
        <w:rPr>
          <w:rFonts w:cs="Times New Roman"/>
          <w:sz w:val="24"/>
          <w:szCs w:val="24"/>
        </w:rPr>
      </w:pPr>
      <w:r w:rsidRPr="008B7631">
        <w:rPr>
          <w:rFonts w:cs="Times New Roman"/>
          <w:sz w:val="24"/>
          <w:szCs w:val="24"/>
        </w:rPr>
        <w:t>Method</w:t>
      </w:r>
    </w:p>
    <w:p w14:paraId="61BA4729" w14:textId="0003762B" w:rsidR="000159E0" w:rsidRDefault="00D151CB" w:rsidP="00E026D2">
      <w:pPr>
        <w:spacing w:line="480" w:lineRule="auto"/>
        <w:ind w:firstLine="482"/>
        <w:rPr>
          <w:rFonts w:cs="Times New Roman"/>
          <w:sz w:val="24"/>
          <w:szCs w:val="24"/>
        </w:rPr>
      </w:pPr>
      <w:r w:rsidRPr="00B66CB4">
        <w:rPr>
          <w:rFonts w:cs="Times New Roman"/>
          <w:b/>
          <w:sz w:val="24"/>
          <w:szCs w:val="24"/>
        </w:rPr>
        <w:t>Participants</w:t>
      </w:r>
      <w:r w:rsidR="009B13C3">
        <w:rPr>
          <w:rFonts w:cs="Times New Roman" w:hint="eastAsia"/>
          <w:b/>
          <w:sz w:val="24"/>
          <w:szCs w:val="24"/>
        </w:rPr>
        <w:t>.</w:t>
      </w:r>
      <w:r w:rsidR="009B13C3">
        <w:rPr>
          <w:rFonts w:cs="Times New Roman" w:hint="eastAsia"/>
          <w:b/>
          <w:sz w:val="24"/>
          <w:szCs w:val="24"/>
        </w:rPr>
        <w:tab/>
      </w:r>
      <w:r w:rsidR="000159E0" w:rsidRPr="00D8325C">
        <w:rPr>
          <w:rFonts w:cs="Times New Roman"/>
          <w:sz w:val="24"/>
          <w:szCs w:val="24"/>
        </w:rPr>
        <w:t>72 college students (</w:t>
      </w:r>
      <w:r w:rsidR="000159E0">
        <w:rPr>
          <w:rFonts w:cs="Times New Roman"/>
          <w:sz w:val="24"/>
          <w:szCs w:val="24"/>
        </w:rPr>
        <w:t xml:space="preserve">49 female, </w:t>
      </w:r>
      <w:r w:rsidR="000159E0" w:rsidRPr="00D8325C">
        <w:rPr>
          <w:rFonts w:cs="Times New Roman"/>
          <w:sz w:val="24"/>
          <w:szCs w:val="24"/>
        </w:rPr>
        <w:t>age = 20.17 ± 2.08)</w:t>
      </w:r>
      <w:r w:rsidR="000159E0">
        <w:rPr>
          <w:rFonts w:cs="Times New Roman"/>
          <w:sz w:val="24"/>
          <w:szCs w:val="24"/>
        </w:rPr>
        <w:t xml:space="preserve"> participated in the current experiment. Of which, 39</w:t>
      </w:r>
      <w:r w:rsidR="00C63394" w:rsidRPr="00B66CB4">
        <w:rPr>
          <w:rFonts w:cs="Times New Roman"/>
          <w:sz w:val="24"/>
          <w:szCs w:val="24"/>
        </w:rPr>
        <w:t xml:space="preserve"> </w:t>
      </w:r>
      <w:r w:rsidR="000159E0">
        <w:rPr>
          <w:rFonts w:cs="Times New Roman"/>
          <w:sz w:val="24"/>
          <w:szCs w:val="24"/>
        </w:rPr>
        <w:t>were recruited from Tsinghua University in 2014</w:t>
      </w:r>
      <w:r w:rsidR="00517AD0">
        <w:rPr>
          <w:rFonts w:cs="Times New Roman"/>
          <w:sz w:val="24"/>
          <w:szCs w:val="24"/>
        </w:rPr>
        <w:t>;</w:t>
      </w:r>
      <w:r w:rsidR="000159E0">
        <w:rPr>
          <w:rFonts w:cs="Times New Roman"/>
          <w:sz w:val="24"/>
          <w:szCs w:val="24"/>
        </w:rPr>
        <w:t xml:space="preserve"> 33 college students in Wenzhou University in 2017</w:t>
      </w:r>
      <w:r w:rsidR="00C63394" w:rsidRPr="00B66CB4">
        <w:rPr>
          <w:rFonts w:cs="Times New Roman"/>
          <w:sz w:val="24"/>
          <w:szCs w:val="24"/>
        </w:rPr>
        <w:t>. All participants were right-handed, and all had normal or corrected-to-normal visio</w:t>
      </w:r>
      <w:r w:rsidR="00983DFD">
        <w:rPr>
          <w:rFonts w:cs="Times New Roman"/>
          <w:sz w:val="24"/>
          <w:szCs w:val="24"/>
        </w:rPr>
        <w:t>n. All participants were compensated</w:t>
      </w:r>
      <w:r w:rsidR="000159E0">
        <w:rPr>
          <w:rFonts w:cs="Times New Roman"/>
          <w:sz w:val="24"/>
          <w:szCs w:val="24"/>
        </w:rPr>
        <w:t xml:space="preserve"> for course credit </w:t>
      </w:r>
      <w:r w:rsidR="0003121D">
        <w:rPr>
          <w:rFonts w:cs="Times New Roman"/>
          <w:sz w:val="24"/>
          <w:szCs w:val="24"/>
        </w:rPr>
        <w:t xml:space="preserve">(for most participants from Tsinghua community) </w:t>
      </w:r>
      <w:r w:rsidR="000159E0">
        <w:rPr>
          <w:rFonts w:cs="Times New Roman"/>
          <w:sz w:val="24"/>
          <w:szCs w:val="24"/>
        </w:rPr>
        <w:t>or payment</w:t>
      </w:r>
      <w:r w:rsidR="00C63394" w:rsidRPr="00B66CB4">
        <w:rPr>
          <w:rFonts w:cs="Times New Roman"/>
          <w:sz w:val="24"/>
          <w:szCs w:val="24"/>
        </w:rPr>
        <w:t xml:space="preserve">. </w:t>
      </w:r>
      <w:r w:rsidR="008C0473" w:rsidRPr="00B66CB4">
        <w:rPr>
          <w:rFonts w:cs="Times New Roman"/>
          <w:sz w:val="24"/>
          <w:szCs w:val="24"/>
        </w:rPr>
        <w:t>Informed consent was obtained from all participants prior to the experiment according to procedures approved by local ethics committee</w:t>
      </w:r>
      <w:r w:rsidR="0024601D">
        <w:rPr>
          <w:rFonts w:cs="Times New Roman"/>
          <w:sz w:val="24"/>
          <w:szCs w:val="24"/>
        </w:rPr>
        <w:t>s</w:t>
      </w:r>
      <w:r w:rsidR="008C0473" w:rsidRPr="00B66CB4">
        <w:rPr>
          <w:rFonts w:cs="Times New Roman"/>
          <w:sz w:val="24"/>
          <w:szCs w:val="24"/>
        </w:rPr>
        <w:t>.</w:t>
      </w:r>
      <w:r w:rsidR="008C0473">
        <w:rPr>
          <w:rFonts w:cs="Times New Roman"/>
          <w:sz w:val="24"/>
          <w:szCs w:val="24"/>
        </w:rPr>
        <w:t xml:space="preserve"> </w:t>
      </w:r>
    </w:p>
    <w:p w14:paraId="1DE86465" w14:textId="7D036D40" w:rsidR="00FD0411" w:rsidRDefault="0024601D" w:rsidP="00E026D2">
      <w:pPr>
        <w:spacing w:line="480" w:lineRule="auto"/>
        <w:ind w:firstLine="720"/>
        <w:rPr>
          <w:rFonts w:cs="Times New Roman"/>
          <w:sz w:val="24"/>
          <w:szCs w:val="24"/>
        </w:rPr>
      </w:pPr>
      <w:r>
        <w:rPr>
          <w:rFonts w:cs="Times New Roman"/>
          <w:sz w:val="24"/>
          <w:szCs w:val="24"/>
        </w:rPr>
        <w:t xml:space="preserve">For </w:t>
      </w:r>
      <w:r w:rsidR="00C63394">
        <w:rPr>
          <w:rFonts w:cs="Times New Roman"/>
          <w:sz w:val="24"/>
          <w:szCs w:val="24"/>
        </w:rPr>
        <w:t xml:space="preserve">data </w:t>
      </w:r>
      <w:r w:rsidR="000159E0">
        <w:rPr>
          <w:rFonts w:cs="Times New Roman"/>
          <w:sz w:val="24"/>
          <w:szCs w:val="24"/>
        </w:rPr>
        <w:t>from</w:t>
      </w:r>
      <w:r w:rsidR="000159E0" w:rsidRPr="00B66CB4">
        <w:rPr>
          <w:rFonts w:cs="Times New Roman"/>
          <w:sz w:val="24"/>
          <w:szCs w:val="24"/>
        </w:rPr>
        <w:t xml:space="preserve"> </w:t>
      </w:r>
      <w:r>
        <w:rPr>
          <w:rFonts w:cs="Times New Roman"/>
          <w:sz w:val="24"/>
          <w:szCs w:val="24"/>
        </w:rPr>
        <w:t>12</w:t>
      </w:r>
      <w:r w:rsidR="00C63394" w:rsidRPr="00B66CB4">
        <w:rPr>
          <w:rFonts w:cs="Times New Roman"/>
          <w:sz w:val="24"/>
          <w:szCs w:val="24"/>
        </w:rPr>
        <w:t xml:space="preserve"> participant</w:t>
      </w:r>
      <w:r w:rsidR="00C63394">
        <w:rPr>
          <w:rFonts w:cs="Times New Roman"/>
          <w:sz w:val="24"/>
          <w:szCs w:val="24"/>
        </w:rPr>
        <w:t>s</w:t>
      </w:r>
      <w:r w:rsidR="00FE62B4">
        <w:rPr>
          <w:rFonts w:cs="Times New Roman"/>
          <w:sz w:val="24"/>
          <w:szCs w:val="24"/>
        </w:rPr>
        <w:t xml:space="preserve"> from Tsinghua community and 8 participants from Wenzhou community</w:t>
      </w:r>
      <w:r w:rsidR="00C63394">
        <w:rPr>
          <w:rFonts w:cs="Times New Roman"/>
          <w:sz w:val="24"/>
          <w:szCs w:val="24"/>
        </w:rPr>
        <w:t xml:space="preserve"> were excluded from analysis due to less than 60% percent </w:t>
      </w:r>
      <w:r w:rsidR="00983DFD">
        <w:rPr>
          <w:rFonts w:cs="Times New Roman"/>
          <w:sz w:val="24"/>
          <w:szCs w:val="24"/>
        </w:rPr>
        <w:t xml:space="preserve">overall </w:t>
      </w:r>
      <w:r w:rsidR="00C63394">
        <w:rPr>
          <w:rFonts w:cs="Times New Roman"/>
          <w:sz w:val="24"/>
          <w:szCs w:val="24"/>
        </w:rPr>
        <w:t>accuracy</w:t>
      </w:r>
      <w:r w:rsidR="00FE62B4">
        <w:rPr>
          <w:rFonts w:cs="Times New Roman"/>
          <w:sz w:val="24"/>
          <w:szCs w:val="24"/>
        </w:rPr>
        <w:t xml:space="preserve">, leaving </w:t>
      </w:r>
      <w:r>
        <w:rPr>
          <w:rFonts w:cs="Times New Roman"/>
          <w:sz w:val="24"/>
          <w:szCs w:val="24"/>
        </w:rPr>
        <w:t xml:space="preserve">52 participants (36 females, age ± </w:t>
      </w:r>
      <w:r>
        <w:rPr>
          <w:rFonts w:cs="Times New Roman" w:hint="eastAsia"/>
          <w:sz w:val="24"/>
          <w:szCs w:val="24"/>
        </w:rPr>
        <w:t>2.3</w:t>
      </w:r>
      <w:r>
        <w:rPr>
          <w:rFonts w:cs="Times New Roman"/>
          <w:sz w:val="24"/>
          <w:szCs w:val="24"/>
        </w:rPr>
        <w:t>1</w:t>
      </w:r>
      <w:r w:rsidRPr="00B66CB4">
        <w:rPr>
          <w:rFonts w:cs="Times New Roman"/>
          <w:sz w:val="24"/>
          <w:szCs w:val="24"/>
        </w:rPr>
        <w:t>).</w:t>
      </w:r>
    </w:p>
    <w:p w14:paraId="5F689EA8" w14:textId="5570ADA4" w:rsidR="00D151CB" w:rsidRDefault="00D151CB" w:rsidP="00E026D2">
      <w:pPr>
        <w:spacing w:line="480" w:lineRule="auto"/>
        <w:ind w:firstLine="720"/>
        <w:rPr>
          <w:rFonts w:cs="Times New Roman"/>
          <w:sz w:val="24"/>
          <w:szCs w:val="24"/>
        </w:rPr>
      </w:pPr>
      <w:r w:rsidRPr="00B66CB4">
        <w:rPr>
          <w:rFonts w:cs="Times New Roman"/>
          <w:b/>
          <w:sz w:val="24"/>
          <w:szCs w:val="24"/>
        </w:rPr>
        <w:t>Stimuli and Tasks</w:t>
      </w:r>
      <w:r w:rsidR="009B13C3">
        <w:rPr>
          <w:rFonts w:cs="Times New Roman"/>
          <w:b/>
          <w:sz w:val="24"/>
          <w:szCs w:val="24"/>
        </w:rPr>
        <w:t>.</w:t>
      </w:r>
      <w:r w:rsidR="009B13C3">
        <w:rPr>
          <w:rFonts w:cs="Times New Roman"/>
          <w:b/>
          <w:sz w:val="24"/>
          <w:szCs w:val="24"/>
        </w:rPr>
        <w:tab/>
      </w:r>
      <w:r w:rsidRPr="005C1268">
        <w:rPr>
          <w:rFonts w:cs="Times New Roman"/>
          <w:sz w:val="24"/>
          <w:szCs w:val="24"/>
        </w:rPr>
        <w:t>Three geometric shapes</w:t>
      </w:r>
      <w:r>
        <w:rPr>
          <w:rFonts w:cs="Times New Roman"/>
          <w:sz w:val="24"/>
          <w:szCs w:val="24"/>
        </w:rPr>
        <w:t xml:space="preserve"> </w:t>
      </w:r>
      <w:r w:rsidRPr="005C1268">
        <w:rPr>
          <w:rFonts w:cs="Times New Roman"/>
          <w:sz w:val="24"/>
          <w:szCs w:val="24"/>
        </w:rPr>
        <w:t xml:space="preserve">(triangle, square, and circle, </w:t>
      </w:r>
      <w:r>
        <w:rPr>
          <w:rFonts w:cs="Times New Roman"/>
          <w:sz w:val="24"/>
          <w:szCs w:val="24"/>
        </w:rPr>
        <w:t>with</w:t>
      </w:r>
      <w:r w:rsidRPr="005C1268">
        <w:rPr>
          <w:rFonts w:cs="Times New Roman"/>
          <w:sz w:val="24"/>
          <w:szCs w:val="24"/>
        </w:rPr>
        <w:t xml:space="preserve"> </w:t>
      </w:r>
      <w:r w:rsidRPr="00FF0869">
        <w:rPr>
          <w:rFonts w:cs="Times New Roman"/>
          <w:sz w:val="24"/>
          <w:szCs w:val="24"/>
        </w:rPr>
        <w:t>3.7</w:t>
      </w:r>
      <w:r w:rsidRPr="00FF0869">
        <w:rPr>
          <w:rFonts w:eastAsia="SimSun" w:cs="Times New Roman"/>
          <w:sz w:val="24"/>
          <w:szCs w:val="24"/>
        </w:rPr>
        <w:t>º</w:t>
      </w:r>
      <w:r w:rsidRPr="00FF0869">
        <w:rPr>
          <w:rFonts w:cs="Times New Roman"/>
          <w:sz w:val="24"/>
          <w:szCs w:val="24"/>
        </w:rPr>
        <w:t xml:space="preserve"> </w:t>
      </w:r>
      <w:r w:rsidRPr="00FF0869">
        <w:rPr>
          <w:rFonts w:eastAsia="SimSun" w:cs="Times New Roman"/>
          <w:sz w:val="24"/>
          <w:szCs w:val="24"/>
        </w:rPr>
        <w:t>×</w:t>
      </w:r>
      <w:r>
        <w:rPr>
          <w:rFonts w:eastAsia="SimSun" w:cs="Times New Roman" w:hint="eastAsia"/>
          <w:sz w:val="24"/>
          <w:szCs w:val="24"/>
        </w:rPr>
        <w:t xml:space="preserve"> </w:t>
      </w:r>
      <w:r w:rsidRPr="00FF0869">
        <w:rPr>
          <w:rFonts w:cs="Times New Roman"/>
          <w:sz w:val="24"/>
          <w:szCs w:val="24"/>
        </w:rPr>
        <w:t>3.7</w:t>
      </w:r>
      <w:r w:rsidRPr="00FF0869">
        <w:rPr>
          <w:rFonts w:eastAsia="SimSun" w:cs="Times New Roman"/>
          <w:sz w:val="24"/>
          <w:szCs w:val="24"/>
        </w:rPr>
        <w:t>º</w:t>
      </w:r>
      <w:r>
        <w:rPr>
          <w:rFonts w:eastAsia="SimSun" w:cs="Times New Roman"/>
          <w:sz w:val="24"/>
          <w:szCs w:val="24"/>
        </w:rPr>
        <w:t xml:space="preserve"> of visual angle</w:t>
      </w:r>
      <w:r>
        <w:rPr>
          <w:rFonts w:cs="Times New Roman"/>
          <w:sz w:val="24"/>
          <w:szCs w:val="24"/>
        </w:rPr>
        <w:t>)</w:t>
      </w:r>
      <w:r w:rsidRPr="005C1268">
        <w:rPr>
          <w:rFonts w:cs="Times New Roman"/>
          <w:sz w:val="24"/>
          <w:szCs w:val="24"/>
        </w:rPr>
        <w:t xml:space="preserve"> were presented above a white fixation cross</w:t>
      </w:r>
      <w:r>
        <w:rPr>
          <w:rFonts w:cs="Times New Roman"/>
          <w:sz w:val="24"/>
          <w:szCs w:val="24"/>
        </w:rPr>
        <w:t xml:space="preserve"> subtending </w:t>
      </w:r>
      <w:r w:rsidRPr="00FF0869">
        <w:rPr>
          <w:rFonts w:cs="Times New Roman"/>
          <w:sz w:val="24"/>
          <w:szCs w:val="24"/>
        </w:rPr>
        <w:t>0.8</w:t>
      </w:r>
      <w:r w:rsidRPr="00FF0869">
        <w:rPr>
          <w:rFonts w:eastAsia="SimSun" w:cs="Times New Roman"/>
          <w:sz w:val="24"/>
          <w:szCs w:val="24"/>
        </w:rPr>
        <w:t>º</w:t>
      </w:r>
      <w:r w:rsidRPr="00FF0869">
        <w:rPr>
          <w:rFonts w:cs="Times New Roman"/>
          <w:sz w:val="24"/>
          <w:szCs w:val="24"/>
        </w:rPr>
        <w:t xml:space="preserve"> </w:t>
      </w:r>
      <w:r w:rsidRPr="00FF0869">
        <w:rPr>
          <w:rFonts w:eastAsia="SimSun" w:cs="Times New Roman"/>
          <w:sz w:val="24"/>
          <w:szCs w:val="24"/>
        </w:rPr>
        <w:t>×</w:t>
      </w:r>
      <w:r>
        <w:rPr>
          <w:rFonts w:eastAsia="SimSun" w:cs="Times New Roman" w:hint="eastAsia"/>
          <w:sz w:val="24"/>
          <w:szCs w:val="24"/>
        </w:rPr>
        <w:t xml:space="preserve"> </w:t>
      </w:r>
      <w:r w:rsidRPr="00FF0869">
        <w:rPr>
          <w:rFonts w:cs="Times New Roman"/>
          <w:sz w:val="24"/>
          <w:szCs w:val="24"/>
        </w:rPr>
        <w:t>0.8</w:t>
      </w:r>
      <w:r w:rsidRPr="00FF0869">
        <w:rPr>
          <w:rFonts w:eastAsia="SimSun" w:cs="Times New Roman"/>
          <w:sz w:val="24"/>
          <w:szCs w:val="24"/>
        </w:rPr>
        <w:t>º</w:t>
      </w:r>
      <w:r>
        <w:rPr>
          <w:rFonts w:eastAsia="SimSun" w:cs="Times New Roman"/>
          <w:sz w:val="24"/>
          <w:szCs w:val="24"/>
        </w:rPr>
        <w:t xml:space="preserve"> of visual angle</w:t>
      </w:r>
      <w:r w:rsidRPr="005C1268">
        <w:rPr>
          <w:rFonts w:cs="Times New Roman"/>
          <w:sz w:val="24"/>
          <w:szCs w:val="24"/>
        </w:rPr>
        <w:t xml:space="preserve"> at the center of the screen. </w:t>
      </w:r>
      <w:r>
        <w:rPr>
          <w:rFonts w:cs="Times New Roman"/>
          <w:sz w:val="24"/>
          <w:szCs w:val="24"/>
        </w:rPr>
        <w:t xml:space="preserve">The </w:t>
      </w:r>
      <w:r w:rsidRPr="005C1268">
        <w:rPr>
          <w:rFonts w:cs="Times New Roman"/>
          <w:sz w:val="24"/>
          <w:szCs w:val="24"/>
        </w:rPr>
        <w:t xml:space="preserve">three shapes </w:t>
      </w:r>
      <w:r w:rsidR="008418CF">
        <w:rPr>
          <w:rFonts w:cs="Times New Roman"/>
          <w:sz w:val="24"/>
          <w:szCs w:val="24"/>
        </w:rPr>
        <w:t>were randomly assigned to three label</w:t>
      </w:r>
      <w:r w:rsidR="00F05AA4">
        <w:rPr>
          <w:rFonts w:cs="Times New Roman"/>
          <w:sz w:val="24"/>
          <w:szCs w:val="24"/>
        </w:rPr>
        <w:t>s</w:t>
      </w:r>
      <w:r w:rsidR="008418CF">
        <w:rPr>
          <w:rFonts w:cs="Times New Roman"/>
          <w:sz w:val="24"/>
          <w:szCs w:val="24"/>
        </w:rPr>
        <w:t xml:space="preserve"> with different moral valence</w:t>
      </w:r>
      <w:r>
        <w:rPr>
          <w:rFonts w:cs="Times New Roman"/>
          <w:sz w:val="24"/>
          <w:szCs w:val="24"/>
        </w:rPr>
        <w:t>:</w:t>
      </w:r>
      <w:r w:rsidRPr="005C1268">
        <w:rPr>
          <w:rFonts w:cs="Times New Roman"/>
          <w:sz w:val="24"/>
          <w:szCs w:val="24"/>
        </w:rPr>
        <w:t xml:space="preserve"> </w:t>
      </w:r>
      <w:r w:rsidR="008418CF">
        <w:rPr>
          <w:rFonts w:cs="Times New Roman"/>
          <w:sz w:val="24"/>
          <w:szCs w:val="24"/>
        </w:rPr>
        <w:t xml:space="preserve">a morally </w:t>
      </w:r>
      <w:r w:rsidRPr="005C1268">
        <w:rPr>
          <w:rFonts w:cs="Times New Roman"/>
          <w:sz w:val="24"/>
          <w:szCs w:val="24"/>
        </w:rPr>
        <w:t>bad person</w:t>
      </w:r>
      <w:r>
        <w:rPr>
          <w:rFonts w:cs="Times New Roman"/>
          <w:sz w:val="24"/>
          <w:szCs w:val="24"/>
        </w:rPr>
        <w:t xml:space="preserve"> (</w:t>
      </w:r>
      <w:r w:rsidR="00EE07AC">
        <w:rPr>
          <w:rFonts w:cs="Times New Roman"/>
          <w:sz w:val="24"/>
          <w:szCs w:val="24"/>
        </w:rPr>
        <w:t>“</w:t>
      </w:r>
      <w:r w:rsidR="00EE07AC">
        <w:rPr>
          <w:rFonts w:cs="Times New Roman" w:hint="eastAsia"/>
          <w:sz w:val="24"/>
          <w:szCs w:val="24"/>
        </w:rPr>
        <w:t>恶</w:t>
      </w:r>
      <w:r w:rsidR="00EE07AC">
        <w:rPr>
          <w:rFonts w:cs="Times New Roman"/>
          <w:sz w:val="24"/>
          <w:szCs w:val="24"/>
        </w:rPr>
        <w:t>人</w:t>
      </w:r>
      <w:r w:rsidR="00C049B9">
        <w:rPr>
          <w:rFonts w:cs="Times New Roman"/>
          <w:sz w:val="24"/>
          <w:szCs w:val="24"/>
        </w:rPr>
        <w:t>”</w:t>
      </w:r>
      <w:r w:rsidR="0072173C">
        <w:rPr>
          <w:rFonts w:cs="Times New Roman"/>
          <w:sz w:val="24"/>
          <w:szCs w:val="24"/>
        </w:rPr>
        <w:t>, ERen</w:t>
      </w:r>
      <w:r>
        <w:rPr>
          <w:rFonts w:cs="Times New Roman"/>
          <w:sz w:val="24"/>
          <w:szCs w:val="24"/>
        </w:rPr>
        <w:t>)</w:t>
      </w:r>
      <w:r w:rsidRPr="005C1268">
        <w:rPr>
          <w:rFonts w:cs="Times New Roman"/>
          <w:sz w:val="24"/>
          <w:szCs w:val="24"/>
        </w:rPr>
        <w:t>,</w:t>
      </w:r>
      <w:r w:rsidR="008418CF">
        <w:rPr>
          <w:rFonts w:cs="Times New Roman"/>
          <w:sz w:val="24"/>
          <w:szCs w:val="24"/>
        </w:rPr>
        <w:t xml:space="preserve"> a morally </w:t>
      </w:r>
      <w:r w:rsidRPr="005C1268">
        <w:rPr>
          <w:rFonts w:cs="Times New Roman"/>
          <w:sz w:val="24"/>
          <w:szCs w:val="24"/>
        </w:rPr>
        <w:t xml:space="preserve">good person </w:t>
      </w:r>
      <w:r w:rsidR="00C049B9">
        <w:rPr>
          <w:rFonts w:cs="Times New Roman"/>
          <w:sz w:val="24"/>
          <w:szCs w:val="24"/>
        </w:rPr>
        <w:t>(</w:t>
      </w:r>
      <w:r w:rsidR="00EE07AC">
        <w:rPr>
          <w:rFonts w:cs="Times New Roman"/>
          <w:sz w:val="24"/>
          <w:szCs w:val="24"/>
        </w:rPr>
        <w:t>“</w:t>
      </w:r>
      <w:r w:rsidR="00EE07AC">
        <w:rPr>
          <w:rFonts w:cs="Times New Roman" w:hint="eastAsia"/>
          <w:sz w:val="24"/>
          <w:szCs w:val="24"/>
        </w:rPr>
        <w:t>善</w:t>
      </w:r>
      <w:r w:rsidR="00EE07AC">
        <w:rPr>
          <w:rFonts w:cs="Times New Roman"/>
          <w:sz w:val="24"/>
          <w:szCs w:val="24"/>
        </w:rPr>
        <w:t>人</w:t>
      </w:r>
      <w:r w:rsidR="00EE07AC">
        <w:rPr>
          <w:rFonts w:cs="Times New Roman"/>
          <w:sz w:val="24"/>
          <w:szCs w:val="24"/>
        </w:rPr>
        <w:t>”</w:t>
      </w:r>
      <w:r w:rsidR="0072173C">
        <w:rPr>
          <w:rFonts w:cs="Times New Roman"/>
          <w:sz w:val="24"/>
          <w:szCs w:val="24"/>
        </w:rPr>
        <w:t>, ShanRen</w:t>
      </w:r>
      <w:r>
        <w:rPr>
          <w:rFonts w:cs="Times New Roman"/>
          <w:sz w:val="24"/>
          <w:szCs w:val="24"/>
        </w:rPr>
        <w:t xml:space="preserve">) </w:t>
      </w:r>
      <w:r w:rsidRPr="005C1268">
        <w:rPr>
          <w:rFonts w:cs="Times New Roman"/>
          <w:sz w:val="24"/>
          <w:szCs w:val="24"/>
        </w:rPr>
        <w:t xml:space="preserve">or </w:t>
      </w:r>
      <w:r w:rsidR="008418CF">
        <w:rPr>
          <w:rFonts w:cs="Times New Roman"/>
          <w:sz w:val="24"/>
          <w:szCs w:val="24"/>
        </w:rPr>
        <w:t xml:space="preserve">a morally </w:t>
      </w:r>
      <w:r w:rsidR="008D57DE">
        <w:rPr>
          <w:rFonts w:cs="Times New Roman"/>
          <w:sz w:val="24"/>
          <w:szCs w:val="24"/>
        </w:rPr>
        <w:t>neutral</w:t>
      </w:r>
      <w:r w:rsidRPr="005C1268">
        <w:rPr>
          <w:rFonts w:cs="Times New Roman"/>
          <w:sz w:val="24"/>
          <w:szCs w:val="24"/>
        </w:rPr>
        <w:t xml:space="preserve"> person</w:t>
      </w:r>
      <w:r>
        <w:rPr>
          <w:rFonts w:cs="Times New Roman"/>
          <w:sz w:val="24"/>
          <w:szCs w:val="24"/>
        </w:rPr>
        <w:t xml:space="preserve"> (“</w:t>
      </w:r>
      <w:r>
        <w:rPr>
          <w:rFonts w:cs="Times New Roman" w:hint="eastAsia"/>
          <w:sz w:val="24"/>
          <w:szCs w:val="24"/>
        </w:rPr>
        <w:t>常</w:t>
      </w:r>
      <w:r>
        <w:rPr>
          <w:rFonts w:cs="Times New Roman"/>
          <w:sz w:val="24"/>
          <w:szCs w:val="24"/>
        </w:rPr>
        <w:t>人</w:t>
      </w:r>
      <w:r>
        <w:rPr>
          <w:rFonts w:cs="Times New Roman"/>
          <w:sz w:val="24"/>
          <w:szCs w:val="24"/>
        </w:rPr>
        <w:t>”</w:t>
      </w:r>
      <w:r w:rsidR="0072173C">
        <w:rPr>
          <w:rFonts w:cs="Times New Roman"/>
          <w:sz w:val="24"/>
          <w:szCs w:val="24"/>
        </w:rPr>
        <w:t>, ChangRen</w:t>
      </w:r>
      <w:r>
        <w:rPr>
          <w:rFonts w:cs="Times New Roman"/>
          <w:sz w:val="24"/>
          <w:szCs w:val="24"/>
        </w:rPr>
        <w:t>). The order of the associat</w:t>
      </w:r>
      <w:r w:rsidR="008418CF">
        <w:rPr>
          <w:rFonts w:cs="Times New Roman"/>
          <w:sz w:val="24"/>
          <w:szCs w:val="24"/>
        </w:rPr>
        <w:t>ions between shapes and labels</w:t>
      </w:r>
      <w:r>
        <w:rPr>
          <w:rFonts w:cs="Times New Roman"/>
          <w:sz w:val="24"/>
          <w:szCs w:val="24"/>
        </w:rPr>
        <w:t xml:space="preserve"> </w:t>
      </w:r>
      <w:r w:rsidRPr="005C1268">
        <w:rPr>
          <w:rFonts w:cs="Times New Roman"/>
          <w:sz w:val="24"/>
          <w:szCs w:val="24"/>
        </w:rPr>
        <w:t xml:space="preserve">was </w:t>
      </w:r>
      <w:r w:rsidR="00C049B9">
        <w:rPr>
          <w:rFonts w:cs="Times New Roman"/>
          <w:sz w:val="24"/>
          <w:szCs w:val="24"/>
        </w:rPr>
        <w:t>c</w:t>
      </w:r>
      <w:r w:rsidRPr="005C1268">
        <w:rPr>
          <w:rFonts w:cs="Times New Roman"/>
          <w:sz w:val="24"/>
          <w:szCs w:val="24"/>
        </w:rPr>
        <w:t>ounterbalanced across participants.</w:t>
      </w:r>
    </w:p>
    <w:p w14:paraId="2922774F" w14:textId="576E1CA5" w:rsidR="00EF6370" w:rsidRDefault="00C71219" w:rsidP="00E026D2">
      <w:pPr>
        <w:spacing w:line="480" w:lineRule="auto"/>
        <w:ind w:firstLine="720"/>
        <w:rPr>
          <w:rFonts w:cs="Times New Roman"/>
          <w:sz w:val="24"/>
          <w:szCs w:val="24"/>
        </w:rPr>
      </w:pPr>
      <w:r>
        <w:rPr>
          <w:rFonts w:cs="Times New Roman"/>
          <w:sz w:val="24"/>
          <w:szCs w:val="24"/>
        </w:rPr>
        <w:t xml:space="preserve">Three labels used in this experiment is selected based on the rating results from </w:t>
      </w:r>
      <w:r w:rsidR="00EF6370">
        <w:rPr>
          <w:rFonts w:cs="Times New Roman"/>
          <w:sz w:val="24"/>
          <w:szCs w:val="24"/>
        </w:rPr>
        <w:t>a</w:t>
      </w:r>
      <w:r w:rsidR="009C659A">
        <w:rPr>
          <w:rFonts w:cs="Times New Roman"/>
          <w:sz w:val="24"/>
          <w:szCs w:val="24"/>
        </w:rPr>
        <w:t>n independent</w:t>
      </w:r>
      <w:r w:rsidR="00EF6370">
        <w:rPr>
          <w:rFonts w:cs="Times New Roman"/>
          <w:sz w:val="24"/>
          <w:szCs w:val="24"/>
        </w:rPr>
        <w:t xml:space="preserve"> survey</w:t>
      </w:r>
      <w:r>
        <w:rPr>
          <w:rFonts w:cs="Times New Roman"/>
          <w:sz w:val="24"/>
          <w:szCs w:val="24"/>
        </w:rPr>
        <w:t>, in which participants</w:t>
      </w:r>
      <w:r w:rsidR="00EF6370">
        <w:rPr>
          <w:rFonts w:cs="Times New Roman"/>
          <w:sz w:val="24"/>
          <w:szCs w:val="24"/>
        </w:rPr>
        <w:t xml:space="preserve"> rate</w:t>
      </w:r>
      <w:r>
        <w:rPr>
          <w:rFonts w:cs="Times New Roman"/>
          <w:sz w:val="24"/>
          <w:szCs w:val="24"/>
        </w:rPr>
        <w:t>d</w:t>
      </w:r>
      <w:r w:rsidR="00EF6370">
        <w:rPr>
          <w:rFonts w:cs="Times New Roman"/>
          <w:sz w:val="24"/>
          <w:szCs w:val="24"/>
        </w:rPr>
        <w:t xml:space="preserve"> the familiarity, frequency, and concreteness of eight different words</w:t>
      </w:r>
      <w:r>
        <w:rPr>
          <w:rFonts w:cs="Times New Roman"/>
          <w:sz w:val="24"/>
          <w:szCs w:val="24"/>
        </w:rPr>
        <w:t xml:space="preserve"> online. Of the eight words, </w:t>
      </w:r>
      <w:r w:rsidR="00EF6370">
        <w:rPr>
          <w:rFonts w:cs="Times New Roman"/>
          <w:sz w:val="24"/>
          <w:szCs w:val="24"/>
        </w:rPr>
        <w:t xml:space="preserve">three of them </w:t>
      </w:r>
      <w:r w:rsidR="00983DFD">
        <w:rPr>
          <w:rFonts w:cs="Times New Roman"/>
          <w:sz w:val="24"/>
          <w:szCs w:val="24"/>
        </w:rPr>
        <w:t xml:space="preserve">are </w:t>
      </w:r>
      <w:r w:rsidR="00EF6370">
        <w:rPr>
          <w:rFonts w:cs="Times New Roman"/>
          <w:sz w:val="24"/>
          <w:szCs w:val="24"/>
        </w:rPr>
        <w:t xml:space="preserve">morally positive (HaoRen, ShanRen, Junzi), two of them </w:t>
      </w:r>
      <w:r w:rsidR="00983DFD">
        <w:rPr>
          <w:rFonts w:cs="Times New Roman"/>
          <w:sz w:val="24"/>
          <w:szCs w:val="24"/>
        </w:rPr>
        <w:t xml:space="preserve">are </w:t>
      </w:r>
      <w:r w:rsidR="00EF6370">
        <w:rPr>
          <w:rFonts w:cs="Times New Roman"/>
          <w:sz w:val="24"/>
          <w:szCs w:val="24"/>
        </w:rPr>
        <w:t xml:space="preserve">morally neutral (ChangRen, FanRen), and three of them </w:t>
      </w:r>
      <w:r w:rsidR="00983DFD">
        <w:rPr>
          <w:rFonts w:cs="Times New Roman"/>
          <w:sz w:val="24"/>
          <w:szCs w:val="24"/>
        </w:rPr>
        <w:t xml:space="preserve">are </w:t>
      </w:r>
      <w:r w:rsidR="00EF6370">
        <w:rPr>
          <w:rFonts w:cs="Times New Roman"/>
          <w:sz w:val="24"/>
          <w:szCs w:val="24"/>
        </w:rPr>
        <w:t xml:space="preserve">morally negative (HuaiRen, ERen, LiuMang). </w:t>
      </w:r>
      <w:r w:rsidR="00F676A7">
        <w:rPr>
          <w:rFonts w:cs="Times New Roman"/>
          <w:sz w:val="24"/>
          <w:szCs w:val="24"/>
        </w:rPr>
        <w:t xml:space="preserve">An independent sample consist of </w:t>
      </w:r>
      <w:r w:rsidR="00EF6370" w:rsidRPr="00EF6370">
        <w:rPr>
          <w:rFonts w:cs="Times New Roman"/>
          <w:sz w:val="24"/>
          <w:szCs w:val="24"/>
        </w:rPr>
        <w:t>35 participants (</w:t>
      </w:r>
      <w:r w:rsidR="00983DFD">
        <w:rPr>
          <w:rFonts w:cs="Times New Roman"/>
          <w:sz w:val="24"/>
          <w:szCs w:val="24"/>
        </w:rPr>
        <w:t>22 fe</w:t>
      </w:r>
      <w:r w:rsidR="00EF6370" w:rsidRPr="00EF6370">
        <w:rPr>
          <w:rFonts w:cs="Times New Roman"/>
          <w:sz w:val="24"/>
          <w:szCs w:val="24"/>
        </w:rPr>
        <w:t>male</w:t>
      </w:r>
      <w:r w:rsidR="00983DFD">
        <w:rPr>
          <w:rFonts w:cs="Times New Roman"/>
          <w:sz w:val="24"/>
          <w:szCs w:val="24"/>
        </w:rPr>
        <w:t>s</w:t>
      </w:r>
      <w:r w:rsidR="00EF6370" w:rsidRPr="00EF6370">
        <w:rPr>
          <w:rFonts w:cs="Times New Roman"/>
          <w:sz w:val="24"/>
          <w:szCs w:val="24"/>
        </w:rPr>
        <w:t>,</w:t>
      </w:r>
      <w:r w:rsidR="00EF6370">
        <w:rPr>
          <w:rFonts w:cs="Times New Roman"/>
          <w:sz w:val="24"/>
          <w:szCs w:val="24"/>
        </w:rPr>
        <w:t xml:space="preserve"> </w:t>
      </w:r>
      <w:r w:rsidR="00EF6370" w:rsidRPr="00EF6370">
        <w:rPr>
          <w:rFonts w:cs="Times New Roman"/>
          <w:sz w:val="24"/>
          <w:szCs w:val="24"/>
        </w:rPr>
        <w:t xml:space="preserve">age 20.6 </w:t>
      </w:r>
      <w:r w:rsidR="00EF6370">
        <w:rPr>
          <w:rFonts w:cs="Times New Roman"/>
          <w:sz w:val="24"/>
          <w:szCs w:val="24"/>
        </w:rPr>
        <w:t xml:space="preserve">± </w:t>
      </w:r>
      <w:r w:rsidR="00EF6370" w:rsidRPr="00EF6370">
        <w:rPr>
          <w:rFonts w:cs="Times New Roman"/>
          <w:sz w:val="24"/>
          <w:szCs w:val="24"/>
        </w:rPr>
        <w:t>3.11)</w:t>
      </w:r>
      <w:r w:rsidR="00EF6370">
        <w:rPr>
          <w:rFonts w:cs="Times New Roman"/>
          <w:sz w:val="24"/>
          <w:szCs w:val="24"/>
        </w:rPr>
        <w:t xml:space="preserve"> were recruited to rate these words. Based on the ratings (see Figure 1), we selected ShanRen, ChangRen, and ERen to represent morally positve, neutral, and negative person. </w:t>
      </w:r>
    </w:p>
    <w:p w14:paraId="73FA7AD1" w14:textId="69B3C197" w:rsidR="0088347A" w:rsidRDefault="00162358" w:rsidP="00162358">
      <w:pPr>
        <w:spacing w:line="480" w:lineRule="auto"/>
        <w:rPr>
          <w:rFonts w:cs="Times New Roman"/>
          <w:sz w:val="24"/>
          <w:szCs w:val="24"/>
        </w:rPr>
      </w:pPr>
      <w:r>
        <w:rPr>
          <w:rFonts w:cs="Times New Roman"/>
          <w:sz w:val="24"/>
          <w:szCs w:val="24"/>
        </w:rPr>
        <w:t>Table 1b-1. Ratings of familarity, frequencies and concreteness for different labels that share similar meanings (n = 35).</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1"/>
        <w:gridCol w:w="2049"/>
        <w:gridCol w:w="2063"/>
        <w:gridCol w:w="2163"/>
      </w:tblGrid>
      <w:tr w:rsidR="0088347A" w14:paraId="0AFE4DBD" w14:textId="77777777" w:rsidTr="00C522E6">
        <w:tc>
          <w:tcPr>
            <w:tcW w:w="2074" w:type="dxa"/>
            <w:tcBorders>
              <w:top w:val="single" w:sz="4" w:space="0" w:color="auto"/>
              <w:bottom w:val="single" w:sz="4" w:space="0" w:color="auto"/>
            </w:tcBorders>
          </w:tcPr>
          <w:p w14:paraId="0E809012" w14:textId="20B8DA45" w:rsidR="0088347A" w:rsidRDefault="0088347A" w:rsidP="00E026D2">
            <w:pPr>
              <w:spacing w:line="480" w:lineRule="auto"/>
              <w:ind w:firstLine="720"/>
              <w:jc w:val="center"/>
              <w:rPr>
                <w:rFonts w:cs="Times New Roman"/>
                <w:sz w:val="24"/>
                <w:szCs w:val="24"/>
              </w:rPr>
            </w:pPr>
            <w:r>
              <w:rPr>
                <w:rFonts w:cs="Times New Roman"/>
                <w:sz w:val="24"/>
                <w:szCs w:val="24"/>
              </w:rPr>
              <w:t>Label</w:t>
            </w:r>
          </w:p>
        </w:tc>
        <w:tc>
          <w:tcPr>
            <w:tcW w:w="2074" w:type="dxa"/>
            <w:tcBorders>
              <w:top w:val="single" w:sz="4" w:space="0" w:color="auto"/>
              <w:bottom w:val="single" w:sz="4" w:space="0" w:color="auto"/>
            </w:tcBorders>
          </w:tcPr>
          <w:p w14:paraId="7523C945" w14:textId="00582165" w:rsidR="0088347A" w:rsidRDefault="0088347A" w:rsidP="00E026D2">
            <w:pPr>
              <w:spacing w:line="480" w:lineRule="auto"/>
              <w:ind w:firstLine="720"/>
              <w:jc w:val="center"/>
              <w:rPr>
                <w:rFonts w:cs="Times New Roman"/>
                <w:sz w:val="24"/>
                <w:szCs w:val="24"/>
              </w:rPr>
            </w:pPr>
            <w:r>
              <w:rPr>
                <w:rFonts w:cs="Times New Roman"/>
                <w:sz w:val="24"/>
                <w:szCs w:val="24"/>
              </w:rPr>
              <w:t>Familiarity</w:t>
            </w:r>
          </w:p>
        </w:tc>
        <w:tc>
          <w:tcPr>
            <w:tcW w:w="2074" w:type="dxa"/>
            <w:tcBorders>
              <w:top w:val="single" w:sz="4" w:space="0" w:color="auto"/>
              <w:bottom w:val="single" w:sz="4" w:space="0" w:color="auto"/>
            </w:tcBorders>
          </w:tcPr>
          <w:p w14:paraId="78ED47E3" w14:textId="09F66DBE" w:rsidR="0088347A" w:rsidRDefault="0088347A" w:rsidP="00E026D2">
            <w:pPr>
              <w:spacing w:line="480" w:lineRule="auto"/>
              <w:ind w:firstLine="720"/>
              <w:jc w:val="center"/>
              <w:rPr>
                <w:rFonts w:cs="Times New Roman"/>
                <w:sz w:val="24"/>
                <w:szCs w:val="24"/>
              </w:rPr>
            </w:pPr>
            <w:r>
              <w:rPr>
                <w:rFonts w:cs="Times New Roman"/>
                <w:sz w:val="24"/>
                <w:szCs w:val="24"/>
              </w:rPr>
              <w:t>frequencies</w:t>
            </w:r>
          </w:p>
        </w:tc>
        <w:tc>
          <w:tcPr>
            <w:tcW w:w="2074" w:type="dxa"/>
            <w:tcBorders>
              <w:top w:val="single" w:sz="4" w:space="0" w:color="auto"/>
              <w:bottom w:val="single" w:sz="4" w:space="0" w:color="auto"/>
            </w:tcBorders>
          </w:tcPr>
          <w:p w14:paraId="41EBB7FD" w14:textId="5775137A" w:rsidR="0088347A" w:rsidRDefault="0088347A" w:rsidP="00E026D2">
            <w:pPr>
              <w:spacing w:line="480" w:lineRule="auto"/>
              <w:ind w:firstLine="720"/>
              <w:jc w:val="center"/>
              <w:rPr>
                <w:rFonts w:cs="Times New Roman"/>
                <w:sz w:val="24"/>
                <w:szCs w:val="24"/>
              </w:rPr>
            </w:pPr>
            <w:r>
              <w:rPr>
                <w:rFonts w:cs="Times New Roman"/>
                <w:sz w:val="24"/>
                <w:szCs w:val="24"/>
              </w:rPr>
              <w:t>concreteness</w:t>
            </w:r>
          </w:p>
        </w:tc>
      </w:tr>
      <w:tr w:rsidR="0088347A" w14:paraId="3735521E" w14:textId="77777777" w:rsidTr="00C522E6">
        <w:tc>
          <w:tcPr>
            <w:tcW w:w="2074" w:type="dxa"/>
            <w:tcBorders>
              <w:top w:val="single" w:sz="4" w:space="0" w:color="auto"/>
            </w:tcBorders>
          </w:tcPr>
          <w:p w14:paraId="58F9038E" w14:textId="32206F8F" w:rsidR="0088347A" w:rsidRDefault="0088347A" w:rsidP="00E026D2">
            <w:pPr>
              <w:spacing w:line="480" w:lineRule="auto"/>
              <w:ind w:firstLine="720"/>
              <w:jc w:val="center"/>
              <w:rPr>
                <w:rFonts w:cs="Times New Roman"/>
                <w:sz w:val="24"/>
                <w:szCs w:val="24"/>
              </w:rPr>
            </w:pPr>
            <w:r>
              <w:rPr>
                <w:rFonts w:cs="Times New Roman"/>
                <w:sz w:val="24"/>
                <w:szCs w:val="24"/>
              </w:rPr>
              <w:t>HaoRen</w:t>
            </w:r>
          </w:p>
        </w:tc>
        <w:tc>
          <w:tcPr>
            <w:tcW w:w="2074" w:type="dxa"/>
            <w:tcBorders>
              <w:top w:val="single" w:sz="4" w:space="0" w:color="auto"/>
            </w:tcBorders>
          </w:tcPr>
          <w:p w14:paraId="640A4BC1" w14:textId="02D594B1" w:rsidR="0088347A" w:rsidRDefault="0088347A" w:rsidP="00E026D2">
            <w:pPr>
              <w:spacing w:line="480" w:lineRule="auto"/>
              <w:ind w:firstLine="720"/>
              <w:jc w:val="center"/>
              <w:rPr>
                <w:rFonts w:cs="Times New Roman"/>
                <w:sz w:val="24"/>
                <w:szCs w:val="24"/>
              </w:rPr>
            </w:pPr>
            <w:r>
              <w:rPr>
                <w:rFonts w:cs="Times New Roman"/>
                <w:sz w:val="24"/>
                <w:szCs w:val="24"/>
              </w:rPr>
              <w:t>6.31 (1.01)</w:t>
            </w:r>
          </w:p>
        </w:tc>
        <w:tc>
          <w:tcPr>
            <w:tcW w:w="2074" w:type="dxa"/>
            <w:tcBorders>
              <w:top w:val="single" w:sz="4" w:space="0" w:color="auto"/>
            </w:tcBorders>
          </w:tcPr>
          <w:p w14:paraId="7A091DE6" w14:textId="1F91CF56" w:rsidR="0088347A" w:rsidRDefault="0088347A" w:rsidP="00E026D2">
            <w:pPr>
              <w:spacing w:line="480" w:lineRule="auto"/>
              <w:ind w:firstLine="720"/>
              <w:jc w:val="center"/>
              <w:rPr>
                <w:rFonts w:cs="Times New Roman"/>
                <w:sz w:val="24"/>
                <w:szCs w:val="24"/>
              </w:rPr>
            </w:pPr>
            <w:r>
              <w:rPr>
                <w:rFonts w:cs="Times New Roman"/>
                <w:sz w:val="24"/>
                <w:szCs w:val="24"/>
              </w:rPr>
              <w:t>5.85 (1.24)</w:t>
            </w:r>
          </w:p>
        </w:tc>
        <w:tc>
          <w:tcPr>
            <w:tcW w:w="2074" w:type="dxa"/>
            <w:tcBorders>
              <w:top w:val="single" w:sz="4" w:space="0" w:color="auto"/>
            </w:tcBorders>
          </w:tcPr>
          <w:p w14:paraId="4ACD0B3F" w14:textId="2E76E070" w:rsidR="0088347A" w:rsidRDefault="0088347A" w:rsidP="00E026D2">
            <w:pPr>
              <w:spacing w:line="480" w:lineRule="auto"/>
              <w:ind w:firstLine="720"/>
              <w:jc w:val="center"/>
              <w:rPr>
                <w:rFonts w:cs="Times New Roman"/>
                <w:sz w:val="24"/>
                <w:szCs w:val="24"/>
              </w:rPr>
            </w:pPr>
            <w:r>
              <w:rPr>
                <w:rFonts w:cs="Times New Roman"/>
                <w:sz w:val="24"/>
                <w:szCs w:val="24"/>
              </w:rPr>
              <w:t>4.71 (1.83)</w:t>
            </w:r>
          </w:p>
        </w:tc>
      </w:tr>
      <w:tr w:rsidR="0088347A" w14:paraId="1EFF13CC" w14:textId="77777777" w:rsidTr="00C522E6">
        <w:tc>
          <w:tcPr>
            <w:tcW w:w="2074" w:type="dxa"/>
          </w:tcPr>
          <w:p w14:paraId="139C27C3" w14:textId="4024C879" w:rsidR="0088347A" w:rsidRDefault="0088347A" w:rsidP="00E026D2">
            <w:pPr>
              <w:spacing w:line="480" w:lineRule="auto"/>
              <w:ind w:firstLine="720"/>
              <w:jc w:val="center"/>
              <w:rPr>
                <w:rFonts w:cs="Times New Roman"/>
                <w:sz w:val="24"/>
                <w:szCs w:val="24"/>
              </w:rPr>
            </w:pPr>
            <w:r>
              <w:rPr>
                <w:rFonts w:cs="Times New Roman"/>
                <w:sz w:val="24"/>
                <w:szCs w:val="24"/>
              </w:rPr>
              <w:t>HuaiRen</w:t>
            </w:r>
          </w:p>
        </w:tc>
        <w:tc>
          <w:tcPr>
            <w:tcW w:w="2074" w:type="dxa"/>
          </w:tcPr>
          <w:p w14:paraId="68AE15AA" w14:textId="0D1FF2CC" w:rsidR="0088347A" w:rsidRDefault="0088347A" w:rsidP="00E026D2">
            <w:pPr>
              <w:spacing w:line="480" w:lineRule="auto"/>
              <w:ind w:firstLine="720"/>
              <w:jc w:val="center"/>
              <w:rPr>
                <w:rFonts w:cs="Times New Roman"/>
                <w:sz w:val="24"/>
                <w:szCs w:val="24"/>
              </w:rPr>
            </w:pPr>
            <w:r>
              <w:rPr>
                <w:rFonts w:cs="Times New Roman"/>
                <w:sz w:val="24"/>
                <w:szCs w:val="24"/>
              </w:rPr>
              <w:t>6 (1.44)</w:t>
            </w:r>
          </w:p>
        </w:tc>
        <w:tc>
          <w:tcPr>
            <w:tcW w:w="2074" w:type="dxa"/>
          </w:tcPr>
          <w:p w14:paraId="798212F1" w14:textId="1B84FA33" w:rsidR="0088347A" w:rsidRDefault="0088347A" w:rsidP="00E026D2">
            <w:pPr>
              <w:spacing w:line="480" w:lineRule="auto"/>
              <w:ind w:firstLine="720"/>
              <w:jc w:val="center"/>
              <w:rPr>
                <w:rFonts w:cs="Times New Roman"/>
                <w:sz w:val="24"/>
                <w:szCs w:val="24"/>
              </w:rPr>
            </w:pPr>
            <w:r>
              <w:rPr>
                <w:rFonts w:cs="Times New Roman"/>
                <w:sz w:val="24"/>
                <w:szCs w:val="24"/>
              </w:rPr>
              <w:t>4.68 (1.85)</w:t>
            </w:r>
          </w:p>
        </w:tc>
        <w:tc>
          <w:tcPr>
            <w:tcW w:w="2074" w:type="dxa"/>
          </w:tcPr>
          <w:p w14:paraId="0E1D8EE1" w14:textId="266A5EEA" w:rsidR="0088347A" w:rsidRDefault="0088347A" w:rsidP="00E026D2">
            <w:pPr>
              <w:spacing w:line="480" w:lineRule="auto"/>
              <w:ind w:firstLine="720"/>
              <w:jc w:val="center"/>
              <w:rPr>
                <w:rFonts w:cs="Times New Roman"/>
                <w:sz w:val="24"/>
                <w:szCs w:val="24"/>
              </w:rPr>
            </w:pPr>
            <w:r>
              <w:rPr>
                <w:rFonts w:cs="Times New Roman"/>
                <w:sz w:val="24"/>
                <w:szCs w:val="24"/>
              </w:rPr>
              <w:t>4.51 (1.96)</w:t>
            </w:r>
          </w:p>
        </w:tc>
      </w:tr>
      <w:tr w:rsidR="0088347A" w14:paraId="41C749CC" w14:textId="77777777" w:rsidTr="00C522E6">
        <w:tc>
          <w:tcPr>
            <w:tcW w:w="2074" w:type="dxa"/>
          </w:tcPr>
          <w:p w14:paraId="3AA74C95" w14:textId="711023BC" w:rsidR="0088347A" w:rsidRDefault="0088347A" w:rsidP="00E026D2">
            <w:pPr>
              <w:spacing w:line="480" w:lineRule="auto"/>
              <w:ind w:firstLine="720"/>
              <w:jc w:val="center"/>
              <w:rPr>
                <w:rFonts w:cs="Times New Roman"/>
                <w:sz w:val="24"/>
                <w:szCs w:val="24"/>
              </w:rPr>
            </w:pPr>
            <w:r>
              <w:rPr>
                <w:rFonts w:cs="Times New Roman"/>
                <w:sz w:val="24"/>
                <w:szCs w:val="24"/>
              </w:rPr>
              <w:t>ChangRen</w:t>
            </w:r>
          </w:p>
        </w:tc>
        <w:tc>
          <w:tcPr>
            <w:tcW w:w="2074" w:type="dxa"/>
          </w:tcPr>
          <w:p w14:paraId="3F31B0F1" w14:textId="2BF9050F" w:rsidR="0088347A" w:rsidRDefault="007555BC" w:rsidP="00E026D2">
            <w:pPr>
              <w:spacing w:line="480" w:lineRule="auto"/>
              <w:ind w:firstLine="720"/>
              <w:jc w:val="center"/>
              <w:rPr>
                <w:rFonts w:cs="Times New Roman"/>
                <w:sz w:val="24"/>
                <w:szCs w:val="24"/>
              </w:rPr>
            </w:pPr>
            <w:r>
              <w:rPr>
                <w:rFonts w:cs="Times New Roman"/>
                <w:sz w:val="24"/>
                <w:szCs w:val="24"/>
              </w:rPr>
              <w:t>5.49 (1.41)</w:t>
            </w:r>
          </w:p>
        </w:tc>
        <w:tc>
          <w:tcPr>
            <w:tcW w:w="2074" w:type="dxa"/>
          </w:tcPr>
          <w:p w14:paraId="705DEBF5" w14:textId="75D88376" w:rsidR="0088347A" w:rsidRDefault="007555BC" w:rsidP="00E026D2">
            <w:pPr>
              <w:spacing w:line="480" w:lineRule="auto"/>
              <w:ind w:firstLine="720"/>
              <w:jc w:val="center"/>
              <w:rPr>
                <w:rFonts w:cs="Times New Roman"/>
                <w:sz w:val="24"/>
                <w:szCs w:val="24"/>
              </w:rPr>
            </w:pPr>
            <w:r>
              <w:rPr>
                <w:rFonts w:cs="Times New Roman"/>
                <w:sz w:val="24"/>
                <w:szCs w:val="24"/>
              </w:rPr>
              <w:t>4.4 (1.63)</w:t>
            </w:r>
          </w:p>
        </w:tc>
        <w:tc>
          <w:tcPr>
            <w:tcW w:w="2074" w:type="dxa"/>
          </w:tcPr>
          <w:p w14:paraId="5E32111C" w14:textId="5DD963B0" w:rsidR="0088347A" w:rsidRDefault="007555BC" w:rsidP="00E026D2">
            <w:pPr>
              <w:spacing w:line="480" w:lineRule="auto"/>
              <w:ind w:firstLine="720"/>
              <w:jc w:val="center"/>
              <w:rPr>
                <w:rFonts w:cs="Times New Roman"/>
                <w:sz w:val="24"/>
                <w:szCs w:val="24"/>
              </w:rPr>
            </w:pPr>
            <w:r>
              <w:rPr>
                <w:rFonts w:cs="Times New Roman"/>
                <w:sz w:val="24"/>
                <w:szCs w:val="24"/>
              </w:rPr>
              <w:t>4.28 (1.88)</w:t>
            </w:r>
          </w:p>
        </w:tc>
      </w:tr>
      <w:tr w:rsidR="0088347A" w14:paraId="6D2E7BD3" w14:textId="77777777" w:rsidTr="00C522E6">
        <w:tc>
          <w:tcPr>
            <w:tcW w:w="2074" w:type="dxa"/>
          </w:tcPr>
          <w:p w14:paraId="1566DCCC" w14:textId="0C3F6B52" w:rsidR="0088347A" w:rsidRDefault="007555BC" w:rsidP="00E026D2">
            <w:pPr>
              <w:spacing w:line="480" w:lineRule="auto"/>
              <w:ind w:firstLine="720"/>
              <w:jc w:val="center"/>
              <w:rPr>
                <w:rFonts w:cs="Times New Roman"/>
                <w:sz w:val="24"/>
                <w:szCs w:val="24"/>
              </w:rPr>
            </w:pPr>
            <w:r>
              <w:rPr>
                <w:rFonts w:cs="Times New Roman"/>
                <w:sz w:val="24"/>
                <w:szCs w:val="24"/>
              </w:rPr>
              <w:t>ShanReng</w:t>
            </w:r>
          </w:p>
        </w:tc>
        <w:tc>
          <w:tcPr>
            <w:tcW w:w="2074" w:type="dxa"/>
          </w:tcPr>
          <w:p w14:paraId="26312EBD" w14:textId="11F5B5F1" w:rsidR="0088347A" w:rsidRDefault="007555BC" w:rsidP="00E026D2">
            <w:pPr>
              <w:spacing w:line="480" w:lineRule="auto"/>
              <w:ind w:firstLine="720"/>
              <w:jc w:val="center"/>
              <w:rPr>
                <w:rFonts w:cs="Times New Roman"/>
                <w:sz w:val="24"/>
                <w:szCs w:val="24"/>
              </w:rPr>
            </w:pPr>
            <w:r>
              <w:rPr>
                <w:rFonts w:cs="Times New Roman"/>
                <w:sz w:val="24"/>
                <w:szCs w:val="24"/>
              </w:rPr>
              <w:t>4.89 (1.42)</w:t>
            </w:r>
          </w:p>
        </w:tc>
        <w:tc>
          <w:tcPr>
            <w:tcW w:w="2074" w:type="dxa"/>
          </w:tcPr>
          <w:p w14:paraId="47DADE14" w14:textId="574D137A" w:rsidR="0088347A" w:rsidRDefault="007555BC" w:rsidP="00E026D2">
            <w:pPr>
              <w:spacing w:line="480" w:lineRule="auto"/>
              <w:ind w:firstLine="720"/>
              <w:jc w:val="center"/>
              <w:rPr>
                <w:rFonts w:cs="Times New Roman"/>
                <w:sz w:val="24"/>
                <w:szCs w:val="24"/>
              </w:rPr>
            </w:pPr>
            <w:r>
              <w:rPr>
                <w:rFonts w:cs="Times New Roman"/>
                <w:sz w:val="24"/>
                <w:szCs w:val="24"/>
              </w:rPr>
              <w:t>2.8 (1.6)</w:t>
            </w:r>
          </w:p>
        </w:tc>
        <w:tc>
          <w:tcPr>
            <w:tcW w:w="2074" w:type="dxa"/>
          </w:tcPr>
          <w:p w14:paraId="328681CE" w14:textId="04DBC315" w:rsidR="0088347A" w:rsidRDefault="007555BC" w:rsidP="00E026D2">
            <w:pPr>
              <w:spacing w:line="480" w:lineRule="auto"/>
              <w:ind w:firstLine="720"/>
              <w:jc w:val="center"/>
              <w:rPr>
                <w:rFonts w:cs="Times New Roman"/>
                <w:sz w:val="24"/>
                <w:szCs w:val="24"/>
              </w:rPr>
            </w:pPr>
            <w:r>
              <w:rPr>
                <w:rFonts w:cs="Times New Roman"/>
                <w:sz w:val="24"/>
                <w:szCs w:val="24"/>
              </w:rPr>
              <w:t>4.57 (1.59)</w:t>
            </w:r>
          </w:p>
        </w:tc>
      </w:tr>
      <w:tr w:rsidR="0088347A" w14:paraId="4179B7A5" w14:textId="77777777" w:rsidTr="00C522E6">
        <w:tc>
          <w:tcPr>
            <w:tcW w:w="2074" w:type="dxa"/>
          </w:tcPr>
          <w:p w14:paraId="2B512C23" w14:textId="16C21932" w:rsidR="0088347A" w:rsidRDefault="007555BC" w:rsidP="00E026D2">
            <w:pPr>
              <w:spacing w:line="480" w:lineRule="auto"/>
              <w:ind w:firstLine="720"/>
              <w:jc w:val="center"/>
              <w:rPr>
                <w:rFonts w:cs="Times New Roman"/>
                <w:sz w:val="24"/>
                <w:szCs w:val="24"/>
              </w:rPr>
            </w:pPr>
            <w:r>
              <w:rPr>
                <w:rFonts w:cs="Times New Roman"/>
                <w:sz w:val="24"/>
                <w:szCs w:val="24"/>
              </w:rPr>
              <w:t>Eren</w:t>
            </w:r>
          </w:p>
        </w:tc>
        <w:tc>
          <w:tcPr>
            <w:tcW w:w="2074" w:type="dxa"/>
          </w:tcPr>
          <w:p w14:paraId="64171680" w14:textId="6AF4454F" w:rsidR="0088347A" w:rsidRDefault="007555BC" w:rsidP="00E026D2">
            <w:pPr>
              <w:spacing w:line="480" w:lineRule="auto"/>
              <w:ind w:firstLine="720"/>
              <w:jc w:val="center"/>
              <w:rPr>
                <w:rFonts w:cs="Times New Roman"/>
                <w:sz w:val="24"/>
                <w:szCs w:val="24"/>
              </w:rPr>
            </w:pPr>
            <w:r>
              <w:rPr>
                <w:rFonts w:cs="Times New Roman"/>
                <w:sz w:val="24"/>
                <w:szCs w:val="24"/>
              </w:rPr>
              <w:t>5.08 (1.65)</w:t>
            </w:r>
          </w:p>
        </w:tc>
        <w:tc>
          <w:tcPr>
            <w:tcW w:w="2074" w:type="dxa"/>
          </w:tcPr>
          <w:p w14:paraId="64C719E5" w14:textId="24FEE447" w:rsidR="0088347A" w:rsidRDefault="007555BC" w:rsidP="00E026D2">
            <w:pPr>
              <w:spacing w:line="480" w:lineRule="auto"/>
              <w:ind w:firstLine="720"/>
              <w:jc w:val="center"/>
              <w:rPr>
                <w:rFonts w:cs="Times New Roman"/>
                <w:sz w:val="24"/>
                <w:szCs w:val="24"/>
              </w:rPr>
            </w:pPr>
            <w:r>
              <w:rPr>
                <w:rFonts w:cs="Times New Roman"/>
                <w:sz w:val="24"/>
                <w:szCs w:val="24"/>
              </w:rPr>
              <w:t>2.69 (1.85)</w:t>
            </w:r>
          </w:p>
        </w:tc>
        <w:tc>
          <w:tcPr>
            <w:tcW w:w="2074" w:type="dxa"/>
          </w:tcPr>
          <w:p w14:paraId="45394786" w14:textId="3967D3C2" w:rsidR="0088347A" w:rsidRDefault="007555BC" w:rsidP="00E026D2">
            <w:pPr>
              <w:spacing w:line="480" w:lineRule="auto"/>
              <w:ind w:firstLine="720"/>
              <w:jc w:val="center"/>
              <w:rPr>
                <w:rFonts w:cs="Times New Roman"/>
                <w:sz w:val="24"/>
                <w:szCs w:val="24"/>
              </w:rPr>
            </w:pPr>
            <w:r>
              <w:rPr>
                <w:rFonts w:cs="Times New Roman"/>
                <w:sz w:val="24"/>
                <w:szCs w:val="24"/>
              </w:rPr>
              <w:t>4.6 (1.59)</w:t>
            </w:r>
          </w:p>
        </w:tc>
      </w:tr>
    </w:tbl>
    <w:p w14:paraId="0CAB1CB6" w14:textId="77777777" w:rsidR="008D7A4D" w:rsidRPr="00B66CB4" w:rsidRDefault="008D7A4D" w:rsidP="00E026D2">
      <w:pPr>
        <w:spacing w:line="480" w:lineRule="auto"/>
        <w:ind w:firstLine="720"/>
        <w:jc w:val="center"/>
        <w:rPr>
          <w:rFonts w:cs="Times New Roman"/>
          <w:sz w:val="24"/>
          <w:szCs w:val="24"/>
        </w:rPr>
      </w:pPr>
    </w:p>
    <w:p w14:paraId="2E440DC7" w14:textId="67C015CE" w:rsidR="00D151CB" w:rsidRDefault="00D151CB" w:rsidP="00E026D2">
      <w:pPr>
        <w:spacing w:line="480" w:lineRule="auto"/>
        <w:ind w:firstLine="720"/>
        <w:rPr>
          <w:rFonts w:cs="Times New Roman"/>
          <w:sz w:val="24"/>
          <w:szCs w:val="24"/>
        </w:rPr>
      </w:pPr>
      <w:r w:rsidRPr="00B66CB4">
        <w:rPr>
          <w:rFonts w:cs="Times New Roman"/>
          <w:b/>
          <w:sz w:val="24"/>
          <w:szCs w:val="24"/>
        </w:rPr>
        <w:t>Procedure</w:t>
      </w:r>
      <w:r w:rsidR="008418CF">
        <w:rPr>
          <w:rFonts w:cs="Times New Roman"/>
          <w:b/>
          <w:sz w:val="24"/>
          <w:szCs w:val="24"/>
        </w:rPr>
        <w:t>.</w:t>
      </w:r>
      <w:r w:rsidR="008418CF">
        <w:rPr>
          <w:rFonts w:cs="Times New Roman"/>
          <w:b/>
          <w:sz w:val="24"/>
          <w:szCs w:val="24"/>
        </w:rPr>
        <w:tab/>
      </w:r>
      <w:r w:rsidR="00C71219" w:rsidRPr="000255F6">
        <w:rPr>
          <w:rFonts w:cs="Times New Roman"/>
          <w:sz w:val="24"/>
          <w:szCs w:val="24"/>
        </w:rPr>
        <w:t>For</w:t>
      </w:r>
      <w:r w:rsidR="00C71219">
        <w:rPr>
          <w:rFonts w:cs="Times New Roman"/>
          <w:sz w:val="24"/>
          <w:szCs w:val="24"/>
        </w:rPr>
        <w:t xml:space="preserve"> participants from both Tsinghua community and Wenzhou community, t</w:t>
      </w:r>
      <w:r w:rsidR="00C049B9" w:rsidRPr="00C049B9">
        <w:rPr>
          <w:rFonts w:cs="Times New Roman"/>
          <w:sz w:val="24"/>
          <w:szCs w:val="24"/>
        </w:rPr>
        <w:t>he procedure</w:t>
      </w:r>
      <w:r w:rsidR="00C049B9">
        <w:rPr>
          <w:rFonts w:cs="Times New Roman"/>
          <w:b/>
          <w:sz w:val="24"/>
          <w:szCs w:val="24"/>
        </w:rPr>
        <w:t xml:space="preserve"> </w:t>
      </w:r>
      <w:r w:rsidR="00C049B9">
        <w:rPr>
          <w:rFonts w:cs="Times New Roman"/>
          <w:sz w:val="24"/>
          <w:szCs w:val="24"/>
        </w:rPr>
        <w:t>in</w:t>
      </w:r>
      <w:r w:rsidR="00F12731">
        <w:rPr>
          <w:rFonts w:cs="Times New Roman"/>
          <w:sz w:val="24"/>
          <w:szCs w:val="24"/>
        </w:rPr>
        <w:t xml:space="preserve"> the current study </w:t>
      </w:r>
      <w:r w:rsidR="00C049B9">
        <w:rPr>
          <w:rFonts w:cs="Times New Roman"/>
          <w:sz w:val="24"/>
          <w:szCs w:val="24"/>
        </w:rPr>
        <w:t xml:space="preserve">was exactly same as in </w:t>
      </w:r>
      <w:r w:rsidR="00C71219">
        <w:rPr>
          <w:rFonts w:cs="Times New Roman"/>
          <w:sz w:val="24"/>
          <w:szCs w:val="24"/>
        </w:rPr>
        <w:t>experiment 1a</w:t>
      </w:r>
      <w:r w:rsidR="00C049B9">
        <w:rPr>
          <w:rFonts w:cs="Times New Roman"/>
          <w:sz w:val="24"/>
          <w:szCs w:val="24"/>
        </w:rPr>
        <w:t xml:space="preserve">. </w:t>
      </w:r>
      <w:r w:rsidR="00C71219">
        <w:rPr>
          <w:rFonts w:cs="Times New Roman"/>
          <w:sz w:val="24"/>
          <w:szCs w:val="24"/>
        </w:rPr>
        <w:t>For participants in Tsinghua community, they finished a survey suite include personal distance, objective and subjective SES, belief in just wor</w:t>
      </w:r>
      <w:r w:rsidR="004D0810">
        <w:rPr>
          <w:rFonts w:cs="Times New Roman"/>
          <w:sz w:val="24"/>
          <w:szCs w:val="24"/>
        </w:rPr>
        <w:t>l</w:t>
      </w:r>
      <w:r w:rsidR="00C71219">
        <w:rPr>
          <w:rFonts w:cs="Times New Roman"/>
          <w:sz w:val="24"/>
          <w:szCs w:val="24"/>
        </w:rPr>
        <w:t>d</w:t>
      </w:r>
      <w:r w:rsidR="004D0810">
        <w:rPr>
          <w:rFonts w:cs="Times New Roman"/>
          <w:sz w:val="24"/>
          <w:szCs w:val="24"/>
        </w:rPr>
        <w:t xml:space="preserve"> </w:t>
      </w:r>
      <w:r w:rsidR="004D0810">
        <w:rPr>
          <w:rFonts w:cs="Times New Roman"/>
          <w:sz w:val="24"/>
          <w:szCs w:val="24"/>
        </w:rPr>
        <w:fldChar w:fldCharType="begin"/>
      </w:r>
      <w:r w:rsidR="004D0810">
        <w:rPr>
          <w:rFonts w:cs="Times New Roman"/>
          <w:sz w:val="24"/>
          <w:szCs w:val="24"/>
        </w:rPr>
        <w:instrText xml:space="preserve"> ADDIN EN.CITE &lt;EndNote&gt;&lt;Cite&gt;&lt;Author&gt;Wu&lt;/Author&gt;&lt;Year&gt;2011&lt;/Year&gt;&lt;RecNum&gt;7866&lt;/RecNum&gt;&lt;DisplayText&gt;(Wu et al., 2011)&lt;/DisplayText&gt;&lt;record&gt;&lt;rec-number&gt;7866&lt;/rec-number&gt;&lt;foreign-keys&gt;&lt;key app="EN" db-id="2rwpxrts1esv2metztzveppdex90zxxxaspz" timestamp="1431002917"&gt;7866&lt;/key&gt;&lt;/foreign-keys&gt;&lt;ref-type name="Journal Article"&gt;17&lt;/ref-type&gt;&lt;contributors&gt;&lt;authors&gt;&lt;author&gt;Wu, Michael Shengtao&lt;/author&gt;&lt;author&gt;Yan, Xiaodan&lt;/author&gt;&lt;author&gt;Zhou, Chan&lt;/author&gt;&lt;author&gt;Chen, Yiwen&lt;/author&gt;&lt;author&gt;Li, Juan&lt;/author&gt;&lt;author&gt;Zhu, Zhuohong&lt;/author&gt;&lt;author&gt;Shen, Xiangqin&lt;/author&gt;&lt;author&gt;Han, Buxin&lt;/author&gt;&lt;/authors&gt;&lt;/contributors&gt;&lt;titles&gt;&lt;title&gt;General belief in a just world and resilience: Evidence from a collectivistic culture&lt;/title&gt;&lt;secondary-title&gt;European Journal of Personality&lt;/secondary-title&gt;&lt;/titles&gt;&lt;periodical&gt;&lt;full-title&gt;European Journal of Personality&lt;/full-title&gt;&lt;/periodical&gt;&lt;pages&gt;431-442&lt;/pages&gt;&lt;volume&gt;25&lt;/volume&gt;&lt;number&gt;6&lt;/number&gt;&lt;keywords&gt;&lt;keyword&gt;belief in a just world&lt;/keyword&gt;&lt;keyword&gt;life satisfaction&lt;/keyword&gt;&lt;keyword&gt;resilience&lt;/keyword&gt;&lt;keyword&gt;collectivistic&lt;/keyword&gt;&lt;keyword&gt;harsh realities&lt;/keyword&gt;&lt;keyword&gt;Chinese&lt;/keyword&gt;&lt;/keywords&gt;&lt;dates&gt;&lt;year&gt;2011&lt;/year&gt;&lt;/dates&gt;&lt;publisher&gt;John Wiley &amp;amp; Sons, Ltd&lt;/publisher&gt;&lt;isbn&gt;1099-0984&lt;/isbn&gt;&lt;urls&gt;&lt;related-urls&gt;&lt;url&gt;http://dx.doi.org/10.1002/per.807&lt;/url&gt;&lt;url&gt;http://onlinelibrary.wiley.com/doi/10.1002/per.807/abstract&lt;/url&gt;&lt;/related-urls&gt;&lt;/urls&gt;&lt;electronic-resource-num&gt;10.1002/per.807&lt;/electronic-resource-num&gt;&lt;/record&gt;&lt;/Cite&gt;&lt;/EndNote&gt;</w:instrText>
      </w:r>
      <w:r w:rsidR="004D0810">
        <w:rPr>
          <w:rFonts w:cs="Times New Roman"/>
          <w:sz w:val="24"/>
          <w:szCs w:val="24"/>
        </w:rPr>
        <w:fldChar w:fldCharType="separate"/>
      </w:r>
      <w:r w:rsidR="004D0810">
        <w:rPr>
          <w:rFonts w:cs="Times New Roman"/>
          <w:noProof/>
          <w:sz w:val="24"/>
          <w:szCs w:val="24"/>
        </w:rPr>
        <w:t>(</w:t>
      </w:r>
      <w:hyperlink w:anchor="_ENREF_33" w:tooltip="Wu, 2011 #7866" w:history="1">
        <w:r w:rsidR="00312133">
          <w:rPr>
            <w:rFonts w:cs="Times New Roman"/>
            <w:noProof/>
            <w:sz w:val="24"/>
            <w:szCs w:val="24"/>
          </w:rPr>
          <w:t>Wu et al., 2011</w:t>
        </w:r>
      </w:hyperlink>
      <w:r w:rsidR="004D0810">
        <w:rPr>
          <w:rFonts w:cs="Times New Roman"/>
          <w:noProof/>
          <w:sz w:val="24"/>
          <w:szCs w:val="24"/>
        </w:rPr>
        <w:t>)</w:t>
      </w:r>
      <w:r w:rsidR="004D0810">
        <w:rPr>
          <w:rFonts w:cs="Times New Roman"/>
          <w:sz w:val="24"/>
          <w:szCs w:val="24"/>
        </w:rPr>
        <w:fldChar w:fldCharType="end"/>
      </w:r>
      <w:r w:rsidR="00C71219">
        <w:rPr>
          <w:rFonts w:cs="Times New Roman"/>
          <w:sz w:val="24"/>
          <w:szCs w:val="24"/>
        </w:rPr>
        <w:t xml:space="preserve">, </w:t>
      </w:r>
      <w:r w:rsidR="004D0810">
        <w:rPr>
          <w:rFonts w:cs="Times New Roman"/>
          <w:sz w:val="24"/>
          <w:szCs w:val="24"/>
        </w:rPr>
        <w:t xml:space="preserve">disgust senstivity scale </w:t>
      </w:r>
      <w:r w:rsidR="004D0810">
        <w:rPr>
          <w:rFonts w:cs="Times New Roman"/>
          <w:sz w:val="24"/>
          <w:szCs w:val="24"/>
        </w:rPr>
        <w:fldChar w:fldCharType="begin"/>
      </w:r>
      <w:r w:rsidR="004D0810">
        <w:rPr>
          <w:rFonts w:cs="Times New Roman" w:hint="eastAsia"/>
          <w:sz w:val="24"/>
          <w:szCs w:val="24"/>
        </w:rPr>
        <w:instrText xml:space="preserve"> ADDIN EN.CITE &lt;EndNote&gt;&lt;Cite&gt;&lt;Author&gt;</w:instrText>
      </w:r>
      <w:r w:rsidR="004D0810">
        <w:rPr>
          <w:rFonts w:cs="Times New Roman" w:hint="eastAsia"/>
          <w:sz w:val="24"/>
          <w:szCs w:val="24"/>
        </w:rPr>
        <w:instrText>谭永红</w:instrText>
      </w:r>
      <w:r w:rsidR="004D0810">
        <w:rPr>
          <w:rFonts w:cs="Times New Roman" w:hint="eastAsia"/>
          <w:sz w:val="24"/>
          <w:szCs w:val="24"/>
        </w:rPr>
        <w:instrText>&lt;/Author&gt;&lt;Year&gt;2007&lt;/Year&gt;&lt;RecNum&gt;5641&lt;/RecNum&gt;&lt;DisplayText&gt;(</w:instrText>
      </w:r>
      <w:r w:rsidR="004D0810">
        <w:rPr>
          <w:rFonts w:cs="Times New Roman" w:hint="eastAsia"/>
          <w:sz w:val="24"/>
          <w:szCs w:val="24"/>
        </w:rPr>
        <w:instrText>谭永红</w:instrText>
      </w:r>
      <w:r w:rsidR="004D0810">
        <w:rPr>
          <w:rFonts w:cs="Times New Roman" w:hint="eastAsia"/>
          <w:sz w:val="24"/>
          <w:szCs w:val="24"/>
        </w:rPr>
        <w:instrText xml:space="preserve"> et al., 2007)&lt;/DisplayText&gt;&lt;record&gt;&lt;rec-number&gt;5641&lt;/rec-number&gt;&lt;foreign-keys&gt;&lt;key app="EN" db-id="2rwpxrts1esv2metztzveppdex90zxxxaspz" timestamp="1521026440"&gt;5641&lt;/key&gt;&lt;key app="ENWeb" db-id=""&gt;0&lt;/key&gt;&lt;/foreign-keys&gt;&lt;ref-type name="Journal Article"&gt;17&lt;/ref-type&gt;&lt;contributors&gt;&lt;authors&gt;&lt;author&gt;&lt;style face="normal" font="default" charset="134" size="100%"&gt;</w:instrText>
      </w:r>
      <w:r w:rsidR="004D0810">
        <w:rPr>
          <w:rFonts w:cs="Times New Roman" w:hint="eastAsia"/>
          <w:sz w:val="24"/>
          <w:szCs w:val="24"/>
        </w:rPr>
        <w:instrText>谭永红</w:instrText>
      </w:r>
      <w:r w:rsidR="004D0810">
        <w:rPr>
          <w:rFonts w:cs="Times New Roman" w:hint="eastAsia"/>
          <w:sz w:val="24"/>
          <w:szCs w:val="24"/>
        </w:rPr>
        <w:instrText>&lt;/style&gt;&lt;/author&gt;&lt;author&gt;&lt;style face="normal" font="default" charset="134" size="100%"&gt;</w:instrText>
      </w:r>
      <w:r w:rsidR="004D0810">
        <w:rPr>
          <w:rFonts w:cs="Times New Roman" w:hint="eastAsia"/>
          <w:sz w:val="24"/>
          <w:szCs w:val="24"/>
        </w:rPr>
        <w:instrText>丛中</w:instrText>
      </w:r>
      <w:r w:rsidR="004D0810">
        <w:rPr>
          <w:rFonts w:cs="Times New Roman" w:hint="eastAsia"/>
          <w:sz w:val="24"/>
          <w:szCs w:val="24"/>
        </w:rPr>
        <w:instrText>&lt;/style&gt;&lt;/author&gt;&lt;author&gt;&lt;style face="normal" font="default" charset="134" size="100%"&gt;</w:instrText>
      </w:r>
      <w:r w:rsidR="004D0810">
        <w:rPr>
          <w:rFonts w:cs="Times New Roman" w:hint="eastAsia"/>
          <w:sz w:val="24"/>
          <w:szCs w:val="24"/>
        </w:rPr>
        <w:instrText>鲁晓华</w:instrText>
      </w:r>
      <w:r w:rsidR="004D0810">
        <w:rPr>
          <w:rFonts w:cs="Times New Roman" w:hint="eastAsia"/>
          <w:sz w:val="24"/>
          <w:szCs w:val="24"/>
        </w:rPr>
        <w:instrText>&lt;/style&gt;&lt;/author&gt;&lt;/authors&gt;&lt;/contributors&gt;&lt;titles&gt;&lt;title&gt;&lt;style face="normal" font="default" charset="134" size="100%"&gt;</w:instrText>
      </w:r>
      <w:r w:rsidR="004D0810">
        <w:rPr>
          <w:rFonts w:cs="Times New Roman" w:hint="eastAsia"/>
          <w:sz w:val="24"/>
          <w:szCs w:val="24"/>
        </w:rPr>
        <w:instrText>中文厌恶感量表的初步编制及信度、效度检验</w:instrText>
      </w:r>
      <w:r w:rsidR="004D0810">
        <w:rPr>
          <w:rFonts w:cs="Times New Roman" w:hint="eastAsia"/>
          <w:sz w:val="24"/>
          <w:szCs w:val="24"/>
        </w:rPr>
        <w:instrText>&lt;/style&gt;&lt;/title&gt;&lt;secondary-title&gt;&lt;style face="normal" font="default" charset="134" size="100%"&gt;</w:instrText>
      </w:r>
      <w:r w:rsidR="004D0810">
        <w:rPr>
          <w:rFonts w:cs="Times New Roman" w:hint="eastAsia"/>
          <w:sz w:val="24"/>
          <w:szCs w:val="24"/>
        </w:rPr>
        <w:instrText>中国心理卫生杂志</w:instrText>
      </w:r>
      <w:r w:rsidR="004D0810">
        <w:rPr>
          <w:rFonts w:cs="Times New Roman" w:hint="eastAsia"/>
          <w:sz w:val="24"/>
          <w:szCs w:val="24"/>
        </w:rPr>
        <w:instrText>&lt;/style&gt;&lt;/secondary-title&gt;&lt;/titles&gt;&lt;periodical&gt;&lt;full-title&gt;</w:instrText>
      </w:r>
      <w:r w:rsidR="004D0810">
        <w:rPr>
          <w:rFonts w:cs="Times New Roman" w:hint="eastAsia"/>
          <w:sz w:val="24"/>
          <w:szCs w:val="24"/>
        </w:rPr>
        <w:instrText>中国心理卫生杂志</w:instrText>
      </w:r>
      <w:r w:rsidR="004D0810">
        <w:rPr>
          <w:rFonts w:cs="Times New Roman" w:hint="eastAsia"/>
          <w:sz w:val="24"/>
          <w:szCs w:val="24"/>
        </w:rPr>
        <w:instrText>&lt;/full-title&gt;&lt;/periodical&gt;&lt;pages&gt;696-699&lt;/pages&gt;&lt;volume&gt;121&lt;/volum</w:instrText>
      </w:r>
      <w:r w:rsidR="004D0810">
        <w:rPr>
          <w:rFonts w:cs="Times New Roman"/>
          <w:sz w:val="24"/>
          <w:szCs w:val="24"/>
        </w:rPr>
        <w:instrText>e&gt;&lt;number&gt;10&lt;/number&gt;&lt;section&gt;696&lt;/section&gt;&lt;dates&gt;&lt;year&gt;2007&lt;/year&gt;&lt;/dates&gt;&lt;urls&gt;&lt;/urls&gt;&lt;/record&gt;&lt;/Cite&gt;&lt;/EndNote&gt;</w:instrText>
      </w:r>
      <w:r w:rsidR="004D0810">
        <w:rPr>
          <w:rFonts w:cs="Times New Roman"/>
          <w:sz w:val="24"/>
          <w:szCs w:val="24"/>
        </w:rPr>
        <w:fldChar w:fldCharType="separate"/>
      </w:r>
      <w:r w:rsidR="004D0810">
        <w:rPr>
          <w:rFonts w:cs="Times New Roman" w:hint="eastAsia"/>
          <w:noProof/>
          <w:sz w:val="24"/>
          <w:szCs w:val="24"/>
        </w:rPr>
        <w:t>(</w:t>
      </w:r>
      <w:hyperlink w:anchor="_ENREF_36" w:tooltip="谭永红, 2007 #5641" w:history="1">
        <w:r w:rsidR="00312133">
          <w:rPr>
            <w:rFonts w:cs="Times New Roman" w:hint="eastAsia"/>
            <w:noProof/>
            <w:sz w:val="24"/>
            <w:szCs w:val="24"/>
          </w:rPr>
          <w:t>谭永红</w:t>
        </w:r>
        <w:r w:rsidR="00312133">
          <w:rPr>
            <w:rFonts w:cs="Times New Roman" w:hint="eastAsia"/>
            <w:noProof/>
            <w:sz w:val="24"/>
            <w:szCs w:val="24"/>
          </w:rPr>
          <w:t xml:space="preserve"> et al., 2007</w:t>
        </w:r>
      </w:hyperlink>
      <w:r w:rsidR="004D0810">
        <w:rPr>
          <w:rFonts w:cs="Times New Roman" w:hint="eastAsia"/>
          <w:noProof/>
          <w:sz w:val="24"/>
          <w:szCs w:val="24"/>
        </w:rPr>
        <w:t>)</w:t>
      </w:r>
      <w:r w:rsidR="004D0810">
        <w:rPr>
          <w:rFonts w:cs="Times New Roman"/>
          <w:sz w:val="24"/>
          <w:szCs w:val="24"/>
        </w:rPr>
        <w:fldChar w:fldCharType="end"/>
      </w:r>
      <w:r w:rsidR="00C71219">
        <w:rPr>
          <w:rFonts w:cs="Times New Roman"/>
          <w:sz w:val="24"/>
          <w:szCs w:val="24"/>
        </w:rPr>
        <w:t>, trait justice</w:t>
      </w:r>
      <w:r w:rsidR="004D0810">
        <w:rPr>
          <w:rFonts w:cs="Times New Roman"/>
          <w:sz w:val="24"/>
          <w:szCs w:val="24"/>
        </w:rPr>
        <w:t xml:space="preserve"> </w:t>
      </w:r>
      <w:r w:rsidR="004D0810">
        <w:rPr>
          <w:rFonts w:cs="Times New Roman"/>
          <w:sz w:val="24"/>
          <w:szCs w:val="24"/>
        </w:rPr>
        <w:fldChar w:fldCharType="begin"/>
      </w:r>
      <w:r w:rsidR="004D0810">
        <w:rPr>
          <w:rFonts w:cs="Times New Roman"/>
          <w:sz w:val="24"/>
          <w:szCs w:val="24"/>
        </w:rPr>
        <w:instrText xml:space="preserve"> ADDIN EN.CITE &lt;EndNote&gt;&lt;Cite&gt;&lt;Author&gt;Wu&lt;/Author&gt;&lt;Year&gt;2014&lt;/Year&gt;&lt;RecNum&gt;7872&lt;/RecNum&gt;&lt;DisplayText&gt;(Wu et al., 2014)&lt;/DisplayText&gt;&lt;record&gt;&lt;rec-number&gt;7872&lt;/rec-number&gt;&lt;foreign-keys&gt;&lt;key app="EN" db-id="2rwpxrts1esv2metztzveppdex90zxxxaspz" timestamp="1431046085"&gt;7872&lt;/key&gt;&lt;/foreign-keys&gt;&lt;ref-type name="Journal Article"&gt;17&lt;/ref-type&gt;&lt;contributors&gt;&lt;authors&gt;&lt;author&gt;Wu, Michael Shengtao&lt;/author&gt;&lt;author&gt;Schmitt, Manfred&lt;/author&gt;&lt;author&gt;Zhou, Chan&lt;/author&gt;&lt;author&gt;Nartova-Bochaver, Sofya&lt;/author&gt;&lt;author&gt;Astanina, Nadezhda&lt;/author&gt;&lt;author&gt;Khachatryan, Narine&lt;/author&gt;&lt;author&gt;Han, Buxin&lt;/author&gt;&lt;/authors&gt;&lt;/contributors&gt;&lt;titles&gt;&lt;title&gt;Examining Self-Advantage in the Suffering of Others: Cross-Cultural Differences in Beneficiary and Observer Justice Sensitivity Among Chinese, Germans, and Russians&lt;/title&gt;&lt;secondary-title&gt;Social Justice Research&lt;/secondary-title&gt;&lt;alt-title&gt;Soc Just Res&lt;/alt-title&gt;&lt;/titles&gt;&lt;periodical&gt;&lt;full-title&gt;Social Justice Research&lt;/full-title&gt;&lt;/periodical&gt;&lt;pages&gt;231-242&lt;/pages&gt;&lt;volume&gt;27&lt;/volume&gt;&lt;number&gt;2&lt;/number&gt;&lt;keywords&gt;&lt;keyword&gt;Justice sensitivity&lt;/keyword&gt;&lt;keyword&gt;Beneficiary&lt;/keyword&gt;&lt;keyword&gt;Observer&lt;/keyword&gt;&lt;keyword&gt;Collectivism&lt;/keyword&gt;&lt;keyword&gt;Chinese&lt;/keyword&gt;&lt;/keywords&gt;&lt;dates&gt;&lt;year&gt;2014&lt;/year&gt;&lt;pub-dates&gt;&lt;date&gt;2014/06/01&lt;/date&gt;&lt;/pub-dates&gt;&lt;/dates&gt;&lt;publisher&gt;Springer US&lt;/publisher&gt;&lt;isbn&gt;0885-7466&lt;/isbn&gt;&lt;urls&gt;&lt;related-urls&gt;&lt;url&gt;http://dx.doi.org/10.1007/s11211-014-0212-8&lt;/url&gt;&lt;url&gt;http://link.springer.com/article/10.1007%2Fs11211-014-0212-8&lt;/url&gt;&lt;/related-urls&gt;&lt;/urls&gt;&lt;electronic-resource-num&gt;10.1007/s11211-014-0212-8&lt;/electronic-resource-num&gt;&lt;language&gt;English&lt;/language&gt;&lt;/record&gt;&lt;/Cite&gt;&lt;/EndNote&gt;</w:instrText>
      </w:r>
      <w:r w:rsidR="004D0810">
        <w:rPr>
          <w:rFonts w:cs="Times New Roman"/>
          <w:sz w:val="24"/>
          <w:szCs w:val="24"/>
        </w:rPr>
        <w:fldChar w:fldCharType="separate"/>
      </w:r>
      <w:r w:rsidR="004D0810">
        <w:rPr>
          <w:rFonts w:cs="Times New Roman"/>
          <w:noProof/>
          <w:sz w:val="24"/>
          <w:szCs w:val="24"/>
        </w:rPr>
        <w:t>(</w:t>
      </w:r>
      <w:hyperlink w:anchor="_ENREF_32" w:tooltip="Wu, 2014 #7872" w:history="1">
        <w:r w:rsidR="00312133">
          <w:rPr>
            <w:rFonts w:cs="Times New Roman"/>
            <w:noProof/>
            <w:sz w:val="24"/>
            <w:szCs w:val="24"/>
          </w:rPr>
          <w:t>Wu et al., 2014</w:t>
        </w:r>
      </w:hyperlink>
      <w:r w:rsidR="004D0810">
        <w:rPr>
          <w:rFonts w:cs="Times New Roman"/>
          <w:noProof/>
          <w:sz w:val="24"/>
          <w:szCs w:val="24"/>
        </w:rPr>
        <w:t>)</w:t>
      </w:r>
      <w:r w:rsidR="004D0810">
        <w:rPr>
          <w:rFonts w:cs="Times New Roman"/>
          <w:sz w:val="24"/>
          <w:szCs w:val="24"/>
        </w:rPr>
        <w:fldChar w:fldCharType="end"/>
      </w:r>
      <w:r w:rsidR="00C71219">
        <w:rPr>
          <w:rFonts w:cs="Times New Roman"/>
          <w:sz w:val="24"/>
          <w:szCs w:val="24"/>
        </w:rPr>
        <w:t xml:space="preserve">, and </w:t>
      </w:r>
      <w:r w:rsidR="004D0810">
        <w:rPr>
          <w:rFonts w:cs="Times New Roman"/>
          <w:sz w:val="24"/>
          <w:szCs w:val="24"/>
        </w:rPr>
        <w:t xml:space="preserve">cognitive reflection test </w:t>
      </w:r>
      <w:r w:rsidR="004D0810">
        <w:fldChar w:fldCharType="begin"/>
      </w:r>
      <w:r w:rsidR="00054784">
        <w:instrText xml:space="preserve"> ADDIN EN.CITE &lt;EndNote&gt;&lt;Cite&gt;&lt;Author&gt;Frederick&lt;/Author&gt;&lt;Year&gt;2005&lt;/Year&gt;&lt;RecNum&gt;9235&lt;/RecNum&gt;&lt;DisplayText&gt;(Frederick, 2005)&lt;/DisplayText&gt;&lt;record&gt;&lt;rec-number&gt;9235&lt;/rec-number&gt;&lt;foreign-keys&gt;&lt;key app="EN" db-id="f05xdvta3xvxvae295v5e0wgxspszxz29fzp" timestamp="1527158432"&gt;9235&lt;/key&gt;&lt;/foreign-keys&gt;&lt;ref-type name="Journal Article"&gt;17&lt;/ref-type&gt;&lt;contributors&gt;&lt;authors&gt;&lt;author&gt;Frederick, Shane&lt;/author&gt;&lt;/authors&gt;&lt;/contributors&gt;&lt;titles&gt;&lt;title&gt;Cognitive Reflection and Decision Making&lt;/title&gt;&lt;secondary-title&gt;The Journal of Economic Perspectives&lt;/secondary-title&gt;&lt;/titles&gt;&lt;periodical&gt;&lt;full-title&gt;The Journal of Economic Perspectives&lt;/full-title&gt;&lt;/periodical&gt;&lt;pages&gt;25-42&lt;/pages&gt;&lt;volume&gt;19&lt;/volume&gt;&lt;number&gt;4&lt;/number&gt;&lt;dates&gt;&lt;year&gt;2005&lt;/year&gt;&lt;/dates&gt;&lt;publisher&gt;American Economic Association&lt;/publisher&gt;&lt;isbn&gt;08953309&lt;/isbn&gt;&lt;urls&gt;&lt;related-urls&gt;&lt;url&gt;http://www.jstor.org/stable/4134953&lt;/url&gt;&lt;/related-urls&gt;&lt;/urls&gt;&lt;electronic-resource-num&gt;10.2307/4134953&lt;/electronic-resource-num&gt;&lt;/record&gt;&lt;/Cite&gt;&lt;/EndNote&gt;</w:instrText>
      </w:r>
      <w:r w:rsidR="004D0810">
        <w:fldChar w:fldCharType="separate"/>
      </w:r>
      <w:r w:rsidR="004D0810">
        <w:rPr>
          <w:noProof/>
        </w:rPr>
        <w:t>(</w:t>
      </w:r>
      <w:hyperlink w:anchor="_ENREF_10" w:tooltip="Frederick, 2005 #9235" w:history="1">
        <w:r w:rsidR="00312133">
          <w:rPr>
            <w:noProof/>
          </w:rPr>
          <w:t>Frederick, 2005</w:t>
        </w:r>
      </w:hyperlink>
      <w:r w:rsidR="004D0810">
        <w:rPr>
          <w:noProof/>
        </w:rPr>
        <w:t>)</w:t>
      </w:r>
      <w:r w:rsidR="004D0810">
        <w:fldChar w:fldCharType="end"/>
      </w:r>
      <w:r w:rsidR="00F676A7">
        <w:rPr>
          <w:rFonts w:cs="Times New Roman"/>
          <w:sz w:val="24"/>
          <w:szCs w:val="24"/>
        </w:rPr>
        <w:t>.</w:t>
      </w:r>
      <w:r w:rsidR="00983DFD">
        <w:rPr>
          <w:rFonts w:cs="Times New Roman"/>
          <w:sz w:val="24"/>
          <w:szCs w:val="24"/>
        </w:rPr>
        <w:t xml:space="preserve"> For participants from Wenzhou community, they finished </w:t>
      </w:r>
      <w:proofErr w:type="gramStart"/>
      <w:r w:rsidR="00983DFD">
        <w:rPr>
          <w:rFonts w:cs="Times New Roman"/>
          <w:sz w:val="24"/>
          <w:szCs w:val="24"/>
        </w:rPr>
        <w:t>exactly the same</w:t>
      </w:r>
      <w:proofErr w:type="gramEnd"/>
      <w:r w:rsidR="00983DFD">
        <w:rPr>
          <w:rFonts w:cs="Times New Roman"/>
          <w:sz w:val="24"/>
          <w:szCs w:val="24"/>
        </w:rPr>
        <w:t xml:space="preserve"> questionnaires as the participants from Wenzhou University in experiment 1a.</w:t>
      </w:r>
    </w:p>
    <w:p w14:paraId="10923883" w14:textId="23BD1CAE" w:rsidR="00D151CB" w:rsidRDefault="00D151CB" w:rsidP="00E026D2">
      <w:pPr>
        <w:spacing w:line="480" w:lineRule="auto"/>
        <w:ind w:firstLine="720"/>
        <w:jc w:val="left"/>
        <w:rPr>
          <w:rFonts w:cs="Times New Roman"/>
          <w:sz w:val="24"/>
          <w:szCs w:val="24"/>
        </w:rPr>
      </w:pPr>
      <w:r w:rsidRPr="00336150">
        <w:rPr>
          <w:rFonts w:cs="Times New Roman" w:hint="eastAsia"/>
          <w:b/>
          <w:sz w:val="24"/>
          <w:szCs w:val="24"/>
        </w:rPr>
        <w:t xml:space="preserve"> </w:t>
      </w:r>
      <w:r w:rsidR="00F12731">
        <w:rPr>
          <w:rFonts w:cs="Times New Roman"/>
          <w:b/>
          <w:sz w:val="24"/>
          <w:szCs w:val="24"/>
        </w:rPr>
        <w:t>Analysis.</w:t>
      </w:r>
      <w:r w:rsidR="00320985">
        <w:rPr>
          <w:rFonts w:cs="Times New Roman"/>
          <w:b/>
          <w:sz w:val="24"/>
          <w:szCs w:val="24"/>
        </w:rPr>
        <w:tab/>
      </w:r>
      <w:r w:rsidR="00FA6EF4">
        <w:rPr>
          <w:rFonts w:cs="Times New Roman"/>
          <w:sz w:val="24"/>
          <w:szCs w:val="24"/>
        </w:rPr>
        <w:t>Data</w:t>
      </w:r>
      <w:r w:rsidR="000F7F65">
        <w:rPr>
          <w:rFonts w:cs="Times New Roman"/>
          <w:sz w:val="24"/>
          <w:szCs w:val="24"/>
        </w:rPr>
        <w:t xml:space="preserve"> </w:t>
      </w:r>
      <w:r w:rsidR="00FA6EF4">
        <w:rPr>
          <w:rFonts w:cs="Times New Roman"/>
          <w:sz w:val="24"/>
          <w:szCs w:val="24"/>
        </w:rPr>
        <w:t xml:space="preserve">was analyzed as in </w:t>
      </w:r>
      <w:r w:rsidR="00126E2A">
        <w:rPr>
          <w:rFonts w:cs="Times New Roman"/>
          <w:sz w:val="24"/>
          <w:szCs w:val="24"/>
        </w:rPr>
        <w:t xml:space="preserve">experiment </w:t>
      </w:r>
      <w:r w:rsidR="0046790F">
        <w:rPr>
          <w:rFonts w:cs="Times New Roman"/>
          <w:sz w:val="24"/>
          <w:szCs w:val="24"/>
        </w:rPr>
        <w:t>1a</w:t>
      </w:r>
      <w:r w:rsidR="00FA6EF4">
        <w:rPr>
          <w:rFonts w:cs="Times New Roman"/>
          <w:sz w:val="24"/>
          <w:szCs w:val="24"/>
        </w:rPr>
        <w:t xml:space="preserve">. </w:t>
      </w:r>
    </w:p>
    <w:p w14:paraId="7BF8BD52" w14:textId="165B75DC" w:rsidR="00D151CB" w:rsidRPr="00305E7A" w:rsidRDefault="00D151CB" w:rsidP="00E026D2">
      <w:pPr>
        <w:pStyle w:val="Heading3"/>
        <w:ind w:firstLine="720"/>
        <w:jc w:val="left"/>
        <w:rPr>
          <w:rFonts w:cs="Times New Roman"/>
          <w:sz w:val="24"/>
          <w:szCs w:val="24"/>
        </w:rPr>
      </w:pPr>
      <w:r w:rsidRPr="00305E7A">
        <w:rPr>
          <w:rFonts w:cs="Times New Roman"/>
          <w:sz w:val="24"/>
          <w:szCs w:val="24"/>
        </w:rPr>
        <w:t>Results</w:t>
      </w:r>
    </w:p>
    <w:p w14:paraId="31A07C6E" w14:textId="020BA420" w:rsidR="00D151CB" w:rsidRDefault="00D151CB">
      <w:pPr>
        <w:spacing w:line="480" w:lineRule="auto"/>
        <w:ind w:firstLine="720"/>
        <w:rPr>
          <w:rFonts w:cs="Times New Roman"/>
          <w:sz w:val="24"/>
          <w:szCs w:val="24"/>
        </w:rPr>
      </w:pPr>
      <w:r w:rsidRPr="00F676A7">
        <w:rPr>
          <w:rFonts w:cs="Times New Roman"/>
          <w:sz w:val="24"/>
          <w:szCs w:val="24"/>
          <w:highlight w:val="yellow"/>
        </w:rPr>
        <w:t xml:space="preserve">Table </w:t>
      </w:r>
      <w:ins w:id="44" w:author="Hu, C-P" w:date="2018-11-05T07:51:00Z">
        <w:r w:rsidR="00162358">
          <w:rPr>
            <w:rFonts w:cs="Times New Roman"/>
            <w:sz w:val="24"/>
            <w:szCs w:val="24"/>
            <w:highlight w:val="yellow"/>
          </w:rPr>
          <w:t>1-b</w:t>
        </w:r>
      </w:ins>
      <w:del w:id="45" w:author="Hu, C-P" w:date="2018-11-05T07:51:00Z">
        <w:r w:rsidR="00B1117E" w:rsidDel="00162358">
          <w:rPr>
            <w:rFonts w:cs="Times New Roman"/>
            <w:sz w:val="24"/>
            <w:szCs w:val="24"/>
            <w:highlight w:val="yellow"/>
          </w:rPr>
          <w:delText>2</w:delText>
        </w:r>
      </w:del>
      <w:r w:rsidR="00B1117E">
        <w:rPr>
          <w:rFonts w:cs="Times New Roman"/>
          <w:sz w:val="24"/>
          <w:szCs w:val="24"/>
        </w:rPr>
        <w:t xml:space="preserve"> </w:t>
      </w:r>
      <w:r w:rsidRPr="00B66CB4">
        <w:rPr>
          <w:rFonts w:cs="Times New Roman"/>
          <w:sz w:val="24"/>
          <w:szCs w:val="24"/>
        </w:rPr>
        <w:t xml:space="preserve">shows the accuracy </w:t>
      </w:r>
      <w:r>
        <w:rPr>
          <w:rFonts w:cs="Times New Roman"/>
          <w:sz w:val="24"/>
          <w:szCs w:val="24"/>
        </w:rPr>
        <w:t>of performance</w:t>
      </w:r>
      <w:r w:rsidRPr="00B66CB4">
        <w:rPr>
          <w:rFonts w:cs="Times New Roman"/>
          <w:sz w:val="24"/>
          <w:szCs w:val="24"/>
        </w:rPr>
        <w:t xml:space="preserve"> in </w:t>
      </w:r>
      <w:r w:rsidR="005F1427">
        <w:rPr>
          <w:rFonts w:cs="Times New Roman"/>
          <w:sz w:val="24"/>
          <w:szCs w:val="24"/>
        </w:rPr>
        <w:t>e</w:t>
      </w:r>
      <w:r w:rsidRPr="00B66CB4">
        <w:rPr>
          <w:rFonts w:cs="Times New Roman"/>
          <w:sz w:val="24"/>
          <w:szCs w:val="24"/>
        </w:rPr>
        <w:t xml:space="preserve">xperiment </w:t>
      </w:r>
      <w:r w:rsidR="00FA6EF4">
        <w:rPr>
          <w:rFonts w:cs="Times New Roman"/>
          <w:sz w:val="24"/>
          <w:szCs w:val="24"/>
        </w:rPr>
        <w:t>1</w:t>
      </w:r>
      <w:r w:rsidR="005F1427">
        <w:rPr>
          <w:rFonts w:cs="Times New Roman"/>
          <w:sz w:val="24"/>
          <w:szCs w:val="24"/>
        </w:rPr>
        <w:t>b</w:t>
      </w:r>
      <w:r w:rsidRPr="00B66CB4">
        <w:rPr>
          <w:rFonts w:cs="Times New Roman"/>
          <w:sz w:val="24"/>
          <w:szCs w:val="24"/>
        </w:rPr>
        <w:t xml:space="preserve">. </w:t>
      </w:r>
      <w:r w:rsidR="00DC1E66">
        <w:rPr>
          <w:rFonts w:cs="Times New Roman"/>
          <w:sz w:val="24"/>
          <w:szCs w:val="24"/>
        </w:rPr>
        <w:t xml:space="preserve"> </w:t>
      </w:r>
    </w:p>
    <w:p w14:paraId="6F8FD116" w14:textId="428C9901" w:rsidR="00425451" w:rsidRDefault="00C5584C" w:rsidP="00E026D2">
      <w:pPr>
        <w:spacing w:line="480" w:lineRule="auto"/>
        <w:ind w:firstLine="720"/>
        <w:rPr>
          <w:rFonts w:cs="Times New Roman"/>
          <w:sz w:val="24"/>
          <w:szCs w:val="24"/>
        </w:rPr>
      </w:pPr>
      <w:r w:rsidRPr="00C5584C">
        <w:rPr>
          <w:rFonts w:cs="Times New Roman"/>
          <w:sz w:val="24"/>
          <w:szCs w:val="24"/>
        </w:rPr>
        <w:t>We replicated the advantage of positive moral valence of experiment 1a</w:t>
      </w:r>
      <w:r w:rsidR="00842E86">
        <w:rPr>
          <w:rFonts w:cs="Times New Roman"/>
          <w:sz w:val="24"/>
          <w:szCs w:val="24"/>
        </w:rPr>
        <w:t xml:space="preserve">. </w:t>
      </w:r>
      <w:r w:rsidR="00842E86" w:rsidRPr="00842E86">
        <w:rPr>
          <w:rFonts w:cs="Times New Roman"/>
          <w:sz w:val="24"/>
          <w:szCs w:val="24"/>
        </w:rPr>
        <w:t xml:space="preserve">For </w:t>
      </w:r>
      <w:r w:rsidR="00DC1E66" w:rsidRPr="00842E86">
        <w:rPr>
          <w:rFonts w:cs="Times New Roman"/>
          <w:i/>
          <w:sz w:val="24"/>
          <w:szCs w:val="24"/>
        </w:rPr>
        <w:t>d</w:t>
      </w:r>
      <w:proofErr w:type="gramStart"/>
      <w:r w:rsidR="00DC1E66" w:rsidRPr="00842E86">
        <w:rPr>
          <w:rFonts w:cs="Times New Roman"/>
          <w:i/>
          <w:sz w:val="24"/>
          <w:szCs w:val="24"/>
        </w:rPr>
        <w:t>’</w:t>
      </w:r>
      <w:r w:rsidR="00842E86">
        <w:rPr>
          <w:rFonts w:cs="Times New Roman"/>
          <w:sz w:val="24"/>
          <w:szCs w:val="24"/>
        </w:rPr>
        <w:t>,a</w:t>
      </w:r>
      <w:proofErr w:type="gramEnd"/>
      <w:r w:rsidR="00DC1E66">
        <w:rPr>
          <w:rFonts w:cs="Times New Roman"/>
          <w:sz w:val="24"/>
          <w:szCs w:val="24"/>
        </w:rPr>
        <w:t xml:space="preserve"> main effect of moral valence was significant, </w:t>
      </w:r>
      <w:r w:rsidR="003708FF" w:rsidRPr="00990A8C">
        <w:rPr>
          <w:i/>
          <w:sz w:val="24"/>
        </w:rPr>
        <w:t>F</w:t>
      </w:r>
      <w:r w:rsidR="003708FF" w:rsidRPr="00990A8C">
        <w:rPr>
          <w:sz w:val="24"/>
        </w:rPr>
        <w:t xml:space="preserve">(2, </w:t>
      </w:r>
      <w:r w:rsidR="005C0D71">
        <w:rPr>
          <w:sz w:val="24"/>
        </w:rPr>
        <w:t>10</w:t>
      </w:r>
      <w:r w:rsidR="003708FF" w:rsidRPr="00990A8C">
        <w:rPr>
          <w:sz w:val="24"/>
        </w:rPr>
        <w:t xml:space="preserve">2) = </w:t>
      </w:r>
      <w:r w:rsidR="005C0D71">
        <w:rPr>
          <w:sz w:val="24"/>
        </w:rPr>
        <w:t>1</w:t>
      </w:r>
      <w:r w:rsidR="00D8325C">
        <w:rPr>
          <w:sz w:val="24"/>
        </w:rPr>
        <w:t>4</w:t>
      </w:r>
      <w:r w:rsidR="005C0D71">
        <w:rPr>
          <w:sz w:val="24"/>
        </w:rPr>
        <w:t>.</w:t>
      </w:r>
      <w:r w:rsidR="00D8325C">
        <w:rPr>
          <w:sz w:val="24"/>
        </w:rPr>
        <w:t>98</w:t>
      </w:r>
      <w:r w:rsidR="003708FF" w:rsidRPr="00990A8C">
        <w:rPr>
          <w:sz w:val="24"/>
        </w:rPr>
        <w:t xml:space="preserve">, </w:t>
      </w:r>
      <w:r w:rsidR="003708FF" w:rsidRPr="00990A8C">
        <w:rPr>
          <w:i/>
          <w:sz w:val="24"/>
        </w:rPr>
        <w:t>p</w:t>
      </w:r>
      <w:r w:rsidR="003708FF" w:rsidRPr="00990A8C">
        <w:rPr>
          <w:sz w:val="24"/>
        </w:rPr>
        <w:t xml:space="preserve"> </w:t>
      </w:r>
      <w:r>
        <w:rPr>
          <w:sz w:val="24"/>
        </w:rPr>
        <w:t>&lt;</w:t>
      </w:r>
      <w:r w:rsidR="003708FF" w:rsidRPr="00990A8C">
        <w:rPr>
          <w:sz w:val="24"/>
        </w:rPr>
        <w:t xml:space="preserve"> 0.00</w:t>
      </w:r>
      <w:r w:rsidR="005C0D71">
        <w:rPr>
          <w:sz w:val="24"/>
        </w:rPr>
        <w:t>0</w:t>
      </w:r>
      <w:r>
        <w:rPr>
          <w:sz w:val="24"/>
        </w:rPr>
        <w:t>1</w:t>
      </w:r>
      <w:r w:rsidR="003708FF" w:rsidRPr="00990A8C">
        <w:rPr>
          <w:sz w:val="24"/>
        </w:rPr>
        <w:t>,</w:t>
      </w:r>
      <w:r w:rsidR="00D8325C" w:rsidRPr="00D8325C">
        <w:rPr>
          <w:rFonts w:cs="Times New Roman"/>
          <w:i/>
          <w:sz w:val="24"/>
          <w:szCs w:val="24"/>
        </w:rPr>
        <w:t xml:space="preserve"> </w:t>
      </w:r>
      <w:r w:rsidR="00D8325C" w:rsidRPr="00C3520D">
        <w:rPr>
          <w:rFonts w:cs="Times New Roman"/>
          <w:i/>
          <w:sz w:val="24"/>
          <w:szCs w:val="24"/>
        </w:rPr>
        <w:t>ω</w:t>
      </w:r>
      <w:r w:rsidR="00D8325C" w:rsidRPr="00C3520D">
        <w:rPr>
          <w:rFonts w:cs="Times New Roman"/>
          <w:bCs/>
          <w:i/>
          <w:iCs/>
          <w:sz w:val="24"/>
          <w:szCs w:val="24"/>
        </w:rPr>
        <w:t>²</w:t>
      </w:r>
      <w:r w:rsidR="00D8325C" w:rsidRPr="00F55BD8">
        <w:rPr>
          <w:rFonts w:cs="Times New Roman"/>
          <w:sz w:val="24"/>
          <w:szCs w:val="24"/>
        </w:rPr>
        <w:t xml:space="preserve"> =</w:t>
      </w:r>
      <w:r w:rsidR="00D8325C">
        <w:rPr>
          <w:rFonts w:cs="Times New Roman"/>
          <w:sz w:val="24"/>
          <w:szCs w:val="24"/>
        </w:rPr>
        <w:t xml:space="preserve"> 0.</w:t>
      </w:r>
      <w:r w:rsidR="002859F0">
        <w:rPr>
          <w:rFonts w:cs="Times New Roman"/>
          <w:sz w:val="24"/>
          <w:szCs w:val="24"/>
        </w:rPr>
        <w:t>0485</w:t>
      </w:r>
      <w:r w:rsidR="00D8325C">
        <w:rPr>
          <w:rFonts w:cs="Times New Roman"/>
          <w:sz w:val="24"/>
          <w:szCs w:val="24"/>
        </w:rPr>
        <w:t>, BF</w:t>
      </w:r>
      <w:r w:rsidR="00D8325C" w:rsidRPr="00C3520D">
        <w:rPr>
          <w:rFonts w:cs="Times New Roman"/>
          <w:sz w:val="24"/>
          <w:szCs w:val="24"/>
          <w:vertAlign w:val="subscript"/>
        </w:rPr>
        <w:t>10</w:t>
      </w:r>
      <w:r w:rsidR="00D8325C">
        <w:rPr>
          <w:rFonts w:cs="Times New Roman"/>
          <w:sz w:val="24"/>
          <w:szCs w:val="24"/>
        </w:rPr>
        <w:t xml:space="preserve"> = 7</w:t>
      </w:r>
      <w:r w:rsidR="00C74C6E">
        <w:rPr>
          <w:rFonts w:cs="Times New Roman"/>
          <w:sz w:val="24"/>
          <w:szCs w:val="24"/>
        </w:rPr>
        <w:t>765</w:t>
      </w:r>
      <w:r w:rsidR="003708FF" w:rsidRPr="00990A8C">
        <w:rPr>
          <w:rFonts w:cs="Times New Roman"/>
          <w:sz w:val="24"/>
          <w:szCs w:val="24"/>
        </w:rPr>
        <w:t>.</w:t>
      </w:r>
      <w:r w:rsidR="003708FF">
        <w:rPr>
          <w:rFonts w:cs="Times New Roman"/>
          <w:color w:val="3333CC"/>
          <w:sz w:val="24"/>
          <w:szCs w:val="24"/>
        </w:rPr>
        <w:t xml:space="preserve"> </w:t>
      </w:r>
      <w:r w:rsidR="003708FF" w:rsidRPr="00990A8C">
        <w:rPr>
          <w:sz w:val="24"/>
        </w:rPr>
        <w:t>Pai</w:t>
      </w:r>
      <w:r w:rsidR="00BB2E44">
        <w:rPr>
          <w:sz w:val="24"/>
        </w:rPr>
        <w:t>r</w:t>
      </w:r>
      <w:r w:rsidR="003708FF" w:rsidRPr="00990A8C">
        <w:rPr>
          <w:sz w:val="24"/>
        </w:rPr>
        <w:t xml:space="preserve">ed </w:t>
      </w:r>
      <w:r w:rsidR="003708FF" w:rsidRPr="00990A8C">
        <w:rPr>
          <w:i/>
          <w:sz w:val="24"/>
        </w:rPr>
        <w:t>t</w:t>
      </w:r>
      <w:r w:rsidR="003708FF" w:rsidRPr="00990A8C">
        <w:rPr>
          <w:sz w:val="24"/>
        </w:rPr>
        <w:t xml:space="preserve"> test (</w:t>
      </w:r>
      <w:r w:rsidR="003708FF" w:rsidRPr="00990A8C">
        <w:rPr>
          <w:rFonts w:cs="Times New Roman"/>
          <w:sz w:val="24"/>
          <w:szCs w:val="24"/>
        </w:rPr>
        <w:t xml:space="preserve">Bonferroni corrected threshold </w:t>
      </w:r>
      <w:r w:rsidR="003708FF" w:rsidRPr="00990A8C">
        <w:rPr>
          <w:rFonts w:cs="Times New Roman"/>
          <w:i/>
          <w:sz w:val="24"/>
          <w:szCs w:val="24"/>
        </w:rPr>
        <w:t>p</w:t>
      </w:r>
      <w:r w:rsidR="003708FF" w:rsidRPr="00990A8C">
        <w:rPr>
          <w:rFonts w:cs="Times New Roman"/>
          <w:sz w:val="24"/>
          <w:szCs w:val="24"/>
        </w:rPr>
        <w:t xml:space="preserve"> &lt; 0.0167</w:t>
      </w:r>
      <w:r w:rsidR="003708FF" w:rsidRPr="00990A8C">
        <w:rPr>
          <w:sz w:val="24"/>
        </w:rPr>
        <w:t>) showed that</w:t>
      </w:r>
      <w:r w:rsidR="00BB2E44">
        <w:rPr>
          <w:sz w:val="24"/>
        </w:rPr>
        <w:t xml:space="preserve"> the</w:t>
      </w:r>
      <w:r w:rsidR="003708FF" w:rsidRPr="00990A8C">
        <w:rPr>
          <w:sz w:val="24"/>
        </w:rPr>
        <w:t xml:space="preserve"> good</w:t>
      </w:r>
      <w:r w:rsidR="00BB2E44">
        <w:rPr>
          <w:sz w:val="24"/>
        </w:rPr>
        <w:t>-</w:t>
      </w:r>
      <w:r w:rsidR="003708FF" w:rsidRPr="00990A8C">
        <w:rPr>
          <w:sz w:val="24"/>
        </w:rPr>
        <w:t>person association (</w:t>
      </w:r>
      <w:r w:rsidR="00D8325C">
        <w:rPr>
          <w:sz w:val="24"/>
        </w:rPr>
        <w:t>1.872</w:t>
      </w:r>
      <w:r w:rsidR="003708FF" w:rsidRPr="00990A8C">
        <w:rPr>
          <w:sz w:val="24"/>
        </w:rPr>
        <w:t xml:space="preserve"> </w:t>
      </w:r>
      <w:r w:rsidR="003708FF" w:rsidRPr="00990A8C">
        <w:rPr>
          <w:rFonts w:cs="Times New Roman"/>
          <w:sz w:val="24"/>
        </w:rPr>
        <w:t>±</w:t>
      </w:r>
      <w:r w:rsidR="003708FF" w:rsidRPr="00990A8C">
        <w:rPr>
          <w:sz w:val="24"/>
        </w:rPr>
        <w:t xml:space="preserve"> </w:t>
      </w:r>
      <w:r w:rsidR="00D8325C">
        <w:rPr>
          <w:sz w:val="24"/>
        </w:rPr>
        <w:t>0.738</w:t>
      </w:r>
      <w:r w:rsidR="003708FF" w:rsidRPr="00990A8C">
        <w:rPr>
          <w:sz w:val="24"/>
        </w:rPr>
        <w:t xml:space="preserve">) is significantly greater than </w:t>
      </w:r>
      <w:r w:rsidR="00BB2E44">
        <w:rPr>
          <w:sz w:val="24"/>
        </w:rPr>
        <w:t>the neutral-</w:t>
      </w:r>
      <w:r w:rsidR="003708FF" w:rsidRPr="00990A8C">
        <w:rPr>
          <w:sz w:val="24"/>
        </w:rPr>
        <w:t>person association (</w:t>
      </w:r>
      <w:r w:rsidR="00D8325C">
        <w:rPr>
          <w:sz w:val="24"/>
        </w:rPr>
        <w:t xml:space="preserve">1.441 </w:t>
      </w:r>
      <w:r w:rsidR="003708FF" w:rsidRPr="00990A8C">
        <w:rPr>
          <w:rFonts w:cs="Times New Roman"/>
          <w:sz w:val="24"/>
        </w:rPr>
        <w:t>±</w:t>
      </w:r>
      <w:r w:rsidR="00D8325C">
        <w:rPr>
          <w:rFonts w:cs="Times New Roman"/>
          <w:sz w:val="24"/>
        </w:rPr>
        <w:t xml:space="preserve"> 0.727</w:t>
      </w:r>
      <w:r w:rsidR="003708FF" w:rsidRPr="00990A8C">
        <w:rPr>
          <w:rFonts w:cs="Times New Roman"/>
          <w:sz w:val="24"/>
        </w:rPr>
        <w:t xml:space="preserve">) </w:t>
      </w:r>
      <w:r w:rsidR="003708FF">
        <w:rPr>
          <w:rFonts w:cs="Times New Roman"/>
          <w:sz w:val="24"/>
        </w:rPr>
        <w:t xml:space="preserve">, </w:t>
      </w:r>
      <w:r w:rsidR="003708FF" w:rsidRPr="00990A8C">
        <w:rPr>
          <w:i/>
          <w:sz w:val="24"/>
        </w:rPr>
        <w:t>t</w:t>
      </w:r>
      <w:r w:rsidR="003708FF" w:rsidRPr="00990A8C">
        <w:rPr>
          <w:sz w:val="24"/>
        </w:rPr>
        <w:t>(</w:t>
      </w:r>
      <w:r w:rsidR="005C0D71">
        <w:rPr>
          <w:sz w:val="24"/>
        </w:rPr>
        <w:t>51</w:t>
      </w:r>
      <w:r w:rsidR="003708FF" w:rsidRPr="00990A8C">
        <w:rPr>
          <w:sz w:val="24"/>
        </w:rPr>
        <w:t>) =</w:t>
      </w:r>
      <w:r w:rsidR="00221D89">
        <w:rPr>
          <w:sz w:val="24"/>
        </w:rPr>
        <w:t xml:space="preserve"> 5.</w:t>
      </w:r>
      <w:r w:rsidR="00D8325C">
        <w:rPr>
          <w:sz w:val="24"/>
        </w:rPr>
        <w:t>945</w:t>
      </w:r>
      <w:r w:rsidR="003708FF" w:rsidRPr="00990A8C">
        <w:rPr>
          <w:sz w:val="24"/>
        </w:rPr>
        <w:t xml:space="preserve">, </w:t>
      </w:r>
      <w:r w:rsidR="003708FF" w:rsidRPr="00990A8C">
        <w:rPr>
          <w:i/>
          <w:sz w:val="24"/>
        </w:rPr>
        <w:t>p</w:t>
      </w:r>
      <w:r w:rsidR="003708FF" w:rsidRPr="00990A8C">
        <w:rPr>
          <w:sz w:val="24"/>
        </w:rPr>
        <w:t xml:space="preserve"> </w:t>
      </w:r>
      <w:r>
        <w:rPr>
          <w:sz w:val="24"/>
        </w:rPr>
        <w:t>&lt;</w:t>
      </w:r>
      <w:r w:rsidR="003708FF" w:rsidRPr="00990A8C">
        <w:rPr>
          <w:sz w:val="24"/>
        </w:rPr>
        <w:t xml:space="preserve"> 0.</w:t>
      </w:r>
      <w:r w:rsidRPr="00990A8C">
        <w:rPr>
          <w:sz w:val="24"/>
        </w:rPr>
        <w:t>000</w:t>
      </w:r>
      <w:r>
        <w:rPr>
          <w:sz w:val="24"/>
        </w:rPr>
        <w:t>1</w:t>
      </w:r>
      <w:r w:rsidR="003708FF" w:rsidRPr="00990A8C">
        <w:rPr>
          <w:sz w:val="24"/>
        </w:rPr>
        <w:t xml:space="preserve">, Cohen’s </w:t>
      </w:r>
      <w:r w:rsidR="003708FF" w:rsidRPr="00990A8C">
        <w:rPr>
          <w:rFonts w:cs="Times New Roman"/>
          <w:i/>
          <w:sz w:val="24"/>
          <w:szCs w:val="24"/>
        </w:rPr>
        <w:t>d</w:t>
      </w:r>
      <w:r w:rsidR="003708FF" w:rsidRPr="00990A8C">
        <w:rPr>
          <w:rFonts w:cs="Times New Roman"/>
          <w:i/>
          <w:sz w:val="24"/>
          <w:szCs w:val="24"/>
          <w:vertAlign w:val="subscript"/>
        </w:rPr>
        <w:t>z</w:t>
      </w:r>
      <w:r w:rsidR="003708FF" w:rsidRPr="00990A8C">
        <w:rPr>
          <w:rFonts w:cs="Times New Roman"/>
          <w:sz w:val="24"/>
          <w:szCs w:val="24"/>
        </w:rPr>
        <w:t xml:space="preserve"> = 0.</w:t>
      </w:r>
      <w:r w:rsidR="00D8325C">
        <w:rPr>
          <w:rFonts w:cs="Times New Roman"/>
          <w:sz w:val="24"/>
          <w:szCs w:val="24"/>
        </w:rPr>
        <w:t>824</w:t>
      </w:r>
      <w:r w:rsidR="003708FF" w:rsidRPr="00990A8C">
        <w:rPr>
          <w:rFonts w:cs="Times New Roman"/>
          <w:sz w:val="24"/>
        </w:rPr>
        <w:t>,</w:t>
      </w:r>
      <w:r w:rsidR="003708FF">
        <w:rPr>
          <w:rFonts w:cs="Times New Roman"/>
          <w:sz w:val="24"/>
        </w:rPr>
        <w:t xml:space="preserve"> </w:t>
      </w:r>
      <w:r w:rsidR="003708FF" w:rsidRPr="003708FF">
        <w:rPr>
          <w:rFonts w:cs="Times New Roman"/>
          <w:color w:val="0000FF"/>
          <w:sz w:val="24"/>
          <w:szCs w:val="24"/>
        </w:rPr>
        <w:t>9</w:t>
      </w:r>
      <w:r w:rsidR="003708FF">
        <w:rPr>
          <w:rFonts w:cs="Times New Roman"/>
          <w:color w:val="0000FF"/>
          <w:sz w:val="24"/>
          <w:szCs w:val="24"/>
        </w:rPr>
        <w:t>5</w:t>
      </w:r>
      <w:r w:rsidR="003708FF" w:rsidRPr="003708FF">
        <w:rPr>
          <w:rFonts w:cs="Times New Roman"/>
          <w:color w:val="0000FF"/>
          <w:sz w:val="24"/>
          <w:szCs w:val="24"/>
        </w:rPr>
        <w:t>% CI [</w:t>
      </w:r>
      <w:r w:rsidR="00221D89">
        <w:rPr>
          <w:rFonts w:cs="Times New Roman"/>
          <w:color w:val="0000FF"/>
          <w:sz w:val="24"/>
          <w:szCs w:val="24"/>
        </w:rPr>
        <w:t>0.</w:t>
      </w:r>
      <w:r w:rsidR="00D8325C">
        <w:rPr>
          <w:rFonts w:cs="Times New Roman"/>
          <w:color w:val="0000FF"/>
          <w:sz w:val="24"/>
          <w:szCs w:val="24"/>
        </w:rPr>
        <w:t>506</w:t>
      </w:r>
      <w:r w:rsidR="00221D89">
        <w:rPr>
          <w:rFonts w:cs="Times New Roman"/>
          <w:color w:val="0000FF"/>
          <w:sz w:val="24"/>
          <w:szCs w:val="24"/>
        </w:rPr>
        <w:t xml:space="preserve"> 1.</w:t>
      </w:r>
      <w:r w:rsidR="00D8325C">
        <w:rPr>
          <w:rFonts w:cs="Times New Roman"/>
          <w:color w:val="0000FF"/>
          <w:sz w:val="24"/>
          <w:szCs w:val="24"/>
        </w:rPr>
        <w:t>137</w:t>
      </w:r>
      <w:r w:rsidR="003708FF" w:rsidRPr="003708FF">
        <w:rPr>
          <w:rFonts w:cs="Times New Roman"/>
          <w:color w:val="0000FF"/>
          <w:sz w:val="24"/>
          <w:szCs w:val="24"/>
        </w:rPr>
        <w:t>]</w:t>
      </w:r>
      <w:r w:rsidR="00D8325C">
        <w:rPr>
          <w:rFonts w:cs="Times New Roman"/>
          <w:color w:val="0000FF"/>
          <w:sz w:val="24"/>
          <w:szCs w:val="24"/>
        </w:rPr>
        <w:t xml:space="preserve">, </w:t>
      </w:r>
      <w:r w:rsidR="00D8325C">
        <w:rPr>
          <w:rFonts w:cs="Times New Roman"/>
          <w:sz w:val="24"/>
          <w:szCs w:val="24"/>
        </w:rPr>
        <w:t>BF</w:t>
      </w:r>
      <w:r w:rsidR="00D8325C" w:rsidRPr="00C3520D">
        <w:rPr>
          <w:rFonts w:cs="Times New Roman"/>
          <w:sz w:val="24"/>
          <w:szCs w:val="24"/>
          <w:vertAlign w:val="subscript"/>
        </w:rPr>
        <w:t>10</w:t>
      </w:r>
      <w:r w:rsidR="00D8325C">
        <w:rPr>
          <w:rFonts w:cs="Times New Roman"/>
          <w:sz w:val="24"/>
          <w:szCs w:val="24"/>
        </w:rPr>
        <w:t xml:space="preserve"> = </w:t>
      </w:r>
      <w:r w:rsidR="006005A1">
        <w:rPr>
          <w:rFonts w:cs="Times New Roman"/>
          <w:sz w:val="24"/>
          <w:szCs w:val="24"/>
        </w:rPr>
        <w:t>59751</w:t>
      </w:r>
      <w:r w:rsidR="003708FF">
        <w:rPr>
          <w:rFonts w:cs="Times New Roman"/>
          <w:color w:val="0000FF"/>
          <w:sz w:val="24"/>
          <w:szCs w:val="24"/>
        </w:rPr>
        <w:t xml:space="preserve">, </w:t>
      </w:r>
      <w:r w:rsidR="003708FF" w:rsidRPr="00990A8C">
        <w:rPr>
          <w:rFonts w:cs="Times New Roman"/>
          <w:sz w:val="24"/>
        </w:rPr>
        <w:t>and, marginally,</w:t>
      </w:r>
      <w:r w:rsidR="003708FF" w:rsidRPr="00990A8C">
        <w:rPr>
          <w:sz w:val="24"/>
        </w:rPr>
        <w:t xml:space="preserve"> bad person association (</w:t>
      </w:r>
      <w:r w:rsidR="006005A1">
        <w:rPr>
          <w:sz w:val="24"/>
        </w:rPr>
        <w:t>1.668</w:t>
      </w:r>
      <w:r w:rsidR="003708FF" w:rsidRPr="00990A8C">
        <w:rPr>
          <w:sz w:val="24"/>
        </w:rPr>
        <w:t xml:space="preserve"> </w:t>
      </w:r>
      <w:r w:rsidR="003708FF" w:rsidRPr="00990A8C">
        <w:rPr>
          <w:rFonts w:cs="Times New Roman"/>
          <w:sz w:val="24"/>
        </w:rPr>
        <w:t xml:space="preserve">± </w:t>
      </w:r>
      <w:r w:rsidR="006005A1">
        <w:rPr>
          <w:rFonts w:cs="Times New Roman"/>
          <w:sz w:val="24"/>
        </w:rPr>
        <w:t>0.794</w:t>
      </w:r>
      <w:r w:rsidR="003708FF" w:rsidRPr="00990A8C">
        <w:rPr>
          <w:sz w:val="24"/>
        </w:rPr>
        <w:t>)</w:t>
      </w:r>
      <w:r w:rsidR="003708FF" w:rsidRPr="00990A8C">
        <w:rPr>
          <w:rFonts w:hint="eastAsia"/>
          <w:sz w:val="24"/>
        </w:rPr>
        <w:t>,</w:t>
      </w:r>
      <w:r w:rsidR="003708FF" w:rsidRPr="00990A8C">
        <w:rPr>
          <w:sz w:val="24"/>
        </w:rPr>
        <w:t xml:space="preserve"> </w:t>
      </w:r>
      <w:r w:rsidR="003708FF" w:rsidRPr="00990A8C">
        <w:rPr>
          <w:i/>
          <w:sz w:val="24"/>
        </w:rPr>
        <w:t>t</w:t>
      </w:r>
      <w:r w:rsidR="003708FF" w:rsidRPr="00990A8C">
        <w:rPr>
          <w:sz w:val="24"/>
        </w:rPr>
        <w:t>(</w:t>
      </w:r>
      <w:r w:rsidR="00221D89">
        <w:rPr>
          <w:sz w:val="24"/>
        </w:rPr>
        <w:t>5</w:t>
      </w:r>
      <w:r>
        <w:rPr>
          <w:sz w:val="24"/>
        </w:rPr>
        <w:t>1</w:t>
      </w:r>
      <w:r w:rsidR="003708FF" w:rsidRPr="00990A8C">
        <w:rPr>
          <w:sz w:val="24"/>
        </w:rPr>
        <w:t xml:space="preserve">) = </w:t>
      </w:r>
      <w:r w:rsidR="00D8325C">
        <w:rPr>
          <w:sz w:val="24"/>
        </w:rPr>
        <w:t>2.265</w:t>
      </w:r>
      <w:r w:rsidR="003708FF" w:rsidRPr="00990A8C">
        <w:rPr>
          <w:sz w:val="24"/>
        </w:rPr>
        <w:t xml:space="preserve">, </w:t>
      </w:r>
      <w:r w:rsidR="003708FF" w:rsidRPr="00990A8C">
        <w:rPr>
          <w:i/>
          <w:sz w:val="24"/>
        </w:rPr>
        <w:t>p</w:t>
      </w:r>
      <w:r w:rsidR="003708FF" w:rsidRPr="00990A8C">
        <w:rPr>
          <w:sz w:val="24"/>
        </w:rPr>
        <w:t xml:space="preserve"> = 0.0</w:t>
      </w:r>
      <w:r w:rsidR="00D8325C">
        <w:rPr>
          <w:sz w:val="24"/>
        </w:rPr>
        <w:t>28</w:t>
      </w:r>
      <w:r w:rsidR="003708FF" w:rsidRPr="00990A8C">
        <w:rPr>
          <w:sz w:val="24"/>
        </w:rPr>
        <w:t xml:space="preserve">, Cohen’s </w:t>
      </w:r>
      <w:r w:rsidR="003708FF" w:rsidRPr="00990A8C">
        <w:rPr>
          <w:rFonts w:cs="Times New Roman"/>
          <w:i/>
          <w:sz w:val="24"/>
          <w:szCs w:val="24"/>
        </w:rPr>
        <w:t>d</w:t>
      </w:r>
      <w:r w:rsidR="003708FF" w:rsidRPr="00990A8C">
        <w:rPr>
          <w:rFonts w:cs="Times New Roman"/>
          <w:i/>
          <w:sz w:val="24"/>
          <w:szCs w:val="24"/>
          <w:vertAlign w:val="subscript"/>
        </w:rPr>
        <w:t>z</w:t>
      </w:r>
      <w:r w:rsidR="003708FF" w:rsidRPr="00990A8C">
        <w:rPr>
          <w:rFonts w:cs="Times New Roman"/>
          <w:sz w:val="24"/>
          <w:szCs w:val="24"/>
        </w:rPr>
        <w:t xml:space="preserve"> = 0.</w:t>
      </w:r>
      <w:r w:rsidR="006005A1">
        <w:rPr>
          <w:rFonts w:cs="Times New Roman"/>
          <w:sz w:val="24"/>
          <w:szCs w:val="24"/>
        </w:rPr>
        <w:t>314</w:t>
      </w:r>
      <w:r w:rsidR="003708FF">
        <w:rPr>
          <w:rFonts w:cs="Times New Roman"/>
          <w:sz w:val="24"/>
          <w:szCs w:val="24"/>
        </w:rPr>
        <w:t xml:space="preserve">, </w:t>
      </w:r>
      <w:r w:rsidR="003708FF" w:rsidRPr="003708FF">
        <w:rPr>
          <w:rFonts w:cs="Times New Roman"/>
          <w:color w:val="0000FF"/>
          <w:sz w:val="24"/>
          <w:szCs w:val="24"/>
        </w:rPr>
        <w:t>9</w:t>
      </w:r>
      <w:r w:rsidR="003708FF">
        <w:rPr>
          <w:rFonts w:cs="Times New Roman"/>
          <w:color w:val="0000FF"/>
          <w:sz w:val="24"/>
          <w:szCs w:val="24"/>
        </w:rPr>
        <w:t>5</w:t>
      </w:r>
      <w:r w:rsidR="003708FF" w:rsidRPr="003708FF">
        <w:rPr>
          <w:rFonts w:cs="Times New Roman"/>
          <w:color w:val="0000FF"/>
          <w:sz w:val="24"/>
          <w:szCs w:val="24"/>
        </w:rPr>
        <w:t>% CI [</w:t>
      </w:r>
      <w:r w:rsidR="00221D89">
        <w:rPr>
          <w:rFonts w:cs="Times New Roman"/>
          <w:color w:val="0000FF"/>
          <w:sz w:val="24"/>
          <w:szCs w:val="24"/>
        </w:rPr>
        <w:t>0.0</w:t>
      </w:r>
      <w:r w:rsidR="006005A1">
        <w:rPr>
          <w:rFonts w:cs="Times New Roman"/>
          <w:color w:val="0000FF"/>
          <w:sz w:val="24"/>
          <w:szCs w:val="24"/>
        </w:rPr>
        <w:t>34</w:t>
      </w:r>
      <w:r w:rsidR="00221D89">
        <w:rPr>
          <w:rFonts w:cs="Times New Roman"/>
          <w:color w:val="0000FF"/>
          <w:sz w:val="24"/>
          <w:szCs w:val="24"/>
        </w:rPr>
        <w:t xml:space="preserve"> 0.5</w:t>
      </w:r>
      <w:r w:rsidR="006005A1">
        <w:rPr>
          <w:rFonts w:cs="Times New Roman"/>
          <w:color w:val="0000FF"/>
          <w:sz w:val="24"/>
          <w:szCs w:val="24"/>
        </w:rPr>
        <w:t>91</w:t>
      </w:r>
      <w:r w:rsidR="003708FF" w:rsidRPr="003708FF">
        <w:rPr>
          <w:rFonts w:cs="Times New Roman"/>
          <w:color w:val="0000FF"/>
          <w:sz w:val="24"/>
          <w:szCs w:val="24"/>
        </w:rPr>
        <w:t>]</w:t>
      </w:r>
      <w:r w:rsidR="00F676A7">
        <w:rPr>
          <w:rFonts w:cs="Times New Roman"/>
          <w:color w:val="0000FF"/>
          <w:sz w:val="24"/>
          <w:szCs w:val="24"/>
        </w:rPr>
        <w:t xml:space="preserve">, </w:t>
      </w:r>
      <w:r w:rsidR="00F676A7" w:rsidRPr="00EB3CBF">
        <w:rPr>
          <w:rFonts w:cs="Times New Roman"/>
          <w:sz w:val="24"/>
          <w:szCs w:val="24"/>
          <w:highlight w:val="yellow"/>
        </w:rPr>
        <w:t>BF</w:t>
      </w:r>
      <w:r w:rsidR="00F676A7" w:rsidRPr="00EB3CBF">
        <w:rPr>
          <w:rFonts w:cs="Times New Roman"/>
          <w:sz w:val="24"/>
          <w:szCs w:val="24"/>
          <w:highlight w:val="yellow"/>
          <w:vertAlign w:val="subscript"/>
        </w:rPr>
        <w:t>10</w:t>
      </w:r>
      <w:r w:rsidR="00F676A7" w:rsidRPr="00EB3CBF">
        <w:rPr>
          <w:rFonts w:cs="Times New Roman"/>
          <w:sz w:val="24"/>
          <w:szCs w:val="24"/>
          <w:highlight w:val="yellow"/>
        </w:rPr>
        <w:t xml:space="preserve"> =</w:t>
      </w:r>
      <w:r w:rsidR="00F676A7">
        <w:rPr>
          <w:rFonts w:cs="Times New Roman"/>
          <w:sz w:val="24"/>
          <w:szCs w:val="24"/>
        </w:rPr>
        <w:t xml:space="preserve"> </w:t>
      </w:r>
      <w:r>
        <w:rPr>
          <w:rFonts w:cs="Times New Roman"/>
          <w:sz w:val="24"/>
          <w:szCs w:val="24"/>
        </w:rPr>
        <w:t>1.56</w:t>
      </w:r>
      <w:r w:rsidR="003708FF" w:rsidRPr="00990A8C">
        <w:rPr>
          <w:sz w:val="24"/>
        </w:rPr>
        <w:t xml:space="preserve">. </w:t>
      </w:r>
      <w:r w:rsidR="0088347A">
        <w:rPr>
          <w:sz w:val="24"/>
        </w:rPr>
        <w:t>Different from experiment 1a, t</w:t>
      </w:r>
      <w:r w:rsidR="003708FF" w:rsidRPr="00990A8C">
        <w:rPr>
          <w:sz w:val="24"/>
        </w:rPr>
        <w:t>he</w:t>
      </w:r>
      <w:r w:rsidR="003708FF">
        <w:rPr>
          <w:sz w:val="24"/>
        </w:rPr>
        <w:t xml:space="preserve"> </w:t>
      </w:r>
      <w:r>
        <w:rPr>
          <w:sz w:val="24"/>
        </w:rPr>
        <w:t>n</w:t>
      </w:r>
      <w:r w:rsidR="006005A1">
        <w:rPr>
          <w:sz w:val="24"/>
        </w:rPr>
        <w:t>eutral</w:t>
      </w:r>
      <w:r w:rsidR="00BB2E44">
        <w:rPr>
          <w:sz w:val="24"/>
        </w:rPr>
        <w:t>-person and bad-person conditions</w:t>
      </w:r>
      <w:r w:rsidR="006005A1">
        <w:rPr>
          <w:sz w:val="24"/>
        </w:rPr>
        <w:t xml:space="preserve"> also</w:t>
      </w:r>
      <w:r w:rsidR="00BB2E44">
        <w:rPr>
          <w:sz w:val="24"/>
        </w:rPr>
        <w:t xml:space="preserve"> showed difference</w:t>
      </w:r>
      <w:r w:rsidR="003708FF" w:rsidRPr="00990A8C">
        <w:rPr>
          <w:sz w:val="24"/>
        </w:rPr>
        <w:t xml:space="preserve">, </w:t>
      </w:r>
      <w:proofErr w:type="gramStart"/>
      <w:r w:rsidR="003708FF" w:rsidRPr="00990A8C">
        <w:rPr>
          <w:i/>
          <w:sz w:val="24"/>
        </w:rPr>
        <w:t>t</w:t>
      </w:r>
      <w:r w:rsidR="003708FF" w:rsidRPr="00990A8C">
        <w:rPr>
          <w:sz w:val="24"/>
        </w:rPr>
        <w:t>(</w:t>
      </w:r>
      <w:proofErr w:type="gramEnd"/>
      <w:r w:rsidR="00020890">
        <w:rPr>
          <w:sz w:val="24"/>
        </w:rPr>
        <w:t>52</w:t>
      </w:r>
      <w:r w:rsidR="003708FF" w:rsidRPr="00990A8C">
        <w:rPr>
          <w:sz w:val="24"/>
        </w:rPr>
        <w:t xml:space="preserve">) = </w:t>
      </w:r>
      <w:r w:rsidR="006005A1">
        <w:rPr>
          <w:sz w:val="24"/>
        </w:rPr>
        <w:t>-3.132</w:t>
      </w:r>
      <w:r w:rsidR="003708FF" w:rsidRPr="00990A8C">
        <w:rPr>
          <w:sz w:val="24"/>
        </w:rPr>
        <w:t xml:space="preserve">, </w:t>
      </w:r>
      <w:r w:rsidR="003708FF" w:rsidRPr="00A01CE9">
        <w:rPr>
          <w:i/>
          <w:sz w:val="24"/>
        </w:rPr>
        <w:t>p</w:t>
      </w:r>
      <w:r w:rsidR="003708FF" w:rsidRPr="006E47AF">
        <w:rPr>
          <w:sz w:val="24"/>
        </w:rPr>
        <w:t xml:space="preserve"> = </w:t>
      </w:r>
      <w:r w:rsidR="00020890">
        <w:rPr>
          <w:sz w:val="24"/>
        </w:rPr>
        <w:t>0.00</w:t>
      </w:r>
      <w:r w:rsidR="006005A1">
        <w:rPr>
          <w:sz w:val="24"/>
        </w:rPr>
        <w:t>3</w:t>
      </w:r>
      <w:r w:rsidR="003708FF">
        <w:rPr>
          <w:sz w:val="24"/>
        </w:rPr>
        <w:t xml:space="preserve">, Cohen’s </w:t>
      </w:r>
      <w:r w:rsidR="003708FF" w:rsidRPr="00B42A03">
        <w:rPr>
          <w:rFonts w:cs="Times New Roman"/>
          <w:i/>
          <w:sz w:val="24"/>
          <w:szCs w:val="24"/>
        </w:rPr>
        <w:t>d</w:t>
      </w:r>
      <w:r w:rsidR="003708FF" w:rsidRPr="00B42A03">
        <w:rPr>
          <w:rFonts w:cs="Times New Roman"/>
          <w:i/>
          <w:sz w:val="24"/>
          <w:szCs w:val="24"/>
          <w:vertAlign w:val="subscript"/>
        </w:rPr>
        <w:t>z</w:t>
      </w:r>
      <w:r w:rsidR="003708FF" w:rsidRPr="003B4497">
        <w:rPr>
          <w:rFonts w:cs="Times New Roman"/>
          <w:sz w:val="24"/>
          <w:szCs w:val="24"/>
        </w:rPr>
        <w:t xml:space="preserve"> =</w:t>
      </w:r>
      <w:r w:rsidR="003708FF">
        <w:rPr>
          <w:rFonts w:cs="Times New Roman"/>
          <w:sz w:val="24"/>
          <w:szCs w:val="24"/>
        </w:rPr>
        <w:t xml:space="preserve"> </w:t>
      </w:r>
      <w:r w:rsidR="006005A1">
        <w:rPr>
          <w:rFonts w:cs="Times New Roman"/>
          <w:sz w:val="24"/>
          <w:szCs w:val="24"/>
        </w:rPr>
        <w:t>-</w:t>
      </w:r>
      <w:r>
        <w:rPr>
          <w:rFonts w:cs="Times New Roman"/>
          <w:sz w:val="24"/>
          <w:szCs w:val="24"/>
        </w:rPr>
        <w:t>0.</w:t>
      </w:r>
      <w:r w:rsidR="006005A1">
        <w:rPr>
          <w:rFonts w:cs="Times New Roman"/>
          <w:sz w:val="24"/>
          <w:szCs w:val="24"/>
        </w:rPr>
        <w:t>434</w:t>
      </w:r>
      <w:r w:rsidR="003708FF">
        <w:rPr>
          <w:rFonts w:cs="Times New Roman"/>
          <w:sz w:val="24"/>
          <w:szCs w:val="24"/>
        </w:rPr>
        <w:t xml:space="preserve">, </w:t>
      </w:r>
      <w:r w:rsidR="003708FF" w:rsidRPr="003708FF">
        <w:rPr>
          <w:rFonts w:cs="Times New Roman"/>
          <w:color w:val="0000FF"/>
          <w:sz w:val="24"/>
          <w:szCs w:val="24"/>
        </w:rPr>
        <w:t>9</w:t>
      </w:r>
      <w:r w:rsidR="003708FF">
        <w:rPr>
          <w:rFonts w:cs="Times New Roman"/>
          <w:color w:val="0000FF"/>
          <w:sz w:val="24"/>
          <w:szCs w:val="24"/>
        </w:rPr>
        <w:t>5</w:t>
      </w:r>
      <w:r w:rsidR="003708FF" w:rsidRPr="003708FF">
        <w:rPr>
          <w:rFonts w:cs="Times New Roman"/>
          <w:color w:val="0000FF"/>
          <w:sz w:val="24"/>
          <w:szCs w:val="24"/>
        </w:rPr>
        <w:t>% CI [</w:t>
      </w:r>
      <w:r w:rsidR="006005A1">
        <w:rPr>
          <w:rFonts w:cs="Times New Roman"/>
          <w:color w:val="0000FF"/>
          <w:sz w:val="24"/>
          <w:szCs w:val="24"/>
        </w:rPr>
        <w:t>-0.717</w:t>
      </w:r>
      <w:r w:rsidR="00020890">
        <w:rPr>
          <w:rFonts w:cs="Times New Roman"/>
          <w:color w:val="0000FF"/>
          <w:sz w:val="24"/>
          <w:szCs w:val="24"/>
        </w:rPr>
        <w:t xml:space="preserve"> </w:t>
      </w:r>
      <w:r w:rsidR="006005A1">
        <w:rPr>
          <w:rFonts w:cs="Times New Roman"/>
          <w:color w:val="0000FF"/>
          <w:sz w:val="24"/>
          <w:szCs w:val="24"/>
        </w:rPr>
        <w:t>-0.148</w:t>
      </w:r>
      <w:r w:rsidR="003708FF" w:rsidRPr="003708FF">
        <w:rPr>
          <w:rFonts w:cs="Times New Roman"/>
          <w:color w:val="0000FF"/>
          <w:sz w:val="24"/>
          <w:szCs w:val="24"/>
        </w:rPr>
        <w:t>]</w:t>
      </w:r>
      <w:r w:rsidR="006005A1">
        <w:rPr>
          <w:sz w:val="24"/>
        </w:rPr>
        <w:t xml:space="preserve">, </w:t>
      </w:r>
      <w:r w:rsidR="006005A1">
        <w:rPr>
          <w:rFonts w:cs="Times New Roman"/>
          <w:sz w:val="24"/>
          <w:szCs w:val="24"/>
        </w:rPr>
        <w:t>BF</w:t>
      </w:r>
      <w:r w:rsidR="006005A1" w:rsidRPr="00C3520D">
        <w:rPr>
          <w:rFonts w:cs="Times New Roman"/>
          <w:sz w:val="24"/>
          <w:szCs w:val="24"/>
          <w:vertAlign w:val="subscript"/>
        </w:rPr>
        <w:t>10</w:t>
      </w:r>
      <w:r w:rsidR="006005A1">
        <w:rPr>
          <w:rFonts w:cs="Times New Roman"/>
          <w:sz w:val="24"/>
          <w:szCs w:val="24"/>
        </w:rPr>
        <w:t xml:space="preserve"> = 10.99</w:t>
      </w:r>
      <w:r w:rsidR="00ED5312">
        <w:rPr>
          <w:rFonts w:cs="Times New Roman"/>
          <w:sz w:val="24"/>
          <w:szCs w:val="24"/>
        </w:rPr>
        <w:t xml:space="preserve"> </w:t>
      </w:r>
      <w:r w:rsidR="00AC2E97">
        <w:rPr>
          <w:rFonts w:cs="Times New Roman"/>
          <w:sz w:val="24"/>
          <w:szCs w:val="24"/>
        </w:rPr>
        <w:t xml:space="preserve">(see Figure </w:t>
      </w:r>
      <w:r w:rsidR="004D0810">
        <w:rPr>
          <w:rFonts w:cs="Times New Roman"/>
          <w:sz w:val="24"/>
          <w:szCs w:val="24"/>
        </w:rPr>
        <w:t>1b</w:t>
      </w:r>
      <w:r w:rsidR="00AC2E97">
        <w:rPr>
          <w:rFonts w:cs="Times New Roman"/>
          <w:sz w:val="24"/>
          <w:szCs w:val="24"/>
        </w:rPr>
        <w:t>)</w:t>
      </w:r>
      <w:r w:rsidR="00AC2E97" w:rsidRPr="003B4497">
        <w:rPr>
          <w:rFonts w:cs="Times New Roman"/>
          <w:sz w:val="24"/>
          <w:szCs w:val="24"/>
        </w:rPr>
        <w:t>.</w:t>
      </w:r>
      <w:r w:rsidR="00767CD5">
        <w:rPr>
          <w:rFonts w:cs="Times New Roman"/>
          <w:sz w:val="24"/>
          <w:szCs w:val="24"/>
        </w:rPr>
        <w:t xml:space="preserve"> </w:t>
      </w:r>
    </w:p>
    <w:p w14:paraId="416E243F" w14:textId="26D686AB" w:rsidR="009E6D0E" w:rsidRDefault="00767CD5" w:rsidP="00057521">
      <w:pPr>
        <w:spacing w:line="480" w:lineRule="auto"/>
        <w:ind w:firstLine="720"/>
        <w:jc w:val="left"/>
        <w:rPr>
          <w:rFonts w:cs="Times New Roman"/>
          <w:sz w:val="24"/>
          <w:szCs w:val="24"/>
        </w:rPr>
      </w:pPr>
      <w:r>
        <w:rPr>
          <w:rFonts w:cs="Times New Roman"/>
          <w:sz w:val="24"/>
          <w:szCs w:val="24"/>
        </w:rPr>
        <w:t>This pa</w:t>
      </w:r>
      <w:r w:rsidR="00842E86">
        <w:rPr>
          <w:rFonts w:cs="Times New Roman"/>
          <w:sz w:val="24"/>
          <w:szCs w:val="24"/>
        </w:rPr>
        <w:t>tte</w:t>
      </w:r>
      <w:r>
        <w:rPr>
          <w:rFonts w:cs="Times New Roman"/>
          <w:sz w:val="24"/>
          <w:szCs w:val="24"/>
        </w:rPr>
        <w:t>r</w:t>
      </w:r>
      <w:r w:rsidR="00842E86">
        <w:rPr>
          <w:rFonts w:cs="Times New Roman"/>
          <w:sz w:val="24"/>
          <w:szCs w:val="24"/>
        </w:rPr>
        <w:t xml:space="preserve">n of results </w:t>
      </w:r>
      <w:r w:rsidR="0088347A">
        <w:rPr>
          <w:rFonts w:cs="Times New Roman"/>
          <w:sz w:val="24"/>
          <w:szCs w:val="24"/>
        </w:rPr>
        <w:t>w</w:t>
      </w:r>
      <w:r w:rsidR="00E026D2">
        <w:rPr>
          <w:rFonts w:cs="Times New Roman"/>
          <w:sz w:val="24"/>
          <w:szCs w:val="24"/>
        </w:rPr>
        <w:t>as</w:t>
      </w:r>
      <w:r w:rsidR="0088347A">
        <w:rPr>
          <w:rFonts w:cs="Times New Roman"/>
          <w:sz w:val="24"/>
          <w:szCs w:val="24"/>
        </w:rPr>
        <w:t xml:space="preserve"> </w:t>
      </w:r>
      <w:r w:rsidR="00842E86">
        <w:rPr>
          <w:rFonts w:cs="Times New Roman"/>
          <w:sz w:val="24"/>
          <w:szCs w:val="24"/>
        </w:rPr>
        <w:t xml:space="preserve">also </w:t>
      </w:r>
      <w:r w:rsidR="0088347A">
        <w:rPr>
          <w:rFonts w:cs="Times New Roman"/>
          <w:sz w:val="24"/>
          <w:szCs w:val="24"/>
        </w:rPr>
        <w:t xml:space="preserve">shown </w:t>
      </w:r>
      <w:r w:rsidR="00842E86">
        <w:rPr>
          <w:rFonts w:cs="Times New Roman"/>
          <w:sz w:val="24"/>
          <w:szCs w:val="24"/>
        </w:rPr>
        <w:t xml:space="preserve">on </w:t>
      </w:r>
      <w:r w:rsidR="00556490">
        <w:rPr>
          <w:rFonts w:cs="Times New Roman"/>
          <w:sz w:val="24"/>
          <w:szCs w:val="24"/>
        </w:rPr>
        <w:t>reaction times of matched trials: t</w:t>
      </w:r>
      <w:r w:rsidR="00891594">
        <w:rPr>
          <w:rFonts w:cs="Times New Roman"/>
          <w:sz w:val="24"/>
          <w:szCs w:val="24"/>
        </w:rPr>
        <w:t>he</w:t>
      </w:r>
      <w:r w:rsidR="00FB3D48">
        <w:rPr>
          <w:rFonts w:cs="Times New Roman"/>
          <w:sz w:val="24"/>
          <w:szCs w:val="24"/>
        </w:rPr>
        <w:t>m</w:t>
      </w:r>
      <w:r w:rsidR="00891594">
        <w:rPr>
          <w:rFonts w:cs="Times New Roman"/>
          <w:sz w:val="24"/>
          <w:szCs w:val="24"/>
        </w:rPr>
        <w:t xml:space="preserve">ain effect of morality was significant, </w:t>
      </w:r>
      <w:r w:rsidR="00ED5FB1" w:rsidRPr="00F15C16">
        <w:rPr>
          <w:rFonts w:cs="Times New Roman"/>
          <w:i/>
          <w:sz w:val="24"/>
          <w:szCs w:val="24"/>
        </w:rPr>
        <w:t>F</w:t>
      </w:r>
      <w:r w:rsidR="00E026D2">
        <w:rPr>
          <w:rFonts w:cs="Times New Roman"/>
          <w:i/>
          <w:sz w:val="24"/>
          <w:szCs w:val="24"/>
        </w:rPr>
        <w:t xml:space="preserve"> </w:t>
      </w:r>
      <w:r w:rsidR="00ED5FB1" w:rsidRPr="00F15C16">
        <w:rPr>
          <w:rFonts w:cs="Times New Roman"/>
          <w:sz w:val="24"/>
          <w:szCs w:val="24"/>
        </w:rPr>
        <w:t>(2,</w:t>
      </w:r>
      <w:r w:rsidR="00ED5FB1">
        <w:rPr>
          <w:rFonts w:cs="Times New Roman"/>
          <w:sz w:val="24"/>
          <w:szCs w:val="24"/>
        </w:rPr>
        <w:t>102</w:t>
      </w:r>
      <w:r w:rsidR="00ED5FB1" w:rsidRPr="00F15C16">
        <w:rPr>
          <w:rFonts w:cs="Times New Roman"/>
          <w:sz w:val="24"/>
          <w:szCs w:val="24"/>
        </w:rPr>
        <w:t xml:space="preserve">) = </w:t>
      </w:r>
      <w:r w:rsidR="00ED5FB1">
        <w:rPr>
          <w:rFonts w:cs="Times New Roman"/>
          <w:sz w:val="24"/>
          <w:szCs w:val="24"/>
        </w:rPr>
        <w:t>33.975</w:t>
      </w:r>
      <w:r w:rsidR="00ED5FB1" w:rsidRPr="00F15C16">
        <w:rPr>
          <w:rFonts w:cs="Times New Roman"/>
          <w:sz w:val="24"/>
          <w:szCs w:val="24"/>
        </w:rPr>
        <w:t xml:space="preserve">, </w:t>
      </w:r>
      <w:r w:rsidR="00ED5FB1" w:rsidRPr="00F15C16">
        <w:rPr>
          <w:rFonts w:cs="Times New Roman"/>
          <w:i/>
          <w:sz w:val="24"/>
          <w:szCs w:val="24"/>
        </w:rPr>
        <w:t>p</w:t>
      </w:r>
      <w:r w:rsidR="00ED5FB1" w:rsidRPr="00F15C16">
        <w:rPr>
          <w:rFonts w:cs="Times New Roman"/>
          <w:sz w:val="24"/>
          <w:szCs w:val="24"/>
        </w:rPr>
        <w:t xml:space="preserve"> </w:t>
      </w:r>
      <w:r w:rsidR="00ED5FB1">
        <w:rPr>
          <w:rFonts w:cs="Times New Roman"/>
          <w:sz w:val="24"/>
          <w:szCs w:val="24"/>
        </w:rPr>
        <w:t>&lt;</w:t>
      </w:r>
      <w:r w:rsidR="00ED5FB1" w:rsidRPr="00F15C16">
        <w:rPr>
          <w:rFonts w:cs="Times New Roman"/>
          <w:sz w:val="24"/>
          <w:szCs w:val="24"/>
        </w:rPr>
        <w:t xml:space="preserve"> 0.000</w:t>
      </w:r>
      <w:r w:rsidR="00ED5FB1">
        <w:rPr>
          <w:rFonts w:cs="Times New Roman"/>
          <w:sz w:val="24"/>
          <w:szCs w:val="24"/>
        </w:rPr>
        <w:t>1</w:t>
      </w:r>
      <w:r w:rsidR="00ED5FB1" w:rsidRPr="00F15C16">
        <w:rPr>
          <w:rFonts w:cs="Times New Roman"/>
          <w:sz w:val="24"/>
          <w:szCs w:val="24"/>
        </w:rPr>
        <w:t xml:space="preserve">, </w:t>
      </w:r>
      <w:r w:rsidR="00AE26F2" w:rsidRPr="00C3520D">
        <w:rPr>
          <w:rFonts w:cs="Times New Roman"/>
          <w:i/>
          <w:sz w:val="24"/>
          <w:szCs w:val="24"/>
        </w:rPr>
        <w:t>ω</w:t>
      </w:r>
      <w:r w:rsidR="00AE26F2" w:rsidRPr="00C3520D">
        <w:rPr>
          <w:rFonts w:cs="Times New Roman"/>
          <w:bCs/>
          <w:i/>
          <w:iCs/>
          <w:sz w:val="24"/>
          <w:szCs w:val="24"/>
        </w:rPr>
        <w:t>²</w:t>
      </w:r>
      <w:r w:rsidR="00ED5FB1">
        <w:rPr>
          <w:rFonts w:cs="Times New Roman"/>
          <w:bCs/>
          <w:i/>
          <w:iCs/>
          <w:color w:val="FF0000"/>
          <w:sz w:val="24"/>
          <w:szCs w:val="24"/>
        </w:rPr>
        <w:t xml:space="preserve"> </w:t>
      </w:r>
      <w:r w:rsidR="00ED5FB1" w:rsidRPr="00F57511">
        <w:rPr>
          <w:rFonts w:eastAsia="SimSun" w:cs="Times New Roman"/>
          <w:color w:val="FF0000"/>
          <w:sz w:val="24"/>
          <w:szCs w:val="24"/>
        </w:rPr>
        <w:t>=</w:t>
      </w:r>
      <w:r w:rsidR="00AE26F2">
        <w:rPr>
          <w:rFonts w:eastAsia="SimSun" w:cs="Times New Roman"/>
          <w:color w:val="FF0000"/>
          <w:sz w:val="24"/>
          <w:szCs w:val="24"/>
        </w:rPr>
        <w:t xml:space="preserve"> 0.386</w:t>
      </w:r>
      <w:r w:rsidR="00ED5FB1" w:rsidRPr="00F57511">
        <w:rPr>
          <w:rFonts w:cs="Times New Roman"/>
          <w:color w:val="FF0000"/>
          <w:sz w:val="24"/>
          <w:szCs w:val="24"/>
        </w:rPr>
        <w:t xml:space="preserve">, </w:t>
      </w:r>
      <w:r w:rsidR="003C00BC">
        <w:rPr>
          <w:rFonts w:cs="Times New Roman"/>
          <w:sz w:val="24"/>
          <w:szCs w:val="24"/>
        </w:rPr>
        <w:t>BF</w:t>
      </w:r>
      <w:r w:rsidR="003C00BC" w:rsidRPr="00C3520D">
        <w:rPr>
          <w:rFonts w:cs="Times New Roman"/>
          <w:sz w:val="24"/>
          <w:szCs w:val="24"/>
          <w:vertAlign w:val="subscript"/>
        </w:rPr>
        <w:t>10</w:t>
      </w:r>
      <w:r w:rsidR="003C00BC">
        <w:rPr>
          <w:rFonts w:cs="Times New Roman"/>
          <w:sz w:val="24"/>
          <w:szCs w:val="24"/>
        </w:rPr>
        <w:t xml:space="preserve"> =</w:t>
      </w:r>
      <w:r w:rsidR="00AE26F2">
        <w:rPr>
          <w:rFonts w:cs="Times New Roman"/>
          <w:sz w:val="24"/>
          <w:szCs w:val="24"/>
        </w:rPr>
        <w:t xml:space="preserve"> 1.44e+9</w:t>
      </w:r>
      <w:r w:rsidR="00ED5FB1">
        <w:rPr>
          <w:rFonts w:cs="Times New Roman"/>
          <w:sz w:val="24"/>
          <w:szCs w:val="24"/>
        </w:rPr>
        <w:t xml:space="preserve">. </w:t>
      </w:r>
      <w:r w:rsidR="003708FF">
        <w:rPr>
          <w:rFonts w:cs="Times New Roman"/>
          <w:sz w:val="24"/>
          <w:szCs w:val="24"/>
        </w:rPr>
        <w:t>P</w:t>
      </w:r>
      <w:r w:rsidR="003708FF" w:rsidRPr="00F15C16">
        <w:rPr>
          <w:rFonts w:cs="Times New Roman"/>
          <w:sz w:val="24"/>
          <w:szCs w:val="24"/>
        </w:rPr>
        <w:t>aried</w:t>
      </w:r>
      <w:r w:rsidR="003708FF">
        <w:rPr>
          <w:rFonts w:cs="Times New Roman"/>
          <w:sz w:val="24"/>
          <w:szCs w:val="24"/>
        </w:rPr>
        <w:t>-wise</w:t>
      </w:r>
      <w:r w:rsidR="003708FF" w:rsidRPr="00F15C16">
        <w:rPr>
          <w:rFonts w:cs="Times New Roman"/>
          <w:sz w:val="24"/>
          <w:szCs w:val="24"/>
        </w:rPr>
        <w:t xml:space="preserve"> </w:t>
      </w:r>
      <w:r w:rsidR="003708FF" w:rsidRPr="00FC1400">
        <w:rPr>
          <w:rFonts w:cs="Times New Roman"/>
          <w:i/>
          <w:sz w:val="24"/>
          <w:szCs w:val="24"/>
        </w:rPr>
        <w:t>t</w:t>
      </w:r>
      <w:r w:rsidR="003708FF" w:rsidRPr="00F15C16">
        <w:rPr>
          <w:rFonts w:cs="Times New Roman"/>
          <w:sz w:val="24"/>
          <w:szCs w:val="24"/>
        </w:rPr>
        <w:t xml:space="preserve"> test</w:t>
      </w:r>
      <w:r w:rsidR="003708FF">
        <w:rPr>
          <w:rFonts w:cs="Times New Roman"/>
          <w:sz w:val="24"/>
          <w:szCs w:val="24"/>
        </w:rPr>
        <w:t xml:space="preserve">, </w:t>
      </w:r>
      <w:r w:rsidR="003708FF">
        <w:rPr>
          <w:rFonts w:cs="Times New Roman"/>
          <w:color w:val="0000FF"/>
          <w:sz w:val="24"/>
          <w:szCs w:val="24"/>
        </w:rPr>
        <w:t xml:space="preserve">Bonferroni corrected, </w:t>
      </w:r>
      <w:r w:rsidR="003708FF" w:rsidRPr="00F15C16">
        <w:rPr>
          <w:rFonts w:cs="Times New Roman"/>
          <w:sz w:val="24"/>
          <w:szCs w:val="24"/>
        </w:rPr>
        <w:t>for matched trials showed that</w:t>
      </w:r>
      <w:r w:rsidR="003708FF">
        <w:rPr>
          <w:rFonts w:cs="Times New Roman"/>
          <w:sz w:val="24"/>
          <w:szCs w:val="24"/>
        </w:rPr>
        <w:t xml:space="preserve"> </w:t>
      </w:r>
      <w:r w:rsidR="0088347A">
        <w:rPr>
          <w:rFonts w:cs="Times New Roman"/>
          <w:sz w:val="24"/>
          <w:szCs w:val="24"/>
        </w:rPr>
        <w:t xml:space="preserve">RT to shapes associated with </w:t>
      </w:r>
      <w:r w:rsidR="003708FF" w:rsidRPr="003B4497">
        <w:rPr>
          <w:rFonts w:cs="Times New Roman"/>
          <w:sz w:val="24"/>
          <w:szCs w:val="24"/>
        </w:rPr>
        <w:t>good-person</w:t>
      </w:r>
      <w:r w:rsidR="003708FF">
        <w:rPr>
          <w:rFonts w:cs="Times New Roman"/>
          <w:sz w:val="24"/>
          <w:szCs w:val="24"/>
        </w:rPr>
        <w:t xml:space="preserve"> </w:t>
      </w:r>
      <w:r w:rsidR="003708FF" w:rsidRPr="003B4497">
        <w:rPr>
          <w:rFonts w:cs="Times New Roman"/>
          <w:sz w:val="24"/>
          <w:szCs w:val="24"/>
        </w:rPr>
        <w:t>(</w:t>
      </w:r>
      <w:r w:rsidR="00AE26F2">
        <w:rPr>
          <w:rFonts w:cs="Times New Roman"/>
          <w:sz w:val="24"/>
          <w:szCs w:val="24"/>
        </w:rPr>
        <w:t xml:space="preserve"> 684.3 </w:t>
      </w:r>
      <w:r w:rsidR="003708FF" w:rsidRPr="00F15C16">
        <w:rPr>
          <w:rFonts w:cs="Times New Roman"/>
          <w:sz w:val="24"/>
          <w:szCs w:val="24"/>
        </w:rPr>
        <w:t xml:space="preserve">± </w:t>
      </w:r>
      <w:r w:rsidR="00AE26F2">
        <w:rPr>
          <w:rFonts w:cs="Times New Roman"/>
          <w:sz w:val="24"/>
          <w:szCs w:val="24"/>
        </w:rPr>
        <w:t>63.2</w:t>
      </w:r>
      <w:r w:rsidR="003C5A76">
        <w:rPr>
          <w:rFonts w:cs="Times New Roman"/>
          <w:sz w:val="24"/>
          <w:szCs w:val="24"/>
        </w:rPr>
        <w:t>)</w:t>
      </w:r>
      <w:r w:rsidR="003708FF" w:rsidRPr="003B4497">
        <w:rPr>
          <w:rFonts w:cs="Times New Roman"/>
          <w:sz w:val="24"/>
          <w:szCs w:val="24"/>
        </w:rPr>
        <w:t xml:space="preserve"> </w:t>
      </w:r>
      <w:r w:rsidR="0088347A">
        <w:rPr>
          <w:rFonts w:cs="Times New Roman"/>
          <w:sz w:val="24"/>
          <w:szCs w:val="24"/>
        </w:rPr>
        <w:t xml:space="preserve">was faster </w:t>
      </w:r>
      <w:r w:rsidR="003708FF" w:rsidRPr="003B4497">
        <w:rPr>
          <w:rFonts w:cs="Times New Roman"/>
          <w:sz w:val="24"/>
          <w:szCs w:val="24"/>
        </w:rPr>
        <w:t>over</w:t>
      </w:r>
      <w:r w:rsidR="0088347A">
        <w:rPr>
          <w:rFonts w:cs="Times New Roman"/>
          <w:sz w:val="24"/>
          <w:szCs w:val="24"/>
        </w:rPr>
        <w:t xml:space="preserve"> shapes associated with</w:t>
      </w:r>
      <w:r w:rsidR="003708FF" w:rsidRPr="003B4497">
        <w:rPr>
          <w:rFonts w:cs="Times New Roman"/>
          <w:sz w:val="24"/>
          <w:szCs w:val="24"/>
        </w:rPr>
        <w:t xml:space="preserve"> bad person</w:t>
      </w:r>
      <w:r w:rsidR="00E21BAC">
        <w:rPr>
          <w:rFonts w:cs="Times New Roman"/>
          <w:sz w:val="24"/>
          <w:szCs w:val="24"/>
        </w:rPr>
        <w:t xml:space="preserve"> </w:t>
      </w:r>
      <w:r w:rsidR="003708FF" w:rsidRPr="003B4497">
        <w:rPr>
          <w:rFonts w:cs="Times New Roman"/>
          <w:sz w:val="24"/>
          <w:szCs w:val="24"/>
        </w:rPr>
        <w:t>(</w:t>
      </w:r>
      <w:r w:rsidR="00AE26F2">
        <w:rPr>
          <w:rFonts w:cs="Times New Roman"/>
          <w:sz w:val="24"/>
          <w:szCs w:val="24"/>
        </w:rPr>
        <w:t>728.2</w:t>
      </w:r>
      <w:r w:rsidR="003708FF" w:rsidRPr="00F15C16">
        <w:rPr>
          <w:rFonts w:cs="Times New Roman"/>
          <w:sz w:val="24"/>
          <w:szCs w:val="24"/>
        </w:rPr>
        <w:t xml:space="preserve"> ± </w:t>
      </w:r>
      <w:r w:rsidR="00AE26F2">
        <w:rPr>
          <w:rFonts w:cs="Times New Roman"/>
          <w:sz w:val="24"/>
          <w:szCs w:val="24"/>
        </w:rPr>
        <w:t>65.9</w:t>
      </w:r>
      <w:r w:rsidR="003708FF">
        <w:rPr>
          <w:rFonts w:cs="Times New Roman"/>
          <w:sz w:val="24"/>
          <w:szCs w:val="24"/>
        </w:rPr>
        <w:t>)</w:t>
      </w:r>
      <w:r w:rsidR="0088347A">
        <w:rPr>
          <w:rFonts w:cs="Times New Roman"/>
          <w:sz w:val="24"/>
          <w:szCs w:val="24"/>
        </w:rPr>
        <w:t>,</w:t>
      </w:r>
      <w:r w:rsidR="003708FF">
        <w:rPr>
          <w:rFonts w:cs="Times New Roman"/>
          <w:sz w:val="24"/>
          <w:szCs w:val="24"/>
        </w:rPr>
        <w:t xml:space="preserve"> </w:t>
      </w:r>
      <w:r w:rsidR="003708FF" w:rsidRPr="0073519E">
        <w:rPr>
          <w:rFonts w:cs="Times New Roman"/>
          <w:i/>
          <w:sz w:val="24"/>
          <w:szCs w:val="24"/>
        </w:rPr>
        <w:t>t</w:t>
      </w:r>
      <w:r w:rsidR="003708FF" w:rsidRPr="00F15C16">
        <w:rPr>
          <w:rFonts w:cs="Times New Roman"/>
          <w:sz w:val="24"/>
          <w:szCs w:val="24"/>
        </w:rPr>
        <w:t>(</w:t>
      </w:r>
      <w:r w:rsidR="003C5A76">
        <w:rPr>
          <w:rFonts w:cs="Times New Roman"/>
          <w:sz w:val="24"/>
          <w:szCs w:val="24"/>
        </w:rPr>
        <w:t>51</w:t>
      </w:r>
      <w:r w:rsidR="003708FF" w:rsidRPr="00F15C16">
        <w:rPr>
          <w:rFonts w:cs="Times New Roman"/>
          <w:sz w:val="24"/>
          <w:szCs w:val="24"/>
        </w:rPr>
        <w:t xml:space="preserve">) = </w:t>
      </w:r>
      <w:r w:rsidR="003C5A76">
        <w:rPr>
          <w:rFonts w:cs="Times New Roman"/>
          <w:sz w:val="24"/>
          <w:szCs w:val="24"/>
        </w:rPr>
        <w:t>-5.72</w:t>
      </w:r>
      <w:r w:rsidR="003708FF" w:rsidRPr="00F15C16">
        <w:rPr>
          <w:rFonts w:cs="Times New Roman"/>
          <w:sz w:val="24"/>
          <w:szCs w:val="24"/>
        </w:rPr>
        <w:t xml:space="preserve">, </w:t>
      </w:r>
      <w:r w:rsidR="003708FF" w:rsidRPr="0073519E">
        <w:rPr>
          <w:rFonts w:cs="Times New Roman"/>
          <w:i/>
          <w:sz w:val="24"/>
          <w:szCs w:val="24"/>
        </w:rPr>
        <w:t>p</w:t>
      </w:r>
      <w:r w:rsidR="003708FF" w:rsidRPr="00F15C16">
        <w:rPr>
          <w:rFonts w:cs="Times New Roman"/>
          <w:sz w:val="24"/>
          <w:szCs w:val="24"/>
        </w:rPr>
        <w:t xml:space="preserve"> </w:t>
      </w:r>
      <w:r w:rsidR="003C5A76">
        <w:rPr>
          <w:rFonts w:cs="Times New Roman"/>
          <w:sz w:val="24"/>
          <w:szCs w:val="24"/>
        </w:rPr>
        <w:t>&lt; 0.0001</w:t>
      </w:r>
      <w:r w:rsidR="003708FF" w:rsidRPr="003B4497">
        <w:rPr>
          <w:rFonts w:cs="Times New Roman"/>
          <w:sz w:val="24"/>
          <w:szCs w:val="24"/>
        </w:rPr>
        <w:t xml:space="preserve">, </w:t>
      </w:r>
      <w:r w:rsidR="003708FF" w:rsidRPr="00B2593B">
        <w:rPr>
          <w:rFonts w:cs="Times New Roman"/>
          <w:color w:val="3333CC"/>
          <w:sz w:val="24"/>
          <w:szCs w:val="24"/>
        </w:rPr>
        <w:t xml:space="preserve">Cohen’s </w:t>
      </w:r>
      <w:r w:rsidR="003708FF" w:rsidRPr="00B2593B">
        <w:rPr>
          <w:rFonts w:cs="Times New Roman"/>
          <w:i/>
          <w:color w:val="3333CC"/>
          <w:sz w:val="24"/>
          <w:szCs w:val="24"/>
        </w:rPr>
        <w:t>d</w:t>
      </w:r>
      <w:r w:rsidR="003708FF" w:rsidRPr="00B2593B">
        <w:rPr>
          <w:rFonts w:cs="Times New Roman"/>
          <w:i/>
          <w:color w:val="3333CC"/>
          <w:sz w:val="24"/>
          <w:szCs w:val="24"/>
          <w:vertAlign w:val="subscript"/>
        </w:rPr>
        <w:t>z</w:t>
      </w:r>
      <w:r w:rsidR="003708FF" w:rsidRPr="00B2593B">
        <w:rPr>
          <w:rFonts w:cs="Times New Roman"/>
          <w:color w:val="3333CC"/>
          <w:sz w:val="24"/>
          <w:szCs w:val="24"/>
        </w:rPr>
        <w:t xml:space="preserve"> =</w:t>
      </w:r>
      <w:r w:rsidR="003708FF">
        <w:rPr>
          <w:rFonts w:cs="Times New Roman"/>
          <w:sz w:val="24"/>
          <w:szCs w:val="24"/>
        </w:rPr>
        <w:t xml:space="preserve"> </w:t>
      </w:r>
      <w:r w:rsidR="003C5A76">
        <w:rPr>
          <w:rFonts w:cs="Times New Roman"/>
          <w:sz w:val="24"/>
          <w:szCs w:val="24"/>
        </w:rPr>
        <w:t>-0.794, 95%CI[-1.</w:t>
      </w:r>
      <w:r w:rsidR="00AE26F2">
        <w:rPr>
          <w:rFonts w:cs="Times New Roman"/>
          <w:sz w:val="24"/>
          <w:szCs w:val="24"/>
        </w:rPr>
        <w:t>1</w:t>
      </w:r>
      <w:r w:rsidR="003C5A76">
        <w:rPr>
          <w:rFonts w:cs="Times New Roman"/>
          <w:sz w:val="24"/>
          <w:szCs w:val="24"/>
        </w:rPr>
        <w:t xml:space="preserve"> -0.</w:t>
      </w:r>
      <w:r w:rsidR="00AE26F2">
        <w:rPr>
          <w:rFonts w:cs="Times New Roman"/>
          <w:sz w:val="24"/>
          <w:szCs w:val="24"/>
        </w:rPr>
        <w:t>497</w:t>
      </w:r>
      <w:r w:rsidR="003C5A76">
        <w:rPr>
          <w:rFonts w:cs="Times New Roman"/>
          <w:sz w:val="24"/>
          <w:szCs w:val="24"/>
        </w:rPr>
        <w:t>]</w:t>
      </w:r>
      <w:r w:rsidR="003A5ECD">
        <w:rPr>
          <w:rFonts w:cs="Times New Roman"/>
          <w:sz w:val="24"/>
          <w:szCs w:val="24"/>
        </w:rPr>
        <w:t>, BF</w:t>
      </w:r>
      <w:r w:rsidR="003A5ECD" w:rsidRPr="00C3520D">
        <w:rPr>
          <w:rFonts w:cs="Times New Roman"/>
          <w:sz w:val="24"/>
          <w:szCs w:val="24"/>
          <w:vertAlign w:val="subscript"/>
        </w:rPr>
        <w:t>10</w:t>
      </w:r>
      <w:r w:rsidR="003A5ECD">
        <w:rPr>
          <w:rFonts w:cs="Times New Roman"/>
          <w:sz w:val="24"/>
          <w:szCs w:val="24"/>
        </w:rPr>
        <w:t xml:space="preserve"> = 1.251e + 8</w:t>
      </w:r>
      <w:r w:rsidR="003708FF" w:rsidRPr="003B4497">
        <w:rPr>
          <w:rFonts w:cs="Times New Roman"/>
          <w:sz w:val="24"/>
          <w:szCs w:val="24"/>
        </w:rPr>
        <w:t>,</w:t>
      </w:r>
      <w:r w:rsidR="003708FF">
        <w:rPr>
          <w:rFonts w:cs="Times New Roman"/>
          <w:sz w:val="24"/>
          <w:szCs w:val="24"/>
        </w:rPr>
        <w:t xml:space="preserve"> and also faster than </w:t>
      </w:r>
      <w:r w:rsidR="00AE26F2">
        <w:rPr>
          <w:rFonts w:cs="Times New Roman"/>
          <w:sz w:val="24"/>
          <w:szCs w:val="24"/>
        </w:rPr>
        <w:t>neutral</w:t>
      </w:r>
      <w:r w:rsidR="003708FF">
        <w:rPr>
          <w:rFonts w:cs="Times New Roman"/>
          <w:sz w:val="24"/>
          <w:szCs w:val="24"/>
        </w:rPr>
        <w:t xml:space="preserve"> person association (</w:t>
      </w:r>
      <w:r w:rsidR="00AE26F2">
        <w:rPr>
          <w:rFonts w:cs="Times New Roman"/>
          <w:sz w:val="24"/>
          <w:szCs w:val="24"/>
        </w:rPr>
        <w:t>739</w:t>
      </w:r>
      <w:r w:rsidR="003708FF">
        <w:rPr>
          <w:rFonts w:cs="Times New Roman"/>
          <w:sz w:val="24"/>
          <w:szCs w:val="24"/>
        </w:rPr>
        <w:t>.</w:t>
      </w:r>
      <w:r w:rsidR="00AE26F2">
        <w:rPr>
          <w:rFonts w:cs="Times New Roman"/>
          <w:sz w:val="24"/>
          <w:szCs w:val="24"/>
        </w:rPr>
        <w:t xml:space="preserve">6 </w:t>
      </w:r>
      <w:r w:rsidR="003708FF">
        <w:rPr>
          <w:rFonts w:cs="Times New Roman"/>
          <w:sz w:val="24"/>
          <w:szCs w:val="24"/>
        </w:rPr>
        <w:t xml:space="preserve">± </w:t>
      </w:r>
      <w:r w:rsidR="00AE26F2">
        <w:rPr>
          <w:rFonts w:cs="Times New Roman"/>
          <w:sz w:val="24"/>
          <w:szCs w:val="24"/>
        </w:rPr>
        <w:t>70.9</w:t>
      </w:r>
      <w:r w:rsidR="003708FF">
        <w:rPr>
          <w:rFonts w:cs="Times New Roman"/>
          <w:sz w:val="24"/>
          <w:szCs w:val="24"/>
        </w:rPr>
        <w:t xml:space="preserve">), </w:t>
      </w:r>
      <w:r w:rsidR="003708FF" w:rsidRPr="00B2593B">
        <w:rPr>
          <w:rFonts w:cs="Times New Roman"/>
          <w:i/>
          <w:sz w:val="24"/>
          <w:szCs w:val="24"/>
        </w:rPr>
        <w:t>t</w:t>
      </w:r>
      <w:r w:rsidR="003708FF" w:rsidRPr="00F15C16">
        <w:rPr>
          <w:rFonts w:cs="Times New Roman"/>
          <w:sz w:val="24"/>
          <w:szCs w:val="24"/>
        </w:rPr>
        <w:t>(</w:t>
      </w:r>
      <w:r w:rsidR="00EF28E5">
        <w:rPr>
          <w:rFonts w:cs="Times New Roman"/>
          <w:sz w:val="24"/>
          <w:szCs w:val="24"/>
        </w:rPr>
        <w:t>54</w:t>
      </w:r>
      <w:r w:rsidR="003708FF" w:rsidRPr="00F15C16">
        <w:rPr>
          <w:rFonts w:cs="Times New Roman"/>
          <w:sz w:val="24"/>
          <w:szCs w:val="24"/>
        </w:rPr>
        <w:t xml:space="preserve">) = </w:t>
      </w:r>
      <w:r w:rsidR="00EF28E5">
        <w:rPr>
          <w:rFonts w:cs="Times New Roman"/>
          <w:sz w:val="24"/>
          <w:szCs w:val="24"/>
        </w:rPr>
        <w:t>-8.17</w:t>
      </w:r>
      <w:r w:rsidR="003708FF" w:rsidRPr="00F15C16">
        <w:rPr>
          <w:rFonts w:cs="Times New Roman"/>
          <w:sz w:val="24"/>
          <w:szCs w:val="24"/>
        </w:rPr>
        <w:t xml:space="preserve">, </w:t>
      </w:r>
      <w:r w:rsidR="003708FF" w:rsidRPr="00B2593B">
        <w:rPr>
          <w:rFonts w:cs="Times New Roman"/>
          <w:i/>
          <w:sz w:val="24"/>
          <w:szCs w:val="24"/>
        </w:rPr>
        <w:t>p</w:t>
      </w:r>
      <w:r w:rsidR="003708FF" w:rsidRPr="00F15C16">
        <w:rPr>
          <w:rFonts w:cs="Times New Roman"/>
          <w:sz w:val="24"/>
          <w:szCs w:val="24"/>
        </w:rPr>
        <w:t xml:space="preserve"> </w:t>
      </w:r>
      <w:r w:rsidR="00AE26F2">
        <w:rPr>
          <w:rFonts w:cs="Times New Roman"/>
          <w:sz w:val="24"/>
          <w:szCs w:val="24"/>
        </w:rPr>
        <w:t>&lt;</w:t>
      </w:r>
      <w:r w:rsidR="003708FF" w:rsidRPr="00F15C16">
        <w:rPr>
          <w:rFonts w:cs="Times New Roman"/>
          <w:sz w:val="24"/>
          <w:szCs w:val="24"/>
        </w:rPr>
        <w:t xml:space="preserve"> 0.000</w:t>
      </w:r>
      <w:r w:rsidR="00AE26F2">
        <w:rPr>
          <w:rFonts w:cs="Times New Roman"/>
          <w:sz w:val="24"/>
          <w:szCs w:val="24"/>
        </w:rPr>
        <w:t>1</w:t>
      </w:r>
      <w:r w:rsidR="003708FF">
        <w:rPr>
          <w:rFonts w:cs="Times New Roman"/>
          <w:sz w:val="24"/>
          <w:szCs w:val="24"/>
        </w:rPr>
        <w:t xml:space="preserve">, </w:t>
      </w:r>
      <w:r w:rsidR="003708FF" w:rsidRPr="00CD6D2A">
        <w:rPr>
          <w:rFonts w:cs="Times New Roman"/>
          <w:color w:val="3333CC"/>
          <w:sz w:val="24"/>
          <w:szCs w:val="24"/>
        </w:rPr>
        <w:t xml:space="preserve">Cohen’s </w:t>
      </w:r>
      <w:r w:rsidR="003708FF" w:rsidRPr="00CD6D2A">
        <w:rPr>
          <w:rFonts w:cs="Times New Roman"/>
          <w:i/>
          <w:color w:val="3333CC"/>
          <w:sz w:val="24"/>
          <w:szCs w:val="24"/>
        </w:rPr>
        <w:t>d</w:t>
      </w:r>
      <w:r w:rsidR="003708FF" w:rsidRPr="00CD6D2A">
        <w:rPr>
          <w:rFonts w:cs="Times New Roman"/>
          <w:i/>
          <w:color w:val="3333CC"/>
          <w:sz w:val="24"/>
          <w:szCs w:val="24"/>
          <w:vertAlign w:val="subscript"/>
        </w:rPr>
        <w:t>z</w:t>
      </w:r>
      <w:r w:rsidR="003708FF" w:rsidRPr="00CD6D2A">
        <w:rPr>
          <w:rFonts w:cs="Times New Roman"/>
          <w:color w:val="3333CC"/>
          <w:sz w:val="24"/>
          <w:szCs w:val="24"/>
        </w:rPr>
        <w:t xml:space="preserve"> =</w:t>
      </w:r>
      <w:r w:rsidR="003708FF">
        <w:rPr>
          <w:rFonts w:cs="Times New Roman"/>
          <w:color w:val="3333CC"/>
          <w:sz w:val="24"/>
          <w:szCs w:val="24"/>
        </w:rPr>
        <w:t xml:space="preserve"> </w:t>
      </w:r>
      <w:r w:rsidR="00EF28E5">
        <w:rPr>
          <w:rFonts w:cs="Times New Roman"/>
          <w:color w:val="3333CC"/>
          <w:sz w:val="24"/>
          <w:szCs w:val="24"/>
        </w:rPr>
        <w:t>-1.</w:t>
      </w:r>
      <w:r w:rsidR="00AE26F2">
        <w:rPr>
          <w:rFonts w:cs="Times New Roman"/>
          <w:color w:val="3333CC"/>
          <w:sz w:val="24"/>
          <w:szCs w:val="24"/>
        </w:rPr>
        <w:t>1</w:t>
      </w:r>
      <w:r w:rsidR="00EF28E5">
        <w:rPr>
          <w:rFonts w:cs="Times New Roman"/>
          <w:color w:val="3333CC"/>
          <w:sz w:val="24"/>
          <w:szCs w:val="24"/>
        </w:rPr>
        <w:t>3, 95% [-1.</w:t>
      </w:r>
      <w:r w:rsidR="00AE26F2">
        <w:rPr>
          <w:rFonts w:cs="Times New Roman"/>
          <w:color w:val="3333CC"/>
          <w:sz w:val="24"/>
          <w:szCs w:val="24"/>
        </w:rPr>
        <w:t>478</w:t>
      </w:r>
      <w:r w:rsidR="00EF28E5">
        <w:rPr>
          <w:rFonts w:cs="Times New Roman"/>
          <w:color w:val="3333CC"/>
          <w:sz w:val="24"/>
          <w:szCs w:val="24"/>
        </w:rPr>
        <w:t xml:space="preserve"> -0.78]</w:t>
      </w:r>
      <w:r w:rsidR="003A5ECD">
        <w:rPr>
          <w:rFonts w:cs="Times New Roman"/>
          <w:color w:val="3333CC"/>
          <w:sz w:val="24"/>
          <w:szCs w:val="24"/>
        </w:rPr>
        <w:t xml:space="preserve">, </w:t>
      </w:r>
      <w:r w:rsidR="003A5ECD">
        <w:rPr>
          <w:rFonts w:cs="Times New Roman"/>
          <w:sz w:val="24"/>
          <w:szCs w:val="24"/>
        </w:rPr>
        <w:t>BF</w:t>
      </w:r>
      <w:r w:rsidR="003A5ECD" w:rsidRPr="00C3520D">
        <w:rPr>
          <w:rFonts w:cs="Times New Roman"/>
          <w:sz w:val="24"/>
          <w:szCs w:val="24"/>
          <w:vertAlign w:val="subscript"/>
        </w:rPr>
        <w:t>10</w:t>
      </w:r>
      <w:r w:rsidR="003A5ECD">
        <w:rPr>
          <w:rFonts w:cs="Times New Roman"/>
          <w:sz w:val="24"/>
          <w:szCs w:val="24"/>
        </w:rPr>
        <w:t xml:space="preserve"> = 28341.9</w:t>
      </w:r>
      <w:r w:rsidR="00EF28E5">
        <w:rPr>
          <w:rFonts w:cs="Times New Roman"/>
          <w:color w:val="3333CC"/>
          <w:sz w:val="24"/>
          <w:szCs w:val="24"/>
        </w:rPr>
        <w:t xml:space="preserve">; </w:t>
      </w:r>
      <w:r w:rsidR="003708FF">
        <w:rPr>
          <w:rFonts w:cs="Times New Roman"/>
          <w:sz w:val="24"/>
          <w:szCs w:val="24"/>
        </w:rPr>
        <w:t xml:space="preserve"> while there was no difference between the </w:t>
      </w:r>
      <w:r w:rsidR="005F15F6">
        <w:rPr>
          <w:rFonts w:cs="Times New Roman"/>
          <w:sz w:val="24"/>
          <w:szCs w:val="24"/>
        </w:rPr>
        <w:t>neutral</w:t>
      </w:r>
      <w:r w:rsidR="003708FF">
        <w:rPr>
          <w:rFonts w:cs="Times New Roman"/>
          <w:sz w:val="24"/>
          <w:szCs w:val="24"/>
        </w:rPr>
        <w:t xml:space="preserve"> person and </w:t>
      </w:r>
      <w:r w:rsidR="005F15F6">
        <w:rPr>
          <w:rFonts w:cs="Times New Roman"/>
          <w:sz w:val="24"/>
          <w:szCs w:val="24"/>
        </w:rPr>
        <w:t>immoral</w:t>
      </w:r>
      <w:r w:rsidR="003708FF">
        <w:rPr>
          <w:rFonts w:cs="Times New Roman"/>
          <w:sz w:val="24"/>
          <w:szCs w:val="24"/>
        </w:rPr>
        <w:t xml:space="preserve"> person associations, </w:t>
      </w:r>
      <w:r w:rsidR="003708FF" w:rsidRPr="0073519E">
        <w:rPr>
          <w:rFonts w:cs="Times New Roman"/>
          <w:i/>
          <w:sz w:val="24"/>
          <w:szCs w:val="24"/>
        </w:rPr>
        <w:t>t</w:t>
      </w:r>
      <w:r w:rsidR="003708FF" w:rsidRPr="00F15C16">
        <w:rPr>
          <w:rFonts w:cs="Times New Roman"/>
          <w:sz w:val="24"/>
          <w:szCs w:val="24"/>
        </w:rPr>
        <w:t>(</w:t>
      </w:r>
      <w:r w:rsidR="005F15F6">
        <w:rPr>
          <w:rFonts w:cs="Times New Roman"/>
          <w:sz w:val="24"/>
          <w:szCs w:val="24"/>
        </w:rPr>
        <w:t>51</w:t>
      </w:r>
      <w:r w:rsidR="003708FF" w:rsidRPr="00F15C16">
        <w:rPr>
          <w:rFonts w:cs="Times New Roman"/>
          <w:sz w:val="24"/>
          <w:szCs w:val="24"/>
        </w:rPr>
        <w:t xml:space="preserve">) = </w:t>
      </w:r>
      <w:r w:rsidR="005F15F6">
        <w:rPr>
          <w:rFonts w:cs="Times New Roman"/>
          <w:sz w:val="24"/>
          <w:szCs w:val="24"/>
        </w:rPr>
        <w:t>1.69</w:t>
      </w:r>
      <w:r w:rsidR="00EF28E5">
        <w:rPr>
          <w:rFonts w:cs="Times New Roman"/>
          <w:sz w:val="24"/>
          <w:szCs w:val="24"/>
        </w:rPr>
        <w:t xml:space="preserve"> </w:t>
      </w:r>
      <w:r w:rsidR="003708FF" w:rsidRPr="0073519E">
        <w:rPr>
          <w:rFonts w:cs="Times New Roman"/>
          <w:i/>
          <w:sz w:val="24"/>
          <w:szCs w:val="24"/>
        </w:rPr>
        <w:t>p</w:t>
      </w:r>
      <w:r w:rsidR="003708FF" w:rsidRPr="00F15C16">
        <w:rPr>
          <w:rFonts w:cs="Times New Roman"/>
          <w:sz w:val="24"/>
          <w:szCs w:val="24"/>
        </w:rPr>
        <w:t xml:space="preserve"> = 0.</w:t>
      </w:r>
      <w:r w:rsidR="00EF28E5">
        <w:rPr>
          <w:rFonts w:cs="Times New Roman"/>
          <w:sz w:val="24"/>
          <w:szCs w:val="24"/>
        </w:rPr>
        <w:t>098, Cohen’d =</w:t>
      </w:r>
      <w:r w:rsidR="005F15F6">
        <w:rPr>
          <w:rFonts w:cs="Times New Roman"/>
          <w:sz w:val="24"/>
          <w:szCs w:val="24"/>
        </w:rPr>
        <w:t xml:space="preserve"> 0.234</w:t>
      </w:r>
      <w:r w:rsidR="00EF28E5">
        <w:rPr>
          <w:rFonts w:cs="Times New Roman"/>
          <w:sz w:val="24"/>
          <w:szCs w:val="24"/>
        </w:rPr>
        <w:t>,  95%CI[</w:t>
      </w:r>
      <w:r w:rsidR="005F15F6">
        <w:rPr>
          <w:rFonts w:cs="Times New Roman"/>
          <w:sz w:val="24"/>
          <w:szCs w:val="24"/>
        </w:rPr>
        <w:t>-0.043</w:t>
      </w:r>
      <w:r w:rsidR="00EF28E5">
        <w:rPr>
          <w:rFonts w:cs="Times New Roman"/>
          <w:sz w:val="24"/>
          <w:szCs w:val="24"/>
        </w:rPr>
        <w:t xml:space="preserve"> 0.</w:t>
      </w:r>
      <w:r w:rsidR="005F15F6">
        <w:rPr>
          <w:rFonts w:cs="Times New Roman"/>
          <w:sz w:val="24"/>
          <w:szCs w:val="24"/>
        </w:rPr>
        <w:t>508</w:t>
      </w:r>
      <w:r w:rsidR="00EF28E5">
        <w:rPr>
          <w:rFonts w:cs="Times New Roman"/>
          <w:sz w:val="24"/>
          <w:szCs w:val="24"/>
        </w:rPr>
        <w:t>]</w:t>
      </w:r>
      <w:r w:rsidR="003A5ECD">
        <w:rPr>
          <w:rFonts w:cs="Times New Roman"/>
          <w:sz w:val="24"/>
          <w:szCs w:val="24"/>
        </w:rPr>
        <w:t>, BF</w:t>
      </w:r>
      <w:r w:rsidR="003A5ECD" w:rsidRPr="00C3520D">
        <w:rPr>
          <w:rFonts w:cs="Times New Roman"/>
          <w:sz w:val="24"/>
          <w:szCs w:val="24"/>
          <w:vertAlign w:val="subscript"/>
        </w:rPr>
        <w:t>10</w:t>
      </w:r>
      <w:r w:rsidR="003A5ECD">
        <w:rPr>
          <w:rFonts w:cs="Times New Roman"/>
          <w:sz w:val="24"/>
          <w:szCs w:val="24"/>
        </w:rPr>
        <w:t xml:space="preserve"> =</w:t>
      </w:r>
      <w:r w:rsidR="003708FF">
        <w:rPr>
          <w:rFonts w:cs="Times New Roman"/>
          <w:sz w:val="24"/>
          <w:szCs w:val="24"/>
        </w:rPr>
        <w:t xml:space="preserve"> </w:t>
      </w:r>
      <w:r w:rsidR="003A5ECD">
        <w:rPr>
          <w:rFonts w:cs="Times New Roman"/>
          <w:sz w:val="24"/>
          <w:szCs w:val="24"/>
        </w:rPr>
        <w:t>0.565</w:t>
      </w:r>
      <w:r w:rsidR="003708FF">
        <w:rPr>
          <w:rFonts w:cs="Times New Roman"/>
          <w:sz w:val="24"/>
          <w:szCs w:val="24"/>
        </w:rPr>
        <w:t xml:space="preserve">. </w:t>
      </w:r>
      <w:r w:rsidR="00556490" w:rsidRPr="00755FEC">
        <w:rPr>
          <w:rFonts w:cs="Times New Roman"/>
          <w:color w:val="000000" w:themeColor="text1"/>
          <w:sz w:val="24"/>
          <w:szCs w:val="24"/>
        </w:rPr>
        <w:t xml:space="preserve">This pattern of results was not shown on mis-matched trials, as the main effect of </w:t>
      </w:r>
      <w:r w:rsidR="00570F93" w:rsidRPr="00755FEC">
        <w:rPr>
          <w:rFonts w:cs="Times New Roman"/>
          <w:color w:val="000000" w:themeColor="text1"/>
          <w:sz w:val="24"/>
          <w:szCs w:val="24"/>
        </w:rPr>
        <w:t>moral valence</w:t>
      </w:r>
      <w:r w:rsidR="00556490" w:rsidRPr="00755FEC">
        <w:rPr>
          <w:rFonts w:cs="Times New Roman"/>
          <w:color w:val="000000" w:themeColor="text1"/>
          <w:sz w:val="24"/>
          <w:szCs w:val="24"/>
        </w:rPr>
        <w:t xml:space="preserve"> was not significant: </w:t>
      </w:r>
      <w:proofErr w:type="gramStart"/>
      <w:r w:rsidR="00570F93" w:rsidRPr="00755FEC">
        <w:rPr>
          <w:rFonts w:cs="Times New Roman"/>
          <w:i/>
          <w:color w:val="000000" w:themeColor="text1"/>
          <w:sz w:val="24"/>
          <w:szCs w:val="24"/>
        </w:rPr>
        <w:t>F</w:t>
      </w:r>
      <w:r w:rsidR="00570F93" w:rsidRPr="00755FEC">
        <w:rPr>
          <w:rFonts w:cs="Times New Roman"/>
          <w:color w:val="000000" w:themeColor="text1"/>
          <w:sz w:val="24"/>
          <w:szCs w:val="24"/>
        </w:rPr>
        <w:t>(</w:t>
      </w:r>
      <w:proofErr w:type="gramEnd"/>
      <w:r w:rsidR="00570F93" w:rsidRPr="00755FEC">
        <w:rPr>
          <w:rFonts w:cs="Times New Roman"/>
          <w:color w:val="000000" w:themeColor="text1"/>
          <w:sz w:val="24"/>
          <w:szCs w:val="24"/>
        </w:rPr>
        <w:t>2,</w:t>
      </w:r>
      <w:r w:rsidR="00EF28E5" w:rsidRPr="00755FEC">
        <w:rPr>
          <w:rFonts w:cs="Times New Roman"/>
          <w:color w:val="000000" w:themeColor="text1"/>
          <w:sz w:val="24"/>
          <w:szCs w:val="24"/>
        </w:rPr>
        <w:t>102</w:t>
      </w:r>
      <w:r w:rsidR="00570F93" w:rsidRPr="00755FEC">
        <w:rPr>
          <w:rFonts w:cs="Times New Roman"/>
          <w:color w:val="000000" w:themeColor="text1"/>
          <w:sz w:val="24"/>
          <w:szCs w:val="24"/>
        </w:rPr>
        <w:t>) =</w:t>
      </w:r>
      <w:r w:rsidR="00EF28E5" w:rsidRPr="00755FEC">
        <w:rPr>
          <w:rFonts w:cs="Times New Roman"/>
          <w:color w:val="000000" w:themeColor="text1"/>
          <w:sz w:val="24"/>
          <w:szCs w:val="24"/>
        </w:rPr>
        <w:t>1.79</w:t>
      </w:r>
      <w:r w:rsidR="00A74B32" w:rsidRPr="00755FEC">
        <w:rPr>
          <w:rFonts w:cs="Times New Roman"/>
          <w:color w:val="000000" w:themeColor="text1"/>
          <w:sz w:val="24"/>
          <w:szCs w:val="24"/>
        </w:rPr>
        <w:t>9</w:t>
      </w:r>
      <w:r w:rsidR="00570F93" w:rsidRPr="00755FEC">
        <w:rPr>
          <w:rFonts w:cs="Times New Roman"/>
          <w:color w:val="000000" w:themeColor="text1"/>
          <w:sz w:val="24"/>
          <w:szCs w:val="24"/>
        </w:rPr>
        <w:t xml:space="preserve">, </w:t>
      </w:r>
      <w:r w:rsidR="00570F93" w:rsidRPr="00755FEC">
        <w:rPr>
          <w:rFonts w:cs="Times New Roman"/>
          <w:i/>
          <w:color w:val="000000" w:themeColor="text1"/>
          <w:sz w:val="24"/>
          <w:szCs w:val="24"/>
        </w:rPr>
        <w:t>p</w:t>
      </w:r>
      <w:r w:rsidR="00570F93" w:rsidRPr="00755FEC">
        <w:rPr>
          <w:rFonts w:cs="Times New Roman"/>
          <w:color w:val="000000" w:themeColor="text1"/>
          <w:sz w:val="24"/>
          <w:szCs w:val="24"/>
        </w:rPr>
        <w:t xml:space="preserve"> = 0.1</w:t>
      </w:r>
      <w:r w:rsidR="00EF28E5" w:rsidRPr="00755FEC">
        <w:rPr>
          <w:rFonts w:cs="Times New Roman"/>
          <w:color w:val="000000" w:themeColor="text1"/>
          <w:sz w:val="24"/>
          <w:szCs w:val="24"/>
        </w:rPr>
        <w:t>7</w:t>
      </w:r>
      <w:r w:rsidR="00CA652C" w:rsidRPr="00755FEC">
        <w:rPr>
          <w:rFonts w:cs="Times New Roman"/>
          <w:color w:val="000000" w:themeColor="text1"/>
          <w:sz w:val="24"/>
          <w:szCs w:val="24"/>
        </w:rPr>
        <w:t xml:space="preserve">, </w:t>
      </w:r>
      <w:r w:rsidR="00A74B32" w:rsidRPr="00755FEC">
        <w:rPr>
          <w:rFonts w:cs="Times New Roman"/>
          <w:i/>
          <w:color w:val="000000" w:themeColor="text1"/>
          <w:sz w:val="24"/>
          <w:szCs w:val="24"/>
        </w:rPr>
        <w:t>ω</w:t>
      </w:r>
      <w:r w:rsidR="00A74B32" w:rsidRPr="00755FEC">
        <w:rPr>
          <w:rFonts w:cs="Times New Roman"/>
          <w:bCs/>
          <w:i/>
          <w:iCs/>
          <w:color w:val="000000" w:themeColor="text1"/>
          <w:sz w:val="24"/>
          <w:szCs w:val="24"/>
        </w:rPr>
        <w:t xml:space="preserve">² </w:t>
      </w:r>
      <w:r w:rsidR="00CA652C" w:rsidRPr="00755FEC">
        <w:rPr>
          <w:rFonts w:cs="Times New Roman"/>
          <w:color w:val="000000" w:themeColor="text1"/>
          <w:sz w:val="24"/>
          <w:szCs w:val="24"/>
        </w:rPr>
        <w:t>=</w:t>
      </w:r>
      <w:r w:rsidR="002A025A" w:rsidRPr="00755FEC">
        <w:rPr>
          <w:rFonts w:cs="Times New Roman"/>
          <w:color w:val="000000" w:themeColor="text1"/>
          <w:sz w:val="24"/>
          <w:szCs w:val="24"/>
        </w:rPr>
        <w:t xml:space="preserve"> </w:t>
      </w:r>
      <w:r w:rsidR="00A74B32" w:rsidRPr="00755FEC">
        <w:rPr>
          <w:rFonts w:cs="Times New Roman"/>
          <w:color w:val="000000" w:themeColor="text1"/>
          <w:sz w:val="24"/>
          <w:szCs w:val="24"/>
        </w:rPr>
        <w:t>0.</w:t>
      </w:r>
      <w:r w:rsidR="0015349A" w:rsidRPr="00755FEC">
        <w:rPr>
          <w:rFonts w:cs="Times New Roman"/>
          <w:color w:val="000000" w:themeColor="text1"/>
          <w:sz w:val="24"/>
          <w:szCs w:val="24"/>
        </w:rPr>
        <w:t>013</w:t>
      </w:r>
      <w:r w:rsidR="00CA652C" w:rsidRPr="00755FEC">
        <w:rPr>
          <w:rFonts w:cs="Times New Roman"/>
          <w:color w:val="000000" w:themeColor="text1"/>
          <w:sz w:val="24"/>
          <w:szCs w:val="24"/>
        </w:rPr>
        <w:t>,</w:t>
      </w:r>
      <w:r w:rsidR="00A74B32" w:rsidRPr="00755FEC">
        <w:rPr>
          <w:rFonts w:cs="Times New Roman"/>
          <w:color w:val="000000" w:themeColor="text1"/>
          <w:sz w:val="24"/>
          <w:szCs w:val="24"/>
        </w:rPr>
        <w:t xml:space="preserve"> BF</w:t>
      </w:r>
      <w:r w:rsidR="00A74B32" w:rsidRPr="00755FEC">
        <w:rPr>
          <w:rFonts w:cs="Times New Roman"/>
          <w:color w:val="000000" w:themeColor="text1"/>
          <w:sz w:val="24"/>
          <w:szCs w:val="24"/>
          <w:vertAlign w:val="subscript"/>
        </w:rPr>
        <w:t>10</w:t>
      </w:r>
      <w:r w:rsidR="00A74B32" w:rsidRPr="00755FEC">
        <w:rPr>
          <w:rFonts w:cs="Times New Roman"/>
          <w:color w:val="000000" w:themeColor="text1"/>
          <w:sz w:val="24"/>
          <w:szCs w:val="24"/>
        </w:rPr>
        <w:t xml:space="preserve"> = 0.287</w:t>
      </w:r>
      <w:r w:rsidR="00570F93" w:rsidRPr="00755FEC">
        <w:rPr>
          <w:rFonts w:cs="Times New Roman"/>
          <w:color w:val="000000" w:themeColor="text1"/>
          <w:sz w:val="24"/>
          <w:szCs w:val="24"/>
        </w:rPr>
        <w:t>.</w:t>
      </w:r>
    </w:p>
    <w:p w14:paraId="7646B268" w14:textId="77777777" w:rsidR="00410765" w:rsidRDefault="00410765" w:rsidP="00410765">
      <w:pPr>
        <w:spacing w:line="480" w:lineRule="auto"/>
        <w:jc w:val="left"/>
        <w:rPr>
          <w:rFonts w:cs="Times New Roman"/>
          <w:sz w:val="24"/>
          <w:szCs w:val="24"/>
        </w:rPr>
      </w:pPr>
    </w:p>
    <w:p w14:paraId="35645DA1" w14:textId="2C9CEA2F" w:rsidR="00410765" w:rsidRPr="005911BE" w:rsidRDefault="00410765" w:rsidP="00D151CB">
      <w:pPr>
        <w:spacing w:line="480" w:lineRule="auto"/>
        <w:ind w:firstLine="420"/>
        <w:jc w:val="left"/>
        <w:rPr>
          <w:rFonts w:cs="Times New Roman"/>
          <w:sz w:val="24"/>
          <w:szCs w:val="24"/>
        </w:rPr>
      </w:pPr>
      <w:r>
        <w:rPr>
          <w:noProof/>
        </w:rPr>
        <w:drawing>
          <wp:inline distT="0" distB="0" distL="0" distR="0" wp14:anchorId="1AD0D5FC" wp14:editId="19CA403B">
            <wp:extent cx="5274310" cy="34251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25190"/>
                    </a:xfrm>
                    <a:prstGeom prst="rect">
                      <a:avLst/>
                    </a:prstGeom>
                  </pic:spPr>
                </pic:pic>
              </a:graphicData>
            </a:graphic>
          </wp:inline>
        </w:drawing>
      </w:r>
    </w:p>
    <w:p w14:paraId="154AE0BE" w14:textId="26925852" w:rsidR="009562E9" w:rsidRDefault="004D0810" w:rsidP="000255F6">
      <w:pPr>
        <w:spacing w:line="480" w:lineRule="auto"/>
        <w:jc w:val="center"/>
        <w:rPr>
          <w:rFonts w:cs="Times New Roman"/>
          <w:sz w:val="24"/>
          <w:szCs w:val="24"/>
        </w:rPr>
      </w:pPr>
      <w:r>
        <w:rPr>
          <w:rFonts w:cs="Times New Roman"/>
          <w:sz w:val="24"/>
          <w:szCs w:val="24"/>
        </w:rPr>
        <w:t>Figure 1b</w:t>
      </w:r>
      <w:r w:rsidR="002C0C4D">
        <w:rPr>
          <w:rFonts w:cs="Times New Roman"/>
          <w:sz w:val="24"/>
          <w:szCs w:val="24"/>
        </w:rPr>
        <w:t>_2</w:t>
      </w:r>
      <w:r>
        <w:rPr>
          <w:rFonts w:cs="Times New Roman"/>
          <w:sz w:val="24"/>
          <w:szCs w:val="24"/>
        </w:rPr>
        <w:t>.</w:t>
      </w:r>
    </w:p>
    <w:p w14:paraId="4D4DFB5F" w14:textId="5C8A6A3D" w:rsidR="009562E9" w:rsidRPr="000255F6" w:rsidRDefault="002C0C4D" w:rsidP="002C0C4D">
      <w:pPr>
        <w:spacing w:line="480" w:lineRule="auto"/>
        <w:rPr>
          <w:rFonts w:cs="Times New Roman"/>
          <w:b/>
          <w:sz w:val="24"/>
          <w:szCs w:val="24"/>
        </w:rPr>
      </w:pPr>
      <w:r w:rsidRPr="000255F6">
        <w:rPr>
          <w:rFonts w:cs="Times New Roman"/>
          <w:b/>
          <w:sz w:val="24"/>
          <w:szCs w:val="24"/>
        </w:rPr>
        <w:t>Discussion</w:t>
      </w:r>
    </w:p>
    <w:p w14:paraId="130A707C" w14:textId="2CFDB297" w:rsidR="002C0C4D" w:rsidRDefault="002C0C4D" w:rsidP="00E026D2">
      <w:pPr>
        <w:spacing w:line="480" w:lineRule="auto"/>
        <w:ind w:firstLine="720"/>
        <w:rPr>
          <w:rFonts w:cs="Times New Roman"/>
          <w:sz w:val="24"/>
          <w:szCs w:val="24"/>
        </w:rPr>
      </w:pPr>
      <w:r>
        <w:rPr>
          <w:rFonts w:cs="Times New Roman"/>
          <w:sz w:val="24"/>
          <w:szCs w:val="24"/>
        </w:rPr>
        <w:t>These results</w:t>
      </w:r>
      <w:r w:rsidR="0088347A">
        <w:rPr>
          <w:rFonts w:cs="Times New Roman"/>
          <w:sz w:val="24"/>
          <w:szCs w:val="24"/>
        </w:rPr>
        <w:t xml:space="preserve"> confirmed the</w:t>
      </w:r>
      <w:r>
        <w:rPr>
          <w:rFonts w:cs="Times New Roman"/>
          <w:sz w:val="24"/>
          <w:szCs w:val="24"/>
        </w:rPr>
        <w:t xml:space="preserve"> facilitation effect </w:t>
      </w:r>
      <w:r w:rsidR="00E026D2">
        <w:rPr>
          <w:rFonts w:cs="Times New Roman"/>
          <w:sz w:val="24"/>
          <w:szCs w:val="24"/>
        </w:rPr>
        <w:t>of positive</w:t>
      </w:r>
      <w:r>
        <w:rPr>
          <w:rFonts w:cs="Times New Roman"/>
          <w:sz w:val="24"/>
          <w:szCs w:val="24"/>
        </w:rPr>
        <w:t xml:space="preserve"> moral valence</w:t>
      </w:r>
      <w:r>
        <w:rPr>
          <w:rFonts w:cs="Times New Roman" w:hint="eastAsia"/>
          <w:sz w:val="24"/>
          <w:szCs w:val="24"/>
        </w:rPr>
        <w:t xml:space="preserve"> </w:t>
      </w:r>
      <w:r>
        <w:rPr>
          <w:rFonts w:cs="Times New Roman"/>
          <w:sz w:val="24"/>
          <w:szCs w:val="24"/>
        </w:rPr>
        <w:t xml:space="preserve">on </w:t>
      </w:r>
      <w:r>
        <w:rPr>
          <w:rFonts w:cs="Times New Roman" w:hint="eastAsia"/>
          <w:sz w:val="24"/>
          <w:szCs w:val="24"/>
        </w:rPr>
        <w:t xml:space="preserve">the </w:t>
      </w:r>
      <w:r>
        <w:rPr>
          <w:rFonts w:cs="Times New Roman"/>
          <w:sz w:val="24"/>
          <w:szCs w:val="24"/>
        </w:rPr>
        <w:t>perceptual matching task</w:t>
      </w:r>
      <w:r>
        <w:rPr>
          <w:rFonts w:cs="Times New Roman" w:hint="eastAsia"/>
          <w:sz w:val="24"/>
          <w:szCs w:val="24"/>
        </w:rPr>
        <w:t xml:space="preserve">. </w:t>
      </w:r>
      <w:r>
        <w:rPr>
          <w:rFonts w:cs="Times New Roman"/>
          <w:sz w:val="24"/>
          <w:szCs w:val="24"/>
        </w:rPr>
        <w:t xml:space="preserve">This pattern of results mimic prior results demonstrating self-bias effect on perceptual matching (Sui et al., 2012) and in line with previous studies that indirect learning of other’s moral reputation do have influence on our subsequence behavior </w:t>
      </w:r>
      <w:r>
        <w:rPr>
          <w:rFonts w:cs="Times New Roman"/>
          <w:sz w:val="24"/>
          <w:szCs w:val="24"/>
        </w:rPr>
        <w:fldChar w:fldCharType="begin"/>
      </w:r>
      <w:r>
        <w:rPr>
          <w:rFonts w:cs="Times New Roman"/>
          <w:sz w:val="24"/>
          <w:szCs w:val="24"/>
        </w:rPr>
        <w:instrText xml:space="preserve"> ADDIN EN.CITE &lt;EndNote&gt;&lt;Cite&gt;&lt;Author&gt;Fouragnan&lt;/Author&gt;&lt;Year&gt;2013&lt;/Year&gt;&lt;RecNum&gt;5850&lt;/RecNum&gt;&lt;DisplayText&gt;(Fouragnan et al., 2013)&lt;/DisplayText&gt;&lt;record&gt;&lt;rec-number&gt;5850&lt;/rec-number&gt;&lt;foreign-keys&gt;&lt;key app="EN" db-id="2rwpxrts1esv2metztzveppdex90zxxxaspz" timestamp="1397695994"&gt;5850&lt;/key&gt;&lt;/foreign-keys&gt;&lt;ref-type name="Journal Article"&gt;17&lt;/ref-type&gt;&lt;contributors&gt;&lt;authors&gt;&lt;author&gt;Fouragnan, Elsa&lt;/author&gt;&lt;author&gt;Chierchia, Gabriele&lt;/author&gt;&lt;author&gt;Greiner, Susanne&lt;/author&gt;&lt;author&gt;Neveu, Remi&lt;/author&gt;&lt;author&gt;Avesani, Paolo&lt;/author&gt;&lt;author&gt;Coricelli, Giorgio&lt;/author&gt;&lt;/authors&gt;&lt;/contributors&gt;&lt;titles&gt;&lt;title&gt;Reputational Priors Magnify Striatal Responses to Violations of Trust&lt;/title&gt;&lt;secondary-title&gt;The Journal of Neuroscience&lt;/secondary-title&gt;&lt;/titles&gt;&lt;periodical&gt;&lt;full-title&gt;The Journal of Neuroscience&lt;/full-title&gt;&lt;/periodical&gt;&lt;pages&gt;3602-3611&lt;/pages&gt;&lt;volume&gt;33&lt;/volume&gt;&lt;number&gt;8&lt;/number&gt;&lt;dates&gt;&lt;year&gt;2013&lt;/year&gt;&lt;pub-dates&gt;&lt;date&gt;February 20, 2013&lt;/date&gt;&lt;/pub-dates&gt;&lt;/dates&gt;&lt;urls&gt;&lt;related-urls&gt;&lt;url&gt;http://www.jneurosci.org/content/33/8/3602.abstract&lt;/url&gt;&lt;url&gt;http://www.jneurosci.org/content/33/8/3602.full.pdf&lt;/url&gt;&lt;/related-urls&gt;&lt;/urls&gt;&lt;electronic-resource-num&gt;10.1523/jneurosci.3086-12.2013&lt;/electronic-resource-num&gt;&lt;/record&gt;&lt;/Cite&gt;&lt;/EndNote&gt;</w:instrText>
      </w:r>
      <w:r>
        <w:rPr>
          <w:rFonts w:cs="Times New Roman"/>
          <w:sz w:val="24"/>
          <w:szCs w:val="24"/>
        </w:rPr>
        <w:fldChar w:fldCharType="separate"/>
      </w:r>
      <w:r>
        <w:rPr>
          <w:rFonts w:cs="Times New Roman"/>
          <w:noProof/>
          <w:sz w:val="24"/>
          <w:szCs w:val="24"/>
        </w:rPr>
        <w:t>(</w:t>
      </w:r>
      <w:hyperlink w:anchor="_ENREF_9" w:tooltip="Fouragnan, 2013 #5850" w:history="1">
        <w:r w:rsidR="00312133">
          <w:rPr>
            <w:rFonts w:cs="Times New Roman"/>
            <w:noProof/>
            <w:sz w:val="24"/>
            <w:szCs w:val="24"/>
          </w:rPr>
          <w:t>Fouragnan et al., 2013</w:t>
        </w:r>
      </w:hyperlink>
      <w:r>
        <w:rPr>
          <w:rFonts w:cs="Times New Roman"/>
          <w:noProof/>
          <w:sz w:val="24"/>
          <w:szCs w:val="24"/>
        </w:rPr>
        <w:t>)</w:t>
      </w:r>
      <w:r>
        <w:rPr>
          <w:rFonts w:cs="Times New Roman"/>
          <w:sz w:val="24"/>
          <w:szCs w:val="24"/>
        </w:rPr>
        <w:fldChar w:fldCharType="end"/>
      </w:r>
      <w:r>
        <w:rPr>
          <w:rFonts w:cs="Times New Roman"/>
          <w:sz w:val="24"/>
          <w:szCs w:val="24"/>
        </w:rPr>
        <w:t xml:space="preserve">. </w:t>
      </w:r>
    </w:p>
    <w:p w14:paraId="128A07D0" w14:textId="59F221DB" w:rsidR="002C0C4D" w:rsidRDefault="00FB3D48" w:rsidP="00E026D2">
      <w:pPr>
        <w:spacing w:line="480" w:lineRule="auto"/>
        <w:ind w:firstLine="720"/>
        <w:rPr>
          <w:rFonts w:cs="Times New Roman"/>
          <w:sz w:val="24"/>
          <w:szCs w:val="24"/>
        </w:rPr>
      </w:pPr>
      <w:r>
        <w:rPr>
          <w:rFonts w:cs="Times New Roman"/>
          <w:sz w:val="24"/>
          <w:szCs w:val="24"/>
        </w:rPr>
        <w:t xml:space="preserve">Combine the experiment 1a and 1b, </w:t>
      </w:r>
      <w:del w:id="46" w:author="Hu, C-P" w:date="2019-03-13T08:35:00Z">
        <w:r w:rsidDel="0081653B">
          <w:rPr>
            <w:rFonts w:cs="Times New Roman"/>
            <w:sz w:val="24"/>
            <w:szCs w:val="24"/>
          </w:rPr>
          <w:delText xml:space="preserve">it is clear that </w:delText>
        </w:r>
        <w:r w:rsidR="002C0C4D" w:rsidDel="0081653B">
          <w:rPr>
            <w:rFonts w:cs="Times New Roman"/>
            <w:sz w:val="24"/>
            <w:szCs w:val="24"/>
          </w:rPr>
          <w:delText>the</w:delText>
        </w:r>
      </w:del>
      <w:ins w:id="47" w:author="Hu, C-P" w:date="2019-03-13T08:35:00Z">
        <w:r w:rsidR="0081653B">
          <w:rPr>
            <w:rFonts w:cs="Times New Roman"/>
            <w:sz w:val="24"/>
            <w:szCs w:val="24"/>
          </w:rPr>
          <w:t>the</w:t>
        </w:r>
      </w:ins>
      <w:r w:rsidR="002C0C4D">
        <w:rPr>
          <w:rFonts w:cs="Times New Roman"/>
          <w:sz w:val="24"/>
          <w:szCs w:val="24"/>
        </w:rPr>
        <w:t xml:space="preserve"> facilitation effect</w:t>
      </w:r>
      <w:r>
        <w:rPr>
          <w:rFonts w:cs="Times New Roman"/>
          <w:sz w:val="24"/>
          <w:szCs w:val="24"/>
        </w:rPr>
        <w:t xml:space="preserve"> of positive moral labels </w:t>
      </w:r>
      <w:r w:rsidR="002C0C4D">
        <w:rPr>
          <w:rFonts w:cs="Times New Roman"/>
          <w:sz w:val="24"/>
          <w:szCs w:val="24"/>
        </w:rPr>
        <w:t>could not be explained by the familiarity of the label</w:t>
      </w:r>
      <w:r>
        <w:rPr>
          <w:rFonts w:cs="Times New Roman"/>
          <w:sz w:val="24"/>
          <w:szCs w:val="24"/>
        </w:rPr>
        <w:t>s</w:t>
      </w:r>
      <w:r w:rsidR="002C0C4D">
        <w:rPr>
          <w:rFonts w:cs="Times New Roman"/>
          <w:sz w:val="24"/>
          <w:szCs w:val="24"/>
        </w:rPr>
        <w:t xml:space="preserve"> used in the experiment</w:t>
      </w:r>
      <w:r w:rsidR="002C0C4D" w:rsidRPr="005911BE">
        <w:rPr>
          <w:rFonts w:cs="Times New Roman"/>
          <w:sz w:val="24"/>
          <w:szCs w:val="24"/>
        </w:rPr>
        <w:t xml:space="preserve"> (see</w:t>
      </w:r>
      <w:r w:rsidR="002C0C4D">
        <w:rPr>
          <w:rFonts w:cs="Times New Roman"/>
          <w:sz w:val="24"/>
          <w:szCs w:val="24"/>
        </w:rPr>
        <w:t xml:space="preserve"> </w:t>
      </w:r>
      <w:r w:rsidR="00152020">
        <w:rPr>
          <w:rFonts w:cs="Times New Roman"/>
          <w:sz w:val="24"/>
          <w:szCs w:val="24"/>
        </w:rPr>
        <w:t>table 1b-1</w:t>
      </w:r>
      <w:r w:rsidR="002C0C4D" w:rsidRPr="005911BE">
        <w:rPr>
          <w:rFonts w:cs="Times New Roman"/>
          <w:sz w:val="24"/>
          <w:szCs w:val="24"/>
        </w:rPr>
        <w:t>)</w:t>
      </w:r>
      <w:r w:rsidR="002C0C4D">
        <w:rPr>
          <w:rFonts w:cs="Times New Roman"/>
          <w:sz w:val="24"/>
          <w:szCs w:val="24"/>
        </w:rPr>
        <w:t xml:space="preserve">. </w:t>
      </w:r>
    </w:p>
    <w:p w14:paraId="34553AFB" w14:textId="7C5C1A06" w:rsidR="004370AE" w:rsidRDefault="004370AE" w:rsidP="00E026D2">
      <w:pPr>
        <w:spacing w:line="480" w:lineRule="auto"/>
        <w:ind w:firstLine="720"/>
        <w:rPr>
          <w:rFonts w:cs="Times New Roman"/>
          <w:sz w:val="24"/>
          <w:szCs w:val="24"/>
        </w:rPr>
      </w:pPr>
      <w:r>
        <w:rPr>
          <w:rFonts w:cs="Times New Roman"/>
          <w:sz w:val="24"/>
          <w:szCs w:val="24"/>
        </w:rPr>
        <w:t>One might argue that this facilitation effect of positive moral valence was caused by participants different expectation about the label, even three types of matched trials have the same probability. To test the effect of expectation, we conducted experiment 2, in which label-shape pair were presented in a sequential way: each trial the labels were presented first and then the shapes.</w:t>
      </w:r>
    </w:p>
    <w:p w14:paraId="36E0F70A" w14:textId="764E984F" w:rsidR="00192A3A" w:rsidRDefault="00192A3A" w:rsidP="00192A3A">
      <w:pPr>
        <w:pStyle w:val="Heading2"/>
        <w:jc w:val="center"/>
        <w:rPr>
          <w:ins w:id="48" w:author="Hu, C-P" w:date="2019-03-13T09:04:00Z"/>
          <w:rFonts w:ascii="Times New Roman" w:hAnsi="Times New Roman" w:cs="Times New Roman"/>
          <w:sz w:val="24"/>
          <w:szCs w:val="24"/>
        </w:rPr>
      </w:pPr>
      <w:ins w:id="49" w:author="Hu, C-P" w:date="2019-03-13T09:04:00Z">
        <w:r>
          <w:rPr>
            <w:rFonts w:ascii="Times New Roman" w:hAnsi="Times New Roman" w:cs="Times New Roman"/>
            <w:sz w:val="24"/>
            <w:szCs w:val="24"/>
          </w:rPr>
          <w:t>Experiment 1c</w:t>
        </w:r>
      </w:ins>
    </w:p>
    <w:p w14:paraId="6F7219B7" w14:textId="500D5366" w:rsidR="00192A3A" w:rsidRPr="009B23DE" w:rsidRDefault="00192A3A" w:rsidP="00192A3A">
      <w:pPr>
        <w:spacing w:line="480" w:lineRule="auto"/>
        <w:rPr>
          <w:ins w:id="50" w:author="Hu, C-P" w:date="2019-03-13T09:04:00Z"/>
          <w:sz w:val="24"/>
        </w:rPr>
      </w:pPr>
      <w:ins w:id="51" w:author="Hu, C-P" w:date="2019-03-13T09:04:00Z">
        <w:r w:rsidRPr="009B23DE">
          <w:rPr>
            <w:sz w:val="24"/>
          </w:rPr>
          <w:tab/>
        </w:r>
        <w:r>
          <w:rPr>
            <w:sz w:val="24"/>
          </w:rPr>
          <w:t>In</w:t>
        </w:r>
        <w:r w:rsidRPr="009B23DE">
          <w:rPr>
            <w:sz w:val="24"/>
          </w:rPr>
          <w:t xml:space="preserve"> this study, we </w:t>
        </w:r>
        <w:r>
          <w:rPr>
            <w:sz w:val="24"/>
          </w:rPr>
          <w:t>further control the valence of words using in</w:t>
        </w:r>
      </w:ins>
      <w:ins w:id="52" w:author="Hu, C-P" w:date="2019-03-13T09:05:00Z">
        <w:r>
          <w:rPr>
            <w:sz w:val="24"/>
          </w:rPr>
          <w:t xml:space="preserve"> our experiment. Instead of using label with moral valence, we used </w:t>
        </w:r>
      </w:ins>
      <w:ins w:id="53" w:author="Hu, C-P" w:date="2019-03-18T08:22:00Z">
        <w:r w:rsidR="008C67AA">
          <w:rPr>
            <w:sz w:val="24"/>
          </w:rPr>
          <w:t xml:space="preserve">valence-neutral </w:t>
        </w:r>
      </w:ins>
      <w:ins w:id="54" w:author="Hu, C-P" w:date="2019-03-13T09:05:00Z">
        <w:r>
          <w:rPr>
            <w:sz w:val="24"/>
          </w:rPr>
          <w:t>names in Chin</w:t>
        </w:r>
      </w:ins>
      <w:ins w:id="55" w:author="Hu, C-P" w:date="2019-03-18T08:23:00Z">
        <w:r w:rsidR="008C67AA">
          <w:rPr>
            <w:sz w:val="24"/>
          </w:rPr>
          <w:t>a</w:t>
        </w:r>
      </w:ins>
      <w:ins w:id="56" w:author="Hu, C-P" w:date="2019-03-13T09:06:00Z">
        <w:r>
          <w:rPr>
            <w:sz w:val="24"/>
          </w:rPr>
          <w:t xml:space="preserve">. Participant first learn </w:t>
        </w:r>
        <w:r w:rsidR="00C07654">
          <w:rPr>
            <w:sz w:val="24"/>
          </w:rPr>
          <w:t xml:space="preserve">behaviors of the different person, then, they </w:t>
        </w:r>
      </w:ins>
      <w:ins w:id="57" w:author="Hu, C-P" w:date="2019-03-18T08:23:00Z">
        <w:r w:rsidR="008C67AA">
          <w:rPr>
            <w:sz w:val="24"/>
          </w:rPr>
          <w:t xml:space="preserve">associate the </w:t>
        </w:r>
      </w:ins>
      <w:ins w:id="58" w:author="Hu, C-P" w:date="2019-03-13T09:06:00Z">
        <w:r w:rsidR="00C07654">
          <w:rPr>
            <w:sz w:val="24"/>
          </w:rPr>
          <w:t>names and shapes</w:t>
        </w:r>
      </w:ins>
      <w:ins w:id="59" w:author="Hu, C-P" w:date="2019-03-18T08:23:00Z">
        <w:r w:rsidR="008C67AA">
          <w:rPr>
            <w:sz w:val="24"/>
          </w:rPr>
          <w:t>. And then they perform a</w:t>
        </w:r>
      </w:ins>
      <w:ins w:id="60" w:author="Hu, C-P" w:date="2019-03-18T08:24:00Z">
        <w:r w:rsidR="008C67AA">
          <w:rPr>
            <w:sz w:val="24"/>
          </w:rPr>
          <w:t xml:space="preserve"> name-shape</w:t>
        </w:r>
      </w:ins>
      <w:ins w:id="61" w:author="Hu, C-P" w:date="2019-03-18T08:23:00Z">
        <w:r w:rsidR="008C67AA">
          <w:rPr>
            <w:sz w:val="24"/>
          </w:rPr>
          <w:t xml:space="preserve"> matching task</w:t>
        </w:r>
      </w:ins>
      <w:ins w:id="62" w:author="Hu, C-P" w:date="2019-03-13T09:06:00Z">
        <w:r w:rsidR="00C07654">
          <w:rPr>
            <w:sz w:val="24"/>
          </w:rPr>
          <w:t>.</w:t>
        </w:r>
      </w:ins>
    </w:p>
    <w:p w14:paraId="07516E94" w14:textId="77777777" w:rsidR="00192A3A" w:rsidRPr="008B7631" w:rsidRDefault="00192A3A" w:rsidP="00192A3A">
      <w:pPr>
        <w:pStyle w:val="Heading3"/>
        <w:ind w:firstLine="482"/>
        <w:jc w:val="left"/>
        <w:rPr>
          <w:ins w:id="63" w:author="Hu, C-P" w:date="2019-03-13T09:04:00Z"/>
          <w:rFonts w:cs="Times New Roman"/>
          <w:sz w:val="24"/>
          <w:szCs w:val="24"/>
        </w:rPr>
      </w:pPr>
      <w:ins w:id="64" w:author="Hu, C-P" w:date="2019-03-13T09:04:00Z">
        <w:r w:rsidRPr="008B7631">
          <w:rPr>
            <w:rFonts w:cs="Times New Roman"/>
            <w:sz w:val="24"/>
            <w:szCs w:val="24"/>
          </w:rPr>
          <w:t>Method</w:t>
        </w:r>
      </w:ins>
    </w:p>
    <w:p w14:paraId="5A0BE939" w14:textId="1C69459B" w:rsidR="00192A3A" w:rsidRDefault="00192A3A" w:rsidP="00461E6E">
      <w:pPr>
        <w:spacing w:line="480" w:lineRule="auto"/>
        <w:ind w:firstLine="482"/>
        <w:rPr>
          <w:ins w:id="65" w:author="Hu, C-P" w:date="2019-03-13T09:04:00Z"/>
          <w:rFonts w:cs="Times New Roman"/>
          <w:sz w:val="24"/>
          <w:szCs w:val="24"/>
        </w:rPr>
      </w:pPr>
      <w:ins w:id="66" w:author="Hu, C-P" w:date="2019-03-13T09:04:00Z">
        <w:r w:rsidRPr="00B66CB4">
          <w:rPr>
            <w:rFonts w:cs="Times New Roman"/>
            <w:b/>
            <w:sz w:val="24"/>
            <w:szCs w:val="24"/>
          </w:rPr>
          <w:t>Participants</w:t>
        </w:r>
        <w:r>
          <w:rPr>
            <w:rFonts w:cs="Times New Roman" w:hint="eastAsia"/>
            <w:b/>
            <w:sz w:val="24"/>
            <w:szCs w:val="24"/>
          </w:rPr>
          <w:t>.</w:t>
        </w:r>
        <w:r>
          <w:rPr>
            <w:rFonts w:cs="Times New Roman" w:hint="eastAsia"/>
            <w:b/>
            <w:sz w:val="24"/>
            <w:szCs w:val="24"/>
          </w:rPr>
          <w:tab/>
        </w:r>
      </w:ins>
      <w:ins w:id="67" w:author="Hu, C-P" w:date="2019-03-13T09:06:00Z">
        <w:r w:rsidR="00355940">
          <w:rPr>
            <w:rFonts w:cs="Times New Roman"/>
            <w:sz w:val="24"/>
            <w:szCs w:val="24"/>
          </w:rPr>
          <w:t>23</w:t>
        </w:r>
      </w:ins>
      <w:ins w:id="68" w:author="Hu, C-P" w:date="2019-03-13T09:04:00Z">
        <w:r w:rsidRPr="00D8325C">
          <w:rPr>
            <w:rFonts w:cs="Times New Roman"/>
            <w:sz w:val="24"/>
            <w:szCs w:val="24"/>
          </w:rPr>
          <w:t xml:space="preserve"> college students (</w:t>
        </w:r>
      </w:ins>
      <w:ins w:id="69" w:author="Hu, C-P" w:date="2019-03-21T08:23:00Z">
        <w:r w:rsidR="003B3A39">
          <w:rPr>
            <w:rFonts w:cs="Times New Roman"/>
            <w:sz w:val="24"/>
            <w:szCs w:val="24"/>
          </w:rPr>
          <w:t>15</w:t>
        </w:r>
      </w:ins>
      <w:ins w:id="70" w:author="Hu, C-P" w:date="2019-03-13T09:04:00Z">
        <w:r>
          <w:rPr>
            <w:rFonts w:cs="Times New Roman"/>
            <w:sz w:val="24"/>
            <w:szCs w:val="24"/>
          </w:rPr>
          <w:t xml:space="preserve"> female, </w:t>
        </w:r>
        <w:r w:rsidRPr="00D8325C">
          <w:rPr>
            <w:rFonts w:cs="Times New Roman"/>
            <w:sz w:val="24"/>
            <w:szCs w:val="24"/>
          </w:rPr>
          <w:t xml:space="preserve">age = </w:t>
        </w:r>
      </w:ins>
      <w:ins w:id="71" w:author="Hu, C-P" w:date="2019-03-21T08:23:00Z">
        <w:r w:rsidR="003B3A39">
          <w:rPr>
            <w:rFonts w:cs="Times New Roman"/>
            <w:sz w:val="24"/>
            <w:szCs w:val="24"/>
          </w:rPr>
          <w:t>22.6</w:t>
        </w:r>
      </w:ins>
      <w:ins w:id="72" w:author="Hu, C-P" w:date="2019-03-13T09:04:00Z">
        <w:r w:rsidRPr="00D8325C">
          <w:rPr>
            <w:rFonts w:cs="Times New Roman"/>
            <w:sz w:val="24"/>
            <w:szCs w:val="24"/>
          </w:rPr>
          <w:t xml:space="preserve"> ± </w:t>
        </w:r>
      </w:ins>
      <w:ins w:id="73" w:author="Hu, C-P" w:date="2019-03-21T08:23:00Z">
        <w:r w:rsidR="003B3A39">
          <w:rPr>
            <w:rFonts w:cs="Times New Roman"/>
            <w:sz w:val="24"/>
            <w:szCs w:val="24"/>
          </w:rPr>
          <w:t>2.6</w:t>
        </w:r>
      </w:ins>
      <w:ins w:id="74" w:author="Hu, C-P" w:date="2019-03-13T09:04:00Z">
        <w:r w:rsidRPr="00D8325C">
          <w:rPr>
            <w:rFonts w:cs="Times New Roman"/>
            <w:sz w:val="24"/>
            <w:szCs w:val="24"/>
          </w:rPr>
          <w:t>)</w:t>
        </w:r>
        <w:r>
          <w:rPr>
            <w:rFonts w:cs="Times New Roman"/>
            <w:sz w:val="24"/>
            <w:szCs w:val="24"/>
          </w:rPr>
          <w:t xml:space="preserve"> participated in the current experiment. </w:t>
        </w:r>
      </w:ins>
      <w:ins w:id="75" w:author="Hu, C-P" w:date="2019-03-18T08:24:00Z">
        <w:r w:rsidR="00452D24">
          <w:rPr>
            <w:rFonts w:cs="Times New Roman"/>
            <w:sz w:val="24"/>
            <w:szCs w:val="24"/>
          </w:rPr>
          <w:t xml:space="preserve">All of them </w:t>
        </w:r>
      </w:ins>
      <w:ins w:id="76" w:author="Hu, C-P" w:date="2019-03-13T09:04:00Z">
        <w:r>
          <w:rPr>
            <w:rFonts w:cs="Times New Roman"/>
            <w:sz w:val="24"/>
            <w:szCs w:val="24"/>
          </w:rPr>
          <w:t>were recruited from Tsinghua University in 2014</w:t>
        </w:r>
      </w:ins>
      <w:ins w:id="77" w:author="Hu, C-P" w:date="2019-03-18T08:25:00Z">
        <w:r w:rsidR="00452D24">
          <w:rPr>
            <w:rFonts w:cs="Times New Roman"/>
            <w:sz w:val="24"/>
            <w:szCs w:val="24"/>
          </w:rPr>
          <w:t xml:space="preserve"> (October to November)</w:t>
        </w:r>
      </w:ins>
      <w:ins w:id="78" w:author="Hu, C-P" w:date="2019-03-13T09:04:00Z">
        <w:r w:rsidRPr="00B66CB4">
          <w:rPr>
            <w:rFonts w:cs="Times New Roman"/>
            <w:sz w:val="24"/>
            <w:szCs w:val="24"/>
          </w:rPr>
          <w:t xml:space="preserve">. All participants were right-handed, and all had </w:t>
        </w:r>
      </w:ins>
      <w:ins w:id="79" w:author="Hu, C-P" w:date="2019-03-26T08:46:00Z">
        <w:r w:rsidR="00E01150">
          <w:rPr>
            <w:rFonts w:cs="Times New Roman"/>
            <w:sz w:val="24"/>
            <w:szCs w:val="24"/>
          </w:rPr>
          <w:t>neutral</w:t>
        </w:r>
      </w:ins>
      <w:ins w:id="80" w:author="Hu, C-P" w:date="2019-03-13T09:04:00Z">
        <w:r w:rsidRPr="00B66CB4">
          <w:rPr>
            <w:rFonts w:cs="Times New Roman"/>
            <w:sz w:val="24"/>
            <w:szCs w:val="24"/>
          </w:rPr>
          <w:t xml:space="preserve"> or corrected-to-</w:t>
        </w:r>
      </w:ins>
      <w:ins w:id="81" w:author="Hu, C-P" w:date="2019-03-26T08:46:00Z">
        <w:r w:rsidR="00E01150">
          <w:rPr>
            <w:rFonts w:cs="Times New Roman"/>
            <w:sz w:val="24"/>
            <w:szCs w:val="24"/>
          </w:rPr>
          <w:t>neutral</w:t>
        </w:r>
      </w:ins>
      <w:ins w:id="82" w:author="Hu, C-P" w:date="2019-03-13T09:04:00Z">
        <w:r w:rsidRPr="00B66CB4">
          <w:rPr>
            <w:rFonts w:cs="Times New Roman"/>
            <w:sz w:val="24"/>
            <w:szCs w:val="24"/>
          </w:rPr>
          <w:t xml:space="preserve"> visio</w:t>
        </w:r>
        <w:r>
          <w:rPr>
            <w:rFonts w:cs="Times New Roman"/>
            <w:sz w:val="24"/>
            <w:szCs w:val="24"/>
          </w:rPr>
          <w:t>n. All participants were compensated for payment</w:t>
        </w:r>
        <w:r w:rsidRPr="00B66CB4">
          <w:rPr>
            <w:rFonts w:cs="Times New Roman"/>
            <w:sz w:val="24"/>
            <w:szCs w:val="24"/>
          </w:rPr>
          <w:t>. Informed consent was obtained from all participants prior to the experiment according to procedures approved by local ethics committee</w:t>
        </w:r>
        <w:r>
          <w:rPr>
            <w:rFonts w:cs="Times New Roman"/>
            <w:sz w:val="24"/>
            <w:szCs w:val="24"/>
          </w:rPr>
          <w:t>s</w:t>
        </w:r>
        <w:r w:rsidRPr="00B66CB4">
          <w:rPr>
            <w:rFonts w:cs="Times New Roman"/>
            <w:sz w:val="24"/>
            <w:szCs w:val="24"/>
          </w:rPr>
          <w:t>.</w:t>
        </w:r>
        <w:r>
          <w:rPr>
            <w:rFonts w:cs="Times New Roman"/>
            <w:sz w:val="24"/>
            <w:szCs w:val="24"/>
          </w:rPr>
          <w:t xml:space="preserve"> </w:t>
        </w:r>
      </w:ins>
    </w:p>
    <w:p w14:paraId="60791D22" w14:textId="77777777" w:rsidR="00452D24" w:rsidRDefault="00452D24" w:rsidP="00452D24">
      <w:pPr>
        <w:spacing w:line="480" w:lineRule="auto"/>
        <w:ind w:firstLine="720"/>
        <w:rPr>
          <w:ins w:id="83" w:author="Hu, C-P" w:date="2019-03-18T08:27:00Z"/>
          <w:rFonts w:cs="Times New Roman"/>
          <w:sz w:val="24"/>
          <w:szCs w:val="24"/>
        </w:rPr>
      </w:pPr>
      <w:ins w:id="84" w:author="Hu, C-P" w:date="2019-03-18T08:26:00Z">
        <w:r w:rsidRPr="00B66CB4">
          <w:rPr>
            <w:rFonts w:cs="Times New Roman"/>
            <w:b/>
            <w:sz w:val="24"/>
            <w:szCs w:val="24"/>
          </w:rPr>
          <w:t>Stimuli and Tasks</w:t>
        </w:r>
        <w:r>
          <w:rPr>
            <w:rFonts w:cs="Times New Roman"/>
            <w:b/>
            <w:sz w:val="24"/>
            <w:szCs w:val="24"/>
          </w:rPr>
          <w:t>.</w:t>
        </w:r>
        <w:r>
          <w:rPr>
            <w:rFonts w:cs="Times New Roman"/>
            <w:b/>
            <w:sz w:val="24"/>
            <w:szCs w:val="24"/>
          </w:rPr>
          <w:tab/>
        </w:r>
        <w:r w:rsidRPr="005C1268">
          <w:rPr>
            <w:rFonts w:cs="Times New Roman"/>
            <w:sz w:val="24"/>
            <w:szCs w:val="24"/>
          </w:rPr>
          <w:t>Three geometric shapes</w:t>
        </w:r>
        <w:r>
          <w:rPr>
            <w:rFonts w:cs="Times New Roman"/>
            <w:sz w:val="24"/>
            <w:szCs w:val="24"/>
          </w:rPr>
          <w:t xml:space="preserve"> </w:t>
        </w:r>
        <w:r w:rsidRPr="005C1268">
          <w:rPr>
            <w:rFonts w:cs="Times New Roman"/>
            <w:sz w:val="24"/>
            <w:szCs w:val="24"/>
          </w:rPr>
          <w:t xml:space="preserve">(triangle, square, and circle, </w:t>
        </w:r>
        <w:r>
          <w:rPr>
            <w:rFonts w:cs="Times New Roman"/>
            <w:sz w:val="24"/>
            <w:szCs w:val="24"/>
          </w:rPr>
          <w:t>with</w:t>
        </w:r>
        <w:r w:rsidRPr="005C1268">
          <w:rPr>
            <w:rFonts w:cs="Times New Roman"/>
            <w:sz w:val="24"/>
            <w:szCs w:val="24"/>
          </w:rPr>
          <w:t xml:space="preserve"> </w:t>
        </w:r>
        <w:r w:rsidRPr="00FF0869">
          <w:rPr>
            <w:rFonts w:cs="Times New Roman"/>
            <w:sz w:val="24"/>
            <w:szCs w:val="24"/>
          </w:rPr>
          <w:t>3.7</w:t>
        </w:r>
        <w:r w:rsidRPr="00FF0869">
          <w:rPr>
            <w:rFonts w:eastAsia="SimSun" w:cs="Times New Roman"/>
            <w:sz w:val="24"/>
            <w:szCs w:val="24"/>
          </w:rPr>
          <w:t>º</w:t>
        </w:r>
        <w:r w:rsidRPr="00FF0869">
          <w:rPr>
            <w:rFonts w:cs="Times New Roman"/>
            <w:sz w:val="24"/>
            <w:szCs w:val="24"/>
          </w:rPr>
          <w:t xml:space="preserve"> </w:t>
        </w:r>
        <w:r w:rsidRPr="00FF0869">
          <w:rPr>
            <w:rFonts w:eastAsia="SimSun" w:cs="Times New Roman"/>
            <w:sz w:val="24"/>
            <w:szCs w:val="24"/>
          </w:rPr>
          <w:t>×</w:t>
        </w:r>
        <w:r>
          <w:rPr>
            <w:rFonts w:eastAsia="SimSun" w:cs="Times New Roman" w:hint="eastAsia"/>
            <w:sz w:val="24"/>
            <w:szCs w:val="24"/>
          </w:rPr>
          <w:t xml:space="preserve"> </w:t>
        </w:r>
        <w:r w:rsidRPr="00FF0869">
          <w:rPr>
            <w:rFonts w:cs="Times New Roman"/>
            <w:sz w:val="24"/>
            <w:szCs w:val="24"/>
          </w:rPr>
          <w:t>3.7</w:t>
        </w:r>
        <w:r w:rsidRPr="00FF0869">
          <w:rPr>
            <w:rFonts w:eastAsia="SimSun" w:cs="Times New Roman"/>
            <w:sz w:val="24"/>
            <w:szCs w:val="24"/>
          </w:rPr>
          <w:t>º</w:t>
        </w:r>
        <w:r>
          <w:rPr>
            <w:rFonts w:eastAsia="SimSun" w:cs="Times New Roman"/>
            <w:sz w:val="24"/>
            <w:szCs w:val="24"/>
          </w:rPr>
          <w:t xml:space="preserve"> of visual angle</w:t>
        </w:r>
        <w:r>
          <w:rPr>
            <w:rFonts w:cs="Times New Roman"/>
            <w:sz w:val="24"/>
            <w:szCs w:val="24"/>
          </w:rPr>
          <w:t>)</w:t>
        </w:r>
        <w:r w:rsidRPr="005C1268">
          <w:rPr>
            <w:rFonts w:cs="Times New Roman"/>
            <w:sz w:val="24"/>
            <w:szCs w:val="24"/>
          </w:rPr>
          <w:t xml:space="preserve"> were presented above a white fixation cross</w:t>
        </w:r>
        <w:r>
          <w:rPr>
            <w:rFonts w:cs="Times New Roman"/>
            <w:sz w:val="24"/>
            <w:szCs w:val="24"/>
          </w:rPr>
          <w:t xml:space="preserve"> subtending </w:t>
        </w:r>
        <w:r w:rsidRPr="00FF0869">
          <w:rPr>
            <w:rFonts w:cs="Times New Roman"/>
            <w:sz w:val="24"/>
            <w:szCs w:val="24"/>
          </w:rPr>
          <w:t>0.8</w:t>
        </w:r>
        <w:r w:rsidRPr="00FF0869">
          <w:rPr>
            <w:rFonts w:eastAsia="SimSun" w:cs="Times New Roman"/>
            <w:sz w:val="24"/>
            <w:szCs w:val="24"/>
          </w:rPr>
          <w:t>º</w:t>
        </w:r>
        <w:r w:rsidRPr="00FF0869">
          <w:rPr>
            <w:rFonts w:cs="Times New Roman"/>
            <w:sz w:val="24"/>
            <w:szCs w:val="24"/>
          </w:rPr>
          <w:t xml:space="preserve"> </w:t>
        </w:r>
        <w:r w:rsidRPr="00FF0869">
          <w:rPr>
            <w:rFonts w:eastAsia="SimSun" w:cs="Times New Roman"/>
            <w:sz w:val="24"/>
            <w:szCs w:val="24"/>
          </w:rPr>
          <w:t>×</w:t>
        </w:r>
        <w:r>
          <w:rPr>
            <w:rFonts w:eastAsia="SimSun" w:cs="Times New Roman" w:hint="eastAsia"/>
            <w:sz w:val="24"/>
            <w:szCs w:val="24"/>
          </w:rPr>
          <w:t xml:space="preserve"> </w:t>
        </w:r>
        <w:r w:rsidRPr="00FF0869">
          <w:rPr>
            <w:rFonts w:cs="Times New Roman"/>
            <w:sz w:val="24"/>
            <w:szCs w:val="24"/>
          </w:rPr>
          <w:t>0.8</w:t>
        </w:r>
        <w:r w:rsidRPr="00FF0869">
          <w:rPr>
            <w:rFonts w:eastAsia="SimSun" w:cs="Times New Roman"/>
            <w:sz w:val="24"/>
            <w:szCs w:val="24"/>
          </w:rPr>
          <w:t>º</w:t>
        </w:r>
        <w:r>
          <w:rPr>
            <w:rFonts w:eastAsia="SimSun" w:cs="Times New Roman"/>
            <w:sz w:val="24"/>
            <w:szCs w:val="24"/>
          </w:rPr>
          <w:t xml:space="preserve"> of visual angle</w:t>
        </w:r>
        <w:r w:rsidRPr="005C1268">
          <w:rPr>
            <w:rFonts w:cs="Times New Roman"/>
            <w:sz w:val="24"/>
            <w:szCs w:val="24"/>
          </w:rPr>
          <w:t xml:space="preserve"> at the center of the screen. </w:t>
        </w:r>
        <w:r>
          <w:rPr>
            <w:rFonts w:cs="Times New Roman"/>
            <w:sz w:val="24"/>
            <w:szCs w:val="24"/>
          </w:rPr>
          <w:t xml:space="preserve">The </w:t>
        </w:r>
        <w:r w:rsidRPr="005C1268">
          <w:rPr>
            <w:rFonts w:cs="Times New Roman"/>
            <w:sz w:val="24"/>
            <w:szCs w:val="24"/>
          </w:rPr>
          <w:t xml:space="preserve">three </w:t>
        </w:r>
      </w:ins>
      <w:ins w:id="85" w:author="Hu, C-P" w:date="2019-03-18T08:27:00Z">
        <w:r>
          <w:rPr>
            <w:rFonts w:cs="Times New Roman"/>
            <w:sz w:val="24"/>
            <w:szCs w:val="24"/>
          </w:rPr>
          <w:t xml:space="preserve">most common </w:t>
        </w:r>
      </w:ins>
      <w:ins w:id="86" w:author="Hu, C-P" w:date="2019-03-18T08:26:00Z">
        <w:r>
          <w:rPr>
            <w:rFonts w:cs="Times New Roman"/>
            <w:sz w:val="24"/>
            <w:szCs w:val="24"/>
          </w:rPr>
          <w:t>names</w:t>
        </w:r>
        <w:r w:rsidRPr="005C1268">
          <w:rPr>
            <w:rFonts w:cs="Times New Roman"/>
            <w:sz w:val="24"/>
            <w:szCs w:val="24"/>
          </w:rPr>
          <w:t xml:space="preserve"> </w:t>
        </w:r>
        <w:r>
          <w:rPr>
            <w:rFonts w:cs="Times New Roman"/>
            <w:sz w:val="24"/>
            <w:szCs w:val="24"/>
          </w:rPr>
          <w:t xml:space="preserve">were </w:t>
        </w:r>
      </w:ins>
      <w:ins w:id="87" w:author="Hu, C-P" w:date="2019-03-18T08:27:00Z">
        <w:r>
          <w:rPr>
            <w:rFonts w:cs="Times New Roman"/>
            <w:sz w:val="24"/>
            <w:szCs w:val="24"/>
          </w:rPr>
          <w:t>chosen, which are neutral in moral valence before the manipulation.</w:t>
        </w:r>
      </w:ins>
    </w:p>
    <w:p w14:paraId="3F41D2E3" w14:textId="5AEEE074" w:rsidR="00452D24" w:rsidRDefault="00452D24" w:rsidP="00452D24">
      <w:pPr>
        <w:spacing w:line="480" w:lineRule="auto"/>
        <w:ind w:firstLine="720"/>
        <w:rPr>
          <w:ins w:id="88" w:author="Hu, C-P" w:date="2019-03-18T08:26:00Z"/>
          <w:rFonts w:cs="Times New Roman"/>
          <w:sz w:val="24"/>
          <w:szCs w:val="24"/>
        </w:rPr>
      </w:pPr>
      <w:ins w:id="89" w:author="Hu, C-P" w:date="2019-03-18T08:28:00Z">
        <w:r>
          <w:rPr>
            <w:rFonts w:cs="Times New Roman"/>
            <w:sz w:val="24"/>
            <w:szCs w:val="24"/>
          </w:rPr>
          <w:t xml:space="preserve">Three names (Zhang, Wang, Li) were first paired with three paragraphs of behavioral description. </w:t>
        </w:r>
      </w:ins>
      <w:ins w:id="90" w:author="Hu, C-P" w:date="2019-03-18T08:29:00Z">
        <w:r>
          <w:rPr>
            <w:rFonts w:cs="Times New Roman"/>
            <w:sz w:val="24"/>
            <w:szCs w:val="24"/>
          </w:rPr>
          <w:t xml:space="preserve">Each description </w:t>
        </w:r>
      </w:ins>
      <w:ins w:id="91" w:author="Hu, C-P" w:date="2019-03-18T08:38:00Z">
        <w:r w:rsidR="00461E6E">
          <w:rPr>
            <w:rFonts w:cs="Times New Roman"/>
            <w:sz w:val="24"/>
            <w:szCs w:val="24"/>
          </w:rPr>
          <w:t>includes</w:t>
        </w:r>
      </w:ins>
      <w:ins w:id="92" w:author="Hu, C-P" w:date="2019-03-18T08:29:00Z">
        <w:r>
          <w:rPr>
            <w:rFonts w:cs="Times New Roman"/>
            <w:sz w:val="24"/>
            <w:szCs w:val="24"/>
          </w:rPr>
          <w:t xml:space="preserve"> one sentence of biographic infomration and four sentences that describing the moral behavioral under that name. </w:t>
        </w:r>
      </w:ins>
      <w:ins w:id="93" w:author="Hu, C-P" w:date="2019-03-18T08:30:00Z">
        <w:r>
          <w:rPr>
            <w:rFonts w:cs="Times New Roman"/>
            <w:sz w:val="24"/>
            <w:szCs w:val="24"/>
          </w:rPr>
          <w:t>To assess the that these three description</w:t>
        </w:r>
      </w:ins>
      <w:ins w:id="94" w:author="Hu, C-P" w:date="2019-03-18T08:32:00Z">
        <w:r w:rsidR="0056208C">
          <w:rPr>
            <w:rFonts w:cs="Times New Roman"/>
            <w:sz w:val="24"/>
            <w:szCs w:val="24"/>
          </w:rPr>
          <w:t>s</w:t>
        </w:r>
      </w:ins>
      <w:ins w:id="95" w:author="Hu, C-P" w:date="2019-03-18T08:30:00Z">
        <w:r>
          <w:rPr>
            <w:rFonts w:cs="Times New Roman"/>
            <w:sz w:val="24"/>
            <w:szCs w:val="24"/>
          </w:rPr>
          <w:t xml:space="preserve"> represented good, neutral, and bad valence, we </w:t>
        </w:r>
      </w:ins>
      <w:ins w:id="96" w:author="Hu, C-P" w:date="2019-03-18T08:31:00Z">
        <w:r>
          <w:rPr>
            <w:rFonts w:cs="Times New Roman"/>
            <w:sz w:val="24"/>
            <w:szCs w:val="24"/>
          </w:rPr>
          <w:t xml:space="preserve">collected the ratings of three person </w:t>
        </w:r>
      </w:ins>
      <w:ins w:id="97" w:author="Hu, C-P" w:date="2019-03-18T08:32:00Z">
        <w:r w:rsidR="0056208C">
          <w:rPr>
            <w:rFonts w:cs="Times New Roman"/>
            <w:sz w:val="24"/>
            <w:szCs w:val="24"/>
          </w:rPr>
          <w:t>on</w:t>
        </w:r>
      </w:ins>
      <w:ins w:id="98" w:author="Hu, C-P" w:date="2019-03-18T08:31:00Z">
        <w:r>
          <w:rPr>
            <w:rFonts w:cs="Times New Roman"/>
            <w:sz w:val="24"/>
            <w:szCs w:val="24"/>
          </w:rPr>
          <w:t xml:space="preserve"> six dimensions: morality, likability, trustworthiness, dominance, competence, and aggressiviess</w:t>
        </w:r>
      </w:ins>
      <w:ins w:id="99" w:author="Hu, C-P" w:date="2019-03-18T08:32:00Z">
        <w:r w:rsidR="0056208C">
          <w:rPr>
            <w:rFonts w:cs="Times New Roman"/>
            <w:sz w:val="24"/>
            <w:szCs w:val="24"/>
          </w:rPr>
          <w:t xml:space="preserve">, from an independent sample (n = 34, 18 female, age = 19.6 </w:t>
        </w:r>
      </w:ins>
      <w:ins w:id="100" w:author="Hu, C-P" w:date="2019-03-18T08:33:00Z">
        <w:r w:rsidR="0056208C" w:rsidRPr="0056208C">
          <w:rPr>
            <w:rFonts w:cs="Times New Roman"/>
            <w:sz w:val="24"/>
            <w:szCs w:val="24"/>
          </w:rPr>
          <w:t>±</w:t>
        </w:r>
      </w:ins>
      <w:ins w:id="101" w:author="Hu, C-P" w:date="2019-03-18T08:32:00Z">
        <w:r w:rsidR="0056208C">
          <w:rPr>
            <w:rFonts w:cs="Times New Roman"/>
            <w:sz w:val="24"/>
            <w:szCs w:val="24"/>
          </w:rPr>
          <w:t xml:space="preserve"> 2.05)</w:t>
        </w:r>
      </w:ins>
      <w:ins w:id="102" w:author="Hu, C-P" w:date="2019-03-18T08:33:00Z">
        <w:r w:rsidR="0056208C">
          <w:rPr>
            <w:rFonts w:cs="Times New Roman"/>
            <w:sz w:val="24"/>
            <w:szCs w:val="24"/>
          </w:rPr>
          <w:t xml:space="preserve">. </w:t>
        </w:r>
      </w:ins>
      <w:ins w:id="103" w:author="Hu, C-P" w:date="2019-03-18T08:34:00Z">
        <w:r w:rsidR="0056208C">
          <w:rPr>
            <w:rFonts w:cs="Times New Roman"/>
            <w:sz w:val="24"/>
            <w:szCs w:val="24"/>
          </w:rPr>
          <w:t>The rating results showed that the person with morally good behavioral description has higher score on morality</w:t>
        </w:r>
      </w:ins>
      <w:ins w:id="104" w:author="Hu, C-P" w:date="2019-03-18T08:35:00Z">
        <w:r w:rsidR="0056208C">
          <w:rPr>
            <w:rFonts w:cs="Times New Roman"/>
            <w:sz w:val="24"/>
            <w:szCs w:val="24"/>
          </w:rPr>
          <w:t xml:space="preserve"> (M = 3.59, SD = 0.66)</w:t>
        </w:r>
      </w:ins>
      <w:ins w:id="105" w:author="Hu, C-P" w:date="2019-03-18T08:34:00Z">
        <w:r w:rsidR="0056208C">
          <w:rPr>
            <w:rFonts w:cs="Times New Roman"/>
            <w:sz w:val="24"/>
            <w:szCs w:val="24"/>
          </w:rPr>
          <w:t xml:space="preserve"> than neutral</w:t>
        </w:r>
      </w:ins>
      <w:ins w:id="106" w:author="Hu, C-P" w:date="2019-03-18T08:35:00Z">
        <w:r w:rsidR="0056208C">
          <w:rPr>
            <w:rFonts w:cs="Times New Roman"/>
            <w:sz w:val="24"/>
            <w:szCs w:val="24"/>
          </w:rPr>
          <w:t xml:space="preserve"> (M = 0.88, SD = 1.1), </w:t>
        </w:r>
        <w:r w:rsidR="0056208C" w:rsidRPr="0056208C">
          <w:rPr>
            <w:rFonts w:cs="Times New Roman"/>
            <w:i/>
            <w:sz w:val="24"/>
            <w:szCs w:val="24"/>
            <w:rPrChange w:id="107" w:author="Hu, C-P" w:date="2019-03-18T08:37:00Z">
              <w:rPr>
                <w:rFonts w:cs="Times New Roman"/>
                <w:sz w:val="24"/>
                <w:szCs w:val="24"/>
              </w:rPr>
            </w:rPrChange>
          </w:rPr>
          <w:t>t</w:t>
        </w:r>
        <w:r w:rsidR="0056208C">
          <w:rPr>
            <w:rFonts w:cs="Times New Roman"/>
            <w:sz w:val="24"/>
            <w:szCs w:val="24"/>
          </w:rPr>
          <w:t xml:space="preserve">(33) = 12.94, </w:t>
        </w:r>
        <w:r w:rsidR="0056208C" w:rsidRPr="003B3A39">
          <w:rPr>
            <w:rFonts w:cs="Times New Roman"/>
            <w:i/>
            <w:sz w:val="24"/>
            <w:szCs w:val="24"/>
            <w:rPrChange w:id="108" w:author="Hu, C-P" w:date="2019-03-21T08:24:00Z">
              <w:rPr>
                <w:rFonts w:cs="Times New Roman"/>
                <w:sz w:val="24"/>
                <w:szCs w:val="24"/>
              </w:rPr>
            </w:rPrChange>
          </w:rPr>
          <w:t>p</w:t>
        </w:r>
        <w:r w:rsidR="0056208C">
          <w:rPr>
            <w:rFonts w:cs="Times New Roman"/>
            <w:sz w:val="24"/>
            <w:szCs w:val="24"/>
          </w:rPr>
          <w:t xml:space="preserve"> &lt; .001,</w:t>
        </w:r>
      </w:ins>
      <w:ins w:id="109" w:author="Hu, C-P" w:date="2019-03-18T08:34:00Z">
        <w:r w:rsidR="0056208C">
          <w:rPr>
            <w:rFonts w:cs="Times New Roman"/>
            <w:sz w:val="24"/>
            <w:szCs w:val="24"/>
          </w:rPr>
          <w:t xml:space="preserve"> and bad conditions</w:t>
        </w:r>
      </w:ins>
      <w:ins w:id="110" w:author="Hu, C-P" w:date="2019-03-18T08:35:00Z">
        <w:r w:rsidR="0056208C">
          <w:rPr>
            <w:rFonts w:cs="Times New Roman"/>
            <w:sz w:val="24"/>
            <w:szCs w:val="24"/>
          </w:rPr>
          <w:t xml:space="preserve"> (M = -3.4, SD = 1.1), </w:t>
        </w:r>
        <w:r w:rsidR="0056208C" w:rsidRPr="0056208C">
          <w:rPr>
            <w:rFonts w:cs="Times New Roman"/>
            <w:i/>
            <w:sz w:val="24"/>
            <w:szCs w:val="24"/>
            <w:rPrChange w:id="111" w:author="Hu, C-P" w:date="2019-03-18T08:37:00Z">
              <w:rPr>
                <w:rFonts w:cs="Times New Roman"/>
                <w:sz w:val="24"/>
                <w:szCs w:val="24"/>
              </w:rPr>
            </w:rPrChange>
          </w:rPr>
          <w:t>t</w:t>
        </w:r>
        <w:r w:rsidR="0056208C">
          <w:rPr>
            <w:rFonts w:cs="Times New Roman"/>
            <w:sz w:val="24"/>
            <w:szCs w:val="24"/>
          </w:rPr>
          <w:t>(33</w:t>
        </w:r>
      </w:ins>
      <w:ins w:id="112" w:author="Hu, C-P" w:date="2019-03-18T08:36:00Z">
        <w:r w:rsidR="0056208C">
          <w:rPr>
            <w:rFonts w:cs="Times New Roman"/>
            <w:sz w:val="24"/>
            <w:szCs w:val="24"/>
          </w:rPr>
          <w:t xml:space="preserve">) = 30.78, </w:t>
        </w:r>
        <w:r w:rsidR="0056208C" w:rsidRPr="003B3A39">
          <w:rPr>
            <w:rFonts w:cs="Times New Roman"/>
            <w:i/>
            <w:sz w:val="24"/>
            <w:szCs w:val="24"/>
            <w:rPrChange w:id="113" w:author="Hu, C-P" w:date="2019-03-21T08:24:00Z">
              <w:rPr>
                <w:rFonts w:cs="Times New Roman"/>
                <w:sz w:val="24"/>
                <w:szCs w:val="24"/>
              </w:rPr>
            </w:rPrChange>
          </w:rPr>
          <w:t>p</w:t>
        </w:r>
        <w:r w:rsidR="0056208C">
          <w:rPr>
            <w:rFonts w:cs="Times New Roman"/>
            <w:sz w:val="24"/>
            <w:szCs w:val="24"/>
          </w:rPr>
          <w:t xml:space="preserve"> &lt; .001</w:t>
        </w:r>
      </w:ins>
      <w:ins w:id="114" w:author="Hu, C-P" w:date="2019-03-18T08:34:00Z">
        <w:r w:rsidR="0056208C">
          <w:rPr>
            <w:rFonts w:cs="Times New Roman"/>
            <w:sz w:val="24"/>
            <w:szCs w:val="24"/>
          </w:rPr>
          <w:t>.</w:t>
        </w:r>
      </w:ins>
      <w:ins w:id="115" w:author="Hu, C-P" w:date="2019-03-18T08:36:00Z">
        <w:r w:rsidR="0056208C">
          <w:rPr>
            <w:rFonts w:cs="Times New Roman"/>
            <w:sz w:val="24"/>
            <w:szCs w:val="24"/>
          </w:rPr>
          <w:t xml:space="preserve"> Neutral condition was also significant higher than bad conditions </w:t>
        </w:r>
        <w:proofErr w:type="gramStart"/>
        <w:r w:rsidR="0056208C" w:rsidRPr="0056208C">
          <w:rPr>
            <w:rFonts w:cs="Times New Roman"/>
            <w:i/>
            <w:sz w:val="24"/>
            <w:szCs w:val="24"/>
            <w:rPrChange w:id="116" w:author="Hu, C-P" w:date="2019-03-18T08:37:00Z">
              <w:rPr>
                <w:rFonts w:cs="Times New Roman"/>
                <w:sz w:val="24"/>
                <w:szCs w:val="24"/>
              </w:rPr>
            </w:rPrChange>
          </w:rPr>
          <w:t>t</w:t>
        </w:r>
        <w:r w:rsidR="0056208C">
          <w:rPr>
            <w:rFonts w:cs="Times New Roman"/>
            <w:sz w:val="24"/>
            <w:szCs w:val="24"/>
          </w:rPr>
          <w:t>(</w:t>
        </w:r>
        <w:proofErr w:type="gramEnd"/>
        <w:r w:rsidR="0056208C">
          <w:rPr>
            <w:rFonts w:cs="Times New Roman"/>
            <w:sz w:val="24"/>
            <w:szCs w:val="24"/>
          </w:rPr>
          <w:t xml:space="preserve">33) = 13.9, </w:t>
        </w:r>
        <w:r w:rsidR="0056208C" w:rsidRPr="003B3A39">
          <w:rPr>
            <w:rFonts w:cs="Times New Roman"/>
            <w:i/>
            <w:sz w:val="24"/>
            <w:szCs w:val="24"/>
            <w:rPrChange w:id="117" w:author="Hu, C-P" w:date="2019-03-21T08:24:00Z">
              <w:rPr>
                <w:rFonts w:cs="Times New Roman"/>
                <w:sz w:val="24"/>
                <w:szCs w:val="24"/>
              </w:rPr>
            </w:rPrChange>
          </w:rPr>
          <w:t>p</w:t>
        </w:r>
        <w:r w:rsidR="0056208C">
          <w:rPr>
            <w:rFonts w:cs="Times New Roman"/>
            <w:sz w:val="24"/>
            <w:szCs w:val="24"/>
          </w:rPr>
          <w:t xml:space="preserve"> &lt; .001.</w:t>
        </w:r>
      </w:ins>
    </w:p>
    <w:p w14:paraId="390A1B56" w14:textId="77777777" w:rsidR="00461E6E" w:rsidRDefault="00461E6E" w:rsidP="00461E6E">
      <w:pPr>
        <w:spacing w:line="480" w:lineRule="auto"/>
        <w:ind w:firstLine="720"/>
        <w:rPr>
          <w:ins w:id="118" w:author="Hu, C-P" w:date="2019-03-18T08:40:00Z"/>
          <w:rFonts w:cs="Times New Roman"/>
          <w:sz w:val="24"/>
          <w:szCs w:val="24"/>
        </w:rPr>
      </w:pPr>
      <w:ins w:id="119" w:author="Hu, C-P" w:date="2019-03-18T08:38:00Z">
        <w:r w:rsidRPr="00B66CB4">
          <w:rPr>
            <w:rFonts w:cs="Times New Roman"/>
            <w:b/>
            <w:sz w:val="24"/>
            <w:szCs w:val="24"/>
          </w:rPr>
          <w:t>Procedure</w:t>
        </w:r>
        <w:r>
          <w:rPr>
            <w:rFonts w:cs="Times New Roman"/>
            <w:b/>
            <w:sz w:val="24"/>
            <w:szCs w:val="24"/>
          </w:rPr>
          <w:t>.</w:t>
        </w:r>
        <w:r>
          <w:rPr>
            <w:rFonts w:cs="Times New Roman"/>
            <w:b/>
            <w:sz w:val="24"/>
            <w:szCs w:val="24"/>
          </w:rPr>
          <w:tab/>
        </w:r>
      </w:ins>
      <w:ins w:id="120" w:author="Hu, C-P" w:date="2019-03-18T08:40:00Z">
        <w:r w:rsidRPr="00461E6E">
          <w:rPr>
            <w:rFonts w:cs="Times New Roman"/>
            <w:sz w:val="24"/>
            <w:szCs w:val="24"/>
          </w:rPr>
          <w:t xml:space="preserve">After arriving the lab, </w:t>
        </w:r>
        <w:r>
          <w:rPr>
            <w:rFonts w:cs="Times New Roman"/>
            <w:sz w:val="24"/>
            <w:szCs w:val="24"/>
          </w:rPr>
          <w:t>participants</w:t>
        </w:r>
        <w:r w:rsidRPr="00461E6E">
          <w:rPr>
            <w:rFonts w:cs="Times New Roman"/>
            <w:sz w:val="24"/>
            <w:szCs w:val="24"/>
          </w:rPr>
          <w:t xml:space="preserve"> were informed to complete two experimental tasks, first a social memory task to remember three person and their behaviors, after tested for their memory, they will finish a perceptual matching task. </w:t>
        </w:r>
      </w:ins>
    </w:p>
    <w:p w14:paraId="50E618F6" w14:textId="4E0F5EB4" w:rsidR="00461E6E" w:rsidRPr="00461E6E" w:rsidRDefault="00461E6E" w:rsidP="00461E6E">
      <w:pPr>
        <w:spacing w:line="480" w:lineRule="auto"/>
        <w:ind w:firstLine="720"/>
        <w:rPr>
          <w:ins w:id="121" w:author="Hu, C-P" w:date="2019-03-18T08:40:00Z"/>
          <w:rFonts w:cs="Times New Roman"/>
          <w:sz w:val="24"/>
          <w:szCs w:val="24"/>
        </w:rPr>
      </w:pPr>
      <w:ins w:id="122" w:author="Hu, C-P" w:date="2019-03-18T08:40:00Z">
        <w:r w:rsidRPr="00461E6E">
          <w:rPr>
            <w:rFonts w:cs="Times New Roman"/>
            <w:sz w:val="24"/>
            <w:szCs w:val="24"/>
          </w:rPr>
          <w:t>In the social memory task, the description</w:t>
        </w:r>
        <w:r>
          <w:rPr>
            <w:rFonts w:cs="Times New Roman"/>
            <w:sz w:val="24"/>
            <w:szCs w:val="24"/>
          </w:rPr>
          <w:t>s</w:t>
        </w:r>
        <w:r w:rsidRPr="00461E6E">
          <w:rPr>
            <w:rFonts w:cs="Times New Roman"/>
            <w:sz w:val="24"/>
            <w:szCs w:val="24"/>
          </w:rPr>
          <w:t xml:space="preserve"> of three person were presented without time limitation. Participant self-paced to memorized </w:t>
        </w:r>
      </w:ins>
      <w:ins w:id="123" w:author="Hu, C-P" w:date="2019-03-18T08:41:00Z">
        <w:r>
          <w:rPr>
            <w:rFonts w:cs="Times New Roman"/>
            <w:sz w:val="24"/>
            <w:szCs w:val="24"/>
          </w:rPr>
          <w:t xml:space="preserve">the behaviors of </w:t>
        </w:r>
      </w:ins>
      <w:ins w:id="124" w:author="Hu, C-P" w:date="2019-03-18T08:40:00Z">
        <w:r w:rsidRPr="00461E6E">
          <w:rPr>
            <w:rFonts w:cs="Times New Roman"/>
            <w:sz w:val="24"/>
            <w:szCs w:val="24"/>
          </w:rPr>
          <w:t>each person. After they memoriz</w:t>
        </w:r>
      </w:ins>
      <w:ins w:id="125" w:author="Hu, C-P" w:date="2019-03-18T08:41:00Z">
        <w:r>
          <w:rPr>
            <w:rFonts w:cs="Times New Roman"/>
            <w:sz w:val="24"/>
            <w:szCs w:val="24"/>
          </w:rPr>
          <w:t>ing</w:t>
        </w:r>
      </w:ins>
      <w:ins w:id="126" w:author="Hu, C-P" w:date="2019-03-18T08:40:00Z">
        <w:r w:rsidRPr="00461E6E">
          <w:rPr>
            <w:rFonts w:cs="Times New Roman"/>
            <w:sz w:val="24"/>
            <w:szCs w:val="24"/>
          </w:rPr>
          <w:t xml:space="preserve">, a recognition task </w:t>
        </w:r>
      </w:ins>
      <w:ins w:id="127" w:author="Hu, C-P" w:date="2019-03-18T08:42:00Z">
        <w:r w:rsidR="00F6455D" w:rsidRPr="00461E6E">
          <w:rPr>
            <w:rFonts w:cs="Times New Roman"/>
            <w:sz w:val="24"/>
            <w:szCs w:val="24"/>
          </w:rPr>
          <w:t>was</w:t>
        </w:r>
      </w:ins>
      <w:ins w:id="128" w:author="Hu, C-P" w:date="2019-03-18T08:40:00Z">
        <w:r w:rsidRPr="00461E6E">
          <w:rPr>
            <w:rFonts w:cs="Times New Roman"/>
            <w:sz w:val="24"/>
            <w:szCs w:val="24"/>
          </w:rPr>
          <w:t xml:space="preserve"> used to test their memory effect. Each participant</w:t>
        </w:r>
      </w:ins>
      <w:ins w:id="129" w:author="Hu, C-P" w:date="2019-03-18T08:42:00Z">
        <w:r w:rsidR="00F6455D">
          <w:rPr>
            <w:rFonts w:cs="Times New Roman"/>
            <w:sz w:val="24"/>
            <w:szCs w:val="24"/>
          </w:rPr>
          <w:t xml:space="preserve"> was required to have over </w:t>
        </w:r>
      </w:ins>
      <w:ins w:id="130" w:author="Hu, C-P" w:date="2019-03-18T08:40:00Z">
        <w:r w:rsidRPr="00461E6E">
          <w:rPr>
            <w:rFonts w:cs="Times New Roman"/>
            <w:sz w:val="24"/>
            <w:szCs w:val="24"/>
          </w:rPr>
          <w:t>95% accuracy</w:t>
        </w:r>
      </w:ins>
      <w:ins w:id="131" w:author="Hu, C-P" w:date="2019-03-18T08:42:00Z">
        <w:r w:rsidR="00F6455D">
          <w:rPr>
            <w:rFonts w:cs="Times New Roman"/>
            <w:sz w:val="24"/>
            <w:szCs w:val="24"/>
          </w:rPr>
          <w:t xml:space="preserve"> before preceding to matching task.</w:t>
        </w:r>
      </w:ins>
    </w:p>
    <w:p w14:paraId="7ABE1F9F" w14:textId="77777777" w:rsidR="005F73E5" w:rsidRDefault="00F6455D" w:rsidP="005F73E5">
      <w:pPr>
        <w:spacing w:line="480" w:lineRule="auto"/>
        <w:ind w:firstLine="720"/>
        <w:jc w:val="left"/>
        <w:rPr>
          <w:ins w:id="132" w:author="Hu, C-P" w:date="2019-03-18T08:47:00Z"/>
          <w:rFonts w:cs="Times New Roman"/>
          <w:b/>
          <w:sz w:val="24"/>
          <w:szCs w:val="24"/>
        </w:rPr>
      </w:pPr>
      <w:ins w:id="133" w:author="Hu, C-P" w:date="2019-03-18T08:42:00Z">
        <w:r>
          <w:rPr>
            <w:rFonts w:cs="Times New Roman"/>
            <w:sz w:val="24"/>
            <w:szCs w:val="24"/>
          </w:rPr>
          <w:t>The p</w:t>
        </w:r>
      </w:ins>
      <w:ins w:id="134" w:author="Hu, C-P" w:date="2019-03-18T08:40:00Z">
        <w:r w:rsidR="00461E6E" w:rsidRPr="00461E6E">
          <w:rPr>
            <w:rFonts w:cs="Times New Roman"/>
            <w:sz w:val="24"/>
            <w:szCs w:val="24"/>
          </w:rPr>
          <w:t xml:space="preserve">erceptual learning task was followed, </w:t>
        </w:r>
      </w:ins>
      <w:ins w:id="135" w:author="Hu, C-P" w:date="2019-03-18T08:43:00Z">
        <w:r>
          <w:rPr>
            <w:rFonts w:cs="Times New Roman"/>
            <w:sz w:val="24"/>
            <w:szCs w:val="24"/>
          </w:rPr>
          <w:t xml:space="preserve">three names </w:t>
        </w:r>
      </w:ins>
      <w:ins w:id="136" w:author="Hu, C-P" w:date="2019-03-18T08:40:00Z">
        <w:r w:rsidR="00461E6E" w:rsidRPr="00461E6E">
          <w:rPr>
            <w:rFonts w:cs="Times New Roman"/>
            <w:sz w:val="24"/>
            <w:szCs w:val="24"/>
          </w:rPr>
          <w:t>were randomly paired with geometric shape</w:t>
        </w:r>
      </w:ins>
      <w:ins w:id="137" w:author="Hu, C-P" w:date="2019-03-18T08:44:00Z">
        <w:r>
          <w:rPr>
            <w:rFonts w:cs="Times New Roman"/>
            <w:sz w:val="24"/>
            <w:szCs w:val="24"/>
          </w:rPr>
          <w:t>s. Participants were required to learn the association and perform a practicing task before they star</w:t>
        </w:r>
      </w:ins>
      <w:ins w:id="138" w:author="Hu, C-P" w:date="2019-03-18T08:45:00Z">
        <w:r>
          <w:rPr>
            <w:rFonts w:cs="Times New Roman"/>
            <w:sz w:val="24"/>
            <w:szCs w:val="24"/>
          </w:rPr>
          <w:t xml:space="preserve">t the formal experimental blocks. They kept practicing </w:t>
        </w:r>
      </w:ins>
      <w:ins w:id="139" w:author="Hu, C-P" w:date="2019-03-18T08:40:00Z">
        <w:r w:rsidR="00461E6E" w:rsidRPr="00461E6E">
          <w:rPr>
            <w:rFonts w:cs="Times New Roman"/>
            <w:sz w:val="24"/>
            <w:szCs w:val="24"/>
          </w:rPr>
          <w:t>util they reach</w:t>
        </w:r>
      </w:ins>
      <w:ins w:id="140" w:author="Hu, C-P" w:date="2019-03-18T08:45:00Z">
        <w:r>
          <w:rPr>
            <w:rFonts w:cs="Times New Roman"/>
            <w:sz w:val="24"/>
            <w:szCs w:val="24"/>
          </w:rPr>
          <w:t>ed</w:t>
        </w:r>
      </w:ins>
      <w:ins w:id="141" w:author="Hu, C-P" w:date="2019-03-18T08:40:00Z">
        <w:r w:rsidR="00461E6E" w:rsidRPr="00461E6E">
          <w:rPr>
            <w:rFonts w:cs="Times New Roman"/>
            <w:sz w:val="24"/>
            <w:szCs w:val="24"/>
          </w:rPr>
          <w:t xml:space="preserve"> 70% accuracy</w:t>
        </w:r>
      </w:ins>
      <w:ins w:id="142" w:author="Hu, C-P" w:date="2019-03-18T08:45:00Z">
        <w:r>
          <w:rPr>
            <w:rFonts w:cs="Times New Roman"/>
            <w:sz w:val="24"/>
            <w:szCs w:val="24"/>
          </w:rPr>
          <w:t>. Then, they would start the per</w:t>
        </w:r>
      </w:ins>
      <w:ins w:id="143" w:author="Hu, C-P" w:date="2019-03-18T08:46:00Z">
        <w:r>
          <w:rPr>
            <w:rFonts w:cs="Times New Roman"/>
            <w:sz w:val="24"/>
            <w:szCs w:val="24"/>
          </w:rPr>
          <w:t>ceptual matching task as in experiment 1a. T</w:t>
        </w:r>
      </w:ins>
      <w:ins w:id="144" w:author="Hu, C-P" w:date="2019-03-18T08:40:00Z">
        <w:r w:rsidR="00461E6E" w:rsidRPr="00461E6E">
          <w:rPr>
            <w:rFonts w:cs="Times New Roman"/>
            <w:sz w:val="24"/>
            <w:szCs w:val="24"/>
          </w:rPr>
          <w:t xml:space="preserve">hey finished 6 blocks of perceptual matching </w:t>
        </w:r>
        <w:proofErr w:type="gramStart"/>
        <w:r w:rsidR="00461E6E" w:rsidRPr="00461E6E">
          <w:rPr>
            <w:rFonts w:cs="Times New Roman"/>
            <w:sz w:val="24"/>
            <w:szCs w:val="24"/>
          </w:rPr>
          <w:t>trials,</w:t>
        </w:r>
        <w:proofErr w:type="gramEnd"/>
        <w:r w:rsidR="00461E6E" w:rsidRPr="00461E6E">
          <w:rPr>
            <w:rFonts w:cs="Times New Roman"/>
            <w:sz w:val="24"/>
            <w:szCs w:val="24"/>
          </w:rPr>
          <w:t xml:space="preserve"> each have 120 trials.</w:t>
        </w:r>
      </w:ins>
      <w:ins w:id="145" w:author="Hu, C-P" w:date="2019-03-18T08:47:00Z">
        <w:r w:rsidR="005F73E5" w:rsidRPr="005F73E5">
          <w:rPr>
            <w:rFonts w:cs="Times New Roman"/>
            <w:b/>
            <w:sz w:val="24"/>
            <w:szCs w:val="24"/>
          </w:rPr>
          <w:t xml:space="preserve"> </w:t>
        </w:r>
      </w:ins>
    </w:p>
    <w:p w14:paraId="128AA002" w14:textId="2FA57D21" w:rsidR="005F73E5" w:rsidRDefault="005F73E5" w:rsidP="005F73E5">
      <w:pPr>
        <w:spacing w:line="480" w:lineRule="auto"/>
        <w:ind w:firstLine="720"/>
        <w:jc w:val="left"/>
        <w:rPr>
          <w:ins w:id="146" w:author="Hu, C-P" w:date="2019-03-18T08:47:00Z"/>
          <w:rFonts w:cs="Times New Roman"/>
          <w:sz w:val="24"/>
          <w:szCs w:val="24"/>
        </w:rPr>
      </w:pPr>
      <w:ins w:id="147" w:author="Hu, C-P" w:date="2019-03-18T08:47:00Z">
        <w:r>
          <w:rPr>
            <w:rFonts w:cs="Times New Roman"/>
            <w:b/>
            <w:sz w:val="24"/>
            <w:szCs w:val="24"/>
          </w:rPr>
          <w:t>Analysis.</w:t>
        </w:r>
        <w:r>
          <w:rPr>
            <w:rFonts w:cs="Times New Roman"/>
            <w:b/>
            <w:sz w:val="24"/>
            <w:szCs w:val="24"/>
          </w:rPr>
          <w:tab/>
        </w:r>
        <w:r>
          <w:rPr>
            <w:rFonts w:cs="Times New Roman"/>
            <w:sz w:val="24"/>
            <w:szCs w:val="24"/>
          </w:rPr>
          <w:t xml:space="preserve">Data was analyzed as in experiment 1a. </w:t>
        </w:r>
      </w:ins>
    </w:p>
    <w:p w14:paraId="6B291D94" w14:textId="77777777" w:rsidR="005F73E5" w:rsidRPr="00305E7A" w:rsidRDefault="005F73E5" w:rsidP="005F73E5">
      <w:pPr>
        <w:pStyle w:val="Heading3"/>
        <w:ind w:firstLine="720"/>
        <w:jc w:val="left"/>
        <w:rPr>
          <w:ins w:id="148" w:author="Hu, C-P" w:date="2019-03-18T08:47:00Z"/>
          <w:rFonts w:cs="Times New Roman"/>
          <w:sz w:val="24"/>
          <w:szCs w:val="24"/>
        </w:rPr>
      </w:pPr>
      <w:ins w:id="149" w:author="Hu, C-P" w:date="2019-03-18T08:47:00Z">
        <w:r w:rsidRPr="00305E7A">
          <w:rPr>
            <w:rFonts w:cs="Times New Roman"/>
            <w:sz w:val="24"/>
            <w:szCs w:val="24"/>
          </w:rPr>
          <w:t>Results</w:t>
        </w:r>
      </w:ins>
    </w:p>
    <w:p w14:paraId="2360A117" w14:textId="5BD9F01C" w:rsidR="005F73E5" w:rsidRDefault="005F73E5" w:rsidP="005F73E5">
      <w:pPr>
        <w:spacing w:line="480" w:lineRule="auto"/>
        <w:ind w:firstLine="720"/>
        <w:rPr>
          <w:ins w:id="150" w:author="Hu, C-P" w:date="2019-03-18T08:47:00Z"/>
          <w:rFonts w:cs="Times New Roman"/>
          <w:sz w:val="24"/>
          <w:szCs w:val="24"/>
        </w:rPr>
      </w:pPr>
      <w:ins w:id="151" w:author="Hu, C-P" w:date="2019-03-18T08:47:00Z">
        <w:r w:rsidRPr="00F676A7">
          <w:rPr>
            <w:rFonts w:cs="Times New Roman"/>
            <w:sz w:val="24"/>
            <w:szCs w:val="24"/>
            <w:highlight w:val="yellow"/>
          </w:rPr>
          <w:t xml:space="preserve">Table </w:t>
        </w:r>
        <w:r>
          <w:rPr>
            <w:rFonts w:cs="Times New Roman"/>
            <w:sz w:val="24"/>
            <w:szCs w:val="24"/>
            <w:highlight w:val="yellow"/>
          </w:rPr>
          <w:t>1-</w:t>
        </w:r>
        <w:r>
          <w:rPr>
            <w:rFonts w:cs="Times New Roman"/>
            <w:sz w:val="24"/>
            <w:szCs w:val="24"/>
          </w:rPr>
          <w:t xml:space="preserve">c </w:t>
        </w:r>
        <w:r w:rsidRPr="00B66CB4">
          <w:rPr>
            <w:rFonts w:cs="Times New Roman"/>
            <w:sz w:val="24"/>
            <w:szCs w:val="24"/>
          </w:rPr>
          <w:t xml:space="preserve">shows the accuracy </w:t>
        </w:r>
        <w:r>
          <w:rPr>
            <w:rFonts w:cs="Times New Roman"/>
            <w:sz w:val="24"/>
            <w:szCs w:val="24"/>
          </w:rPr>
          <w:t>of performance</w:t>
        </w:r>
        <w:r w:rsidRPr="00B66CB4">
          <w:rPr>
            <w:rFonts w:cs="Times New Roman"/>
            <w:sz w:val="24"/>
            <w:szCs w:val="24"/>
          </w:rPr>
          <w:t xml:space="preserve"> in </w:t>
        </w:r>
        <w:r>
          <w:rPr>
            <w:rFonts w:cs="Times New Roman"/>
            <w:sz w:val="24"/>
            <w:szCs w:val="24"/>
          </w:rPr>
          <w:t>e</w:t>
        </w:r>
        <w:r w:rsidRPr="00B66CB4">
          <w:rPr>
            <w:rFonts w:cs="Times New Roman"/>
            <w:sz w:val="24"/>
            <w:szCs w:val="24"/>
          </w:rPr>
          <w:t xml:space="preserve">xperiment </w:t>
        </w:r>
        <w:r>
          <w:rPr>
            <w:rFonts w:cs="Times New Roman"/>
            <w:sz w:val="24"/>
            <w:szCs w:val="24"/>
          </w:rPr>
          <w:t>1c</w:t>
        </w:r>
        <w:r w:rsidRPr="00B66CB4">
          <w:rPr>
            <w:rFonts w:cs="Times New Roman"/>
            <w:sz w:val="24"/>
            <w:szCs w:val="24"/>
          </w:rPr>
          <w:t xml:space="preserve">. </w:t>
        </w:r>
        <w:r>
          <w:rPr>
            <w:rFonts w:cs="Times New Roman"/>
            <w:sz w:val="24"/>
            <w:szCs w:val="24"/>
          </w:rPr>
          <w:t xml:space="preserve"> </w:t>
        </w:r>
      </w:ins>
    </w:p>
    <w:p w14:paraId="4D10BF9A" w14:textId="560E09C1" w:rsidR="005F73E5" w:rsidRDefault="005F73E5" w:rsidP="005F73E5">
      <w:pPr>
        <w:spacing w:line="480" w:lineRule="auto"/>
        <w:ind w:firstLine="720"/>
        <w:rPr>
          <w:ins w:id="152" w:author="Hu, C-P" w:date="2019-03-18T08:47:00Z"/>
          <w:rFonts w:cs="Times New Roman"/>
          <w:sz w:val="24"/>
          <w:szCs w:val="24"/>
        </w:rPr>
      </w:pPr>
      <w:ins w:id="153" w:author="Hu, C-P" w:date="2019-03-18T08:47:00Z">
        <w:r w:rsidRPr="00C5584C">
          <w:rPr>
            <w:rFonts w:cs="Times New Roman"/>
            <w:sz w:val="24"/>
            <w:szCs w:val="24"/>
          </w:rPr>
          <w:t xml:space="preserve">We </w:t>
        </w:r>
      </w:ins>
      <w:ins w:id="154" w:author="Hu, C-P" w:date="2019-03-21T08:24:00Z">
        <w:r w:rsidR="00B6294F">
          <w:rPr>
            <w:rFonts w:cs="Times New Roman"/>
            <w:sz w:val="24"/>
            <w:szCs w:val="24"/>
          </w:rPr>
          <w:t>didn’t find the</w:t>
        </w:r>
      </w:ins>
      <w:ins w:id="155" w:author="Hu, C-P" w:date="2019-03-18T08:47:00Z">
        <w:r w:rsidRPr="00C5584C">
          <w:rPr>
            <w:rFonts w:cs="Times New Roman"/>
            <w:sz w:val="24"/>
            <w:szCs w:val="24"/>
          </w:rPr>
          <w:t xml:space="preserve"> advantage of positive moral valence </w:t>
        </w:r>
      </w:ins>
      <w:ins w:id="156" w:author="Hu, C-P" w:date="2019-03-21T08:24:00Z">
        <w:r w:rsidR="00B6294F">
          <w:rPr>
            <w:rFonts w:cs="Times New Roman"/>
            <w:sz w:val="24"/>
            <w:szCs w:val="24"/>
          </w:rPr>
          <w:t>in</w:t>
        </w:r>
      </w:ins>
      <w:ins w:id="157" w:author="Hu, C-P" w:date="2019-03-18T08:47:00Z">
        <w:r w:rsidRPr="00C5584C">
          <w:rPr>
            <w:rFonts w:cs="Times New Roman"/>
            <w:sz w:val="24"/>
            <w:szCs w:val="24"/>
          </w:rPr>
          <w:t xml:space="preserve"> experiment 1a</w:t>
        </w:r>
        <w:r>
          <w:rPr>
            <w:rFonts w:cs="Times New Roman"/>
            <w:sz w:val="24"/>
            <w:szCs w:val="24"/>
          </w:rPr>
          <w:t xml:space="preserve">. </w:t>
        </w:r>
        <w:r w:rsidRPr="00842E86">
          <w:rPr>
            <w:rFonts w:cs="Times New Roman"/>
            <w:sz w:val="24"/>
            <w:szCs w:val="24"/>
          </w:rPr>
          <w:t xml:space="preserve">For </w:t>
        </w:r>
        <w:r w:rsidRPr="00842E86">
          <w:rPr>
            <w:rFonts w:cs="Times New Roman"/>
            <w:i/>
            <w:sz w:val="24"/>
            <w:szCs w:val="24"/>
          </w:rPr>
          <w:t>d’</w:t>
        </w:r>
        <w:r>
          <w:rPr>
            <w:rFonts w:cs="Times New Roman"/>
            <w:sz w:val="24"/>
            <w:szCs w:val="24"/>
          </w:rPr>
          <w:t>,</w:t>
        </w:r>
      </w:ins>
      <w:ins w:id="158" w:author="Hu, C-P" w:date="2019-03-22T07:51:00Z">
        <w:r w:rsidR="00B77450">
          <w:rPr>
            <w:rFonts w:cs="Times New Roman"/>
            <w:sz w:val="24"/>
            <w:szCs w:val="24"/>
          </w:rPr>
          <w:t xml:space="preserve"> the</w:t>
        </w:r>
      </w:ins>
      <w:ins w:id="159" w:author="Hu, C-P" w:date="2019-03-18T08:47:00Z">
        <w:r>
          <w:rPr>
            <w:rFonts w:cs="Times New Roman"/>
            <w:sz w:val="24"/>
            <w:szCs w:val="24"/>
          </w:rPr>
          <w:t xml:space="preserve"> main effect of moral valence was </w:t>
        </w:r>
      </w:ins>
      <w:ins w:id="160" w:author="Hu, C-P" w:date="2019-03-21T08:24:00Z">
        <w:r w:rsidR="00B6294F">
          <w:rPr>
            <w:rFonts w:cs="Times New Roman"/>
            <w:sz w:val="24"/>
            <w:szCs w:val="24"/>
          </w:rPr>
          <w:t>no</w:t>
        </w:r>
      </w:ins>
      <w:ins w:id="161" w:author="Hu, C-P" w:date="2019-03-21T08:25:00Z">
        <w:r w:rsidR="00B6294F">
          <w:rPr>
            <w:rFonts w:cs="Times New Roman"/>
            <w:sz w:val="24"/>
            <w:szCs w:val="24"/>
          </w:rPr>
          <w:t xml:space="preserve">t </w:t>
        </w:r>
      </w:ins>
      <w:ins w:id="162" w:author="Hu, C-P" w:date="2019-03-18T08:47:00Z">
        <w:r>
          <w:rPr>
            <w:rFonts w:cs="Times New Roman"/>
            <w:sz w:val="24"/>
            <w:szCs w:val="24"/>
          </w:rPr>
          <w:t xml:space="preserve">significant, </w:t>
        </w:r>
        <w:proofErr w:type="gramStart"/>
        <w:r w:rsidRPr="00990A8C">
          <w:rPr>
            <w:i/>
            <w:sz w:val="24"/>
          </w:rPr>
          <w:t>F</w:t>
        </w:r>
        <w:r w:rsidRPr="00990A8C">
          <w:rPr>
            <w:sz w:val="24"/>
          </w:rPr>
          <w:t>(</w:t>
        </w:r>
        <w:proofErr w:type="gramEnd"/>
        <w:r w:rsidRPr="00990A8C">
          <w:rPr>
            <w:sz w:val="24"/>
          </w:rPr>
          <w:t xml:space="preserve">2, </w:t>
        </w:r>
      </w:ins>
      <w:ins w:id="163" w:author="Hu, C-P" w:date="2019-03-21T08:25:00Z">
        <w:r w:rsidR="00B6294F">
          <w:rPr>
            <w:sz w:val="24"/>
          </w:rPr>
          <w:t>44</w:t>
        </w:r>
      </w:ins>
      <w:ins w:id="164" w:author="Hu, C-P" w:date="2019-03-18T08:47:00Z">
        <w:r w:rsidRPr="00990A8C">
          <w:rPr>
            <w:sz w:val="24"/>
          </w:rPr>
          <w:t xml:space="preserve">) = </w:t>
        </w:r>
      </w:ins>
      <w:ins w:id="165" w:author="Hu, C-P" w:date="2019-03-21T08:25:00Z">
        <w:r w:rsidR="00B6294F">
          <w:rPr>
            <w:sz w:val="24"/>
          </w:rPr>
          <w:t>0.23</w:t>
        </w:r>
      </w:ins>
      <w:ins w:id="166" w:author="Hu, C-P" w:date="2019-03-18T08:47:00Z">
        <w:r w:rsidRPr="00990A8C">
          <w:rPr>
            <w:sz w:val="24"/>
          </w:rPr>
          <w:t xml:space="preserve">, </w:t>
        </w:r>
        <w:r w:rsidRPr="00990A8C">
          <w:rPr>
            <w:i/>
            <w:sz w:val="24"/>
          </w:rPr>
          <w:t>p</w:t>
        </w:r>
        <w:r w:rsidRPr="00990A8C">
          <w:rPr>
            <w:sz w:val="24"/>
          </w:rPr>
          <w:t xml:space="preserve"> </w:t>
        </w:r>
      </w:ins>
      <w:ins w:id="167" w:author="Hu, C-P" w:date="2019-03-21T08:25:00Z">
        <w:r w:rsidR="00B6294F">
          <w:rPr>
            <w:sz w:val="24"/>
          </w:rPr>
          <w:t>= 0.798</w:t>
        </w:r>
      </w:ins>
      <w:ins w:id="168" w:author="Hu, C-P" w:date="2019-03-18T08:47:00Z">
        <w:r w:rsidRPr="00990A8C">
          <w:rPr>
            <w:sz w:val="24"/>
          </w:rPr>
          <w:t>,</w:t>
        </w:r>
        <w:r w:rsidRPr="00D8325C">
          <w:rPr>
            <w:rFonts w:cs="Times New Roman"/>
            <w:i/>
            <w:sz w:val="24"/>
            <w:szCs w:val="24"/>
          </w:rPr>
          <w:t xml:space="preserve"> </w:t>
        </w:r>
        <w:r w:rsidRPr="00C3520D">
          <w:rPr>
            <w:rFonts w:cs="Times New Roman"/>
            <w:i/>
            <w:sz w:val="24"/>
            <w:szCs w:val="24"/>
          </w:rPr>
          <w:t>ω</w:t>
        </w:r>
        <w:r w:rsidRPr="00C3520D">
          <w:rPr>
            <w:rFonts w:cs="Times New Roman"/>
            <w:bCs/>
            <w:i/>
            <w:iCs/>
            <w:sz w:val="24"/>
            <w:szCs w:val="24"/>
          </w:rPr>
          <w:t>²</w:t>
        </w:r>
        <w:r w:rsidRPr="00F55BD8">
          <w:rPr>
            <w:rFonts w:cs="Times New Roman"/>
            <w:sz w:val="24"/>
            <w:szCs w:val="24"/>
          </w:rPr>
          <w:t xml:space="preserve"> </w:t>
        </w:r>
      </w:ins>
      <w:ins w:id="169" w:author="Hu, C-P" w:date="2019-03-21T08:25:00Z">
        <w:r w:rsidR="00B6294F">
          <w:rPr>
            <w:rFonts w:cs="Times New Roman"/>
            <w:sz w:val="24"/>
            <w:szCs w:val="24"/>
          </w:rPr>
          <w:t>&lt; 0.001</w:t>
        </w:r>
      </w:ins>
      <w:ins w:id="170" w:author="Hu, C-P" w:date="2019-03-18T08:47:00Z">
        <w:r>
          <w:rPr>
            <w:rFonts w:cs="Times New Roman"/>
            <w:sz w:val="24"/>
            <w:szCs w:val="24"/>
          </w:rPr>
          <w:t>, BF</w:t>
        </w:r>
        <w:r w:rsidRPr="00C3520D">
          <w:rPr>
            <w:rFonts w:cs="Times New Roman"/>
            <w:sz w:val="24"/>
            <w:szCs w:val="24"/>
            <w:vertAlign w:val="subscript"/>
          </w:rPr>
          <w:t>10</w:t>
        </w:r>
        <w:r>
          <w:rPr>
            <w:rFonts w:cs="Times New Roman"/>
            <w:sz w:val="24"/>
            <w:szCs w:val="24"/>
          </w:rPr>
          <w:t xml:space="preserve"> = </w:t>
        </w:r>
      </w:ins>
      <w:ins w:id="171" w:author="Hu, C-P" w:date="2019-03-21T08:25:00Z">
        <w:r w:rsidR="00B6294F">
          <w:rPr>
            <w:rFonts w:cs="Times New Roman"/>
            <w:sz w:val="24"/>
            <w:szCs w:val="24"/>
          </w:rPr>
          <w:t>0</w:t>
        </w:r>
      </w:ins>
      <w:ins w:id="172" w:author="Hu, C-P" w:date="2019-03-21T08:26:00Z">
        <w:r w:rsidR="00B6294F">
          <w:rPr>
            <w:rFonts w:cs="Times New Roman"/>
            <w:sz w:val="24"/>
            <w:szCs w:val="24"/>
          </w:rPr>
          <w:t>.142</w:t>
        </w:r>
      </w:ins>
      <w:ins w:id="173" w:author="Hu, C-P" w:date="2019-03-18T08:47:00Z">
        <w:r w:rsidRPr="00990A8C">
          <w:rPr>
            <w:rFonts w:cs="Times New Roman"/>
            <w:sz w:val="24"/>
            <w:szCs w:val="24"/>
          </w:rPr>
          <w:t>.</w:t>
        </w:r>
        <w:r>
          <w:rPr>
            <w:rFonts w:cs="Times New Roman"/>
            <w:color w:val="3333CC"/>
            <w:sz w:val="24"/>
            <w:szCs w:val="24"/>
          </w:rPr>
          <w:t xml:space="preserve"> </w:t>
        </w:r>
        <w:r>
          <w:rPr>
            <w:rFonts w:cs="Times New Roman"/>
            <w:sz w:val="24"/>
            <w:szCs w:val="24"/>
          </w:rPr>
          <w:t>(see Figure 1</w:t>
        </w:r>
      </w:ins>
      <w:ins w:id="174" w:author="Hu, C-P" w:date="2019-03-22T07:51:00Z">
        <w:r w:rsidR="00DC44FF">
          <w:rPr>
            <w:rFonts w:cs="Times New Roman"/>
            <w:sz w:val="24"/>
            <w:szCs w:val="24"/>
          </w:rPr>
          <w:t>c</w:t>
        </w:r>
      </w:ins>
      <w:ins w:id="175" w:author="Hu, C-P" w:date="2019-03-18T08:47:00Z">
        <w:r>
          <w:rPr>
            <w:rFonts w:cs="Times New Roman"/>
            <w:sz w:val="24"/>
            <w:szCs w:val="24"/>
          </w:rPr>
          <w:t>)</w:t>
        </w:r>
        <w:r w:rsidRPr="003B4497">
          <w:rPr>
            <w:rFonts w:cs="Times New Roman"/>
            <w:sz w:val="24"/>
            <w:szCs w:val="24"/>
          </w:rPr>
          <w:t>.</w:t>
        </w:r>
      </w:ins>
      <w:ins w:id="176" w:author="Hu, C-P" w:date="2019-03-21T08:26:00Z">
        <w:r w:rsidR="00B6294F">
          <w:rPr>
            <w:rFonts w:cs="Times New Roman"/>
            <w:sz w:val="24"/>
            <w:szCs w:val="24"/>
          </w:rPr>
          <w:t xml:space="preserve"> For RT, </w:t>
        </w:r>
      </w:ins>
      <w:ins w:id="177" w:author="Hu, C-P" w:date="2019-03-21T08:27:00Z">
        <w:r w:rsidR="00B6294F">
          <w:rPr>
            <w:rFonts w:cs="Times New Roman"/>
            <w:sz w:val="24"/>
            <w:szCs w:val="24"/>
          </w:rPr>
          <w:t xml:space="preserve">we found the main effect of matchness </w:t>
        </w:r>
        <w:proofErr w:type="gramStart"/>
        <w:r w:rsidR="00B6294F" w:rsidRPr="00B6294F">
          <w:rPr>
            <w:rFonts w:cs="Times New Roman"/>
            <w:i/>
            <w:sz w:val="24"/>
            <w:szCs w:val="24"/>
            <w:rPrChange w:id="178" w:author="Hu, C-P" w:date="2019-03-21T08:28:00Z">
              <w:rPr>
                <w:rFonts w:cs="Times New Roman"/>
                <w:sz w:val="24"/>
                <w:szCs w:val="24"/>
              </w:rPr>
            </w:rPrChange>
          </w:rPr>
          <w:t>F</w:t>
        </w:r>
        <w:r w:rsidR="00B6294F">
          <w:rPr>
            <w:rFonts w:cs="Times New Roman"/>
            <w:sz w:val="24"/>
            <w:szCs w:val="24"/>
          </w:rPr>
          <w:t>(</w:t>
        </w:r>
        <w:proofErr w:type="gramEnd"/>
        <w:r w:rsidR="00B6294F">
          <w:rPr>
            <w:rFonts w:cs="Times New Roman"/>
            <w:sz w:val="24"/>
            <w:szCs w:val="24"/>
          </w:rPr>
          <w:t xml:space="preserve">1, 22) = 96.92, </w:t>
        </w:r>
        <w:r w:rsidR="00B6294F" w:rsidRPr="00DC44FF">
          <w:rPr>
            <w:rFonts w:cs="Times New Roman"/>
            <w:i/>
            <w:sz w:val="24"/>
            <w:szCs w:val="24"/>
            <w:rPrChange w:id="179" w:author="Hu, C-P" w:date="2019-03-22T07:51:00Z">
              <w:rPr>
                <w:rFonts w:cs="Times New Roman"/>
                <w:sz w:val="24"/>
                <w:szCs w:val="24"/>
              </w:rPr>
            </w:rPrChange>
          </w:rPr>
          <w:t>p</w:t>
        </w:r>
        <w:r w:rsidR="00B6294F">
          <w:rPr>
            <w:rFonts w:cs="Times New Roman"/>
            <w:sz w:val="24"/>
            <w:szCs w:val="24"/>
          </w:rPr>
          <w:t xml:space="preserve"> &lt; 0.0001, </w:t>
        </w:r>
      </w:ins>
      <w:ins w:id="180" w:author="Hu, C-P" w:date="2019-03-18T08:47:00Z">
        <w:r>
          <w:rPr>
            <w:rFonts w:cs="Times New Roman"/>
            <w:sz w:val="24"/>
            <w:szCs w:val="24"/>
          </w:rPr>
          <w:t xml:space="preserve"> </w:t>
        </w:r>
      </w:ins>
      <w:ins w:id="181" w:author="Hu, C-P" w:date="2019-03-21T08:27:00Z">
        <w:r w:rsidR="00B6294F" w:rsidRPr="00C3520D">
          <w:rPr>
            <w:rFonts w:cs="Times New Roman"/>
            <w:i/>
            <w:sz w:val="24"/>
            <w:szCs w:val="24"/>
          </w:rPr>
          <w:t>ω</w:t>
        </w:r>
        <w:r w:rsidR="00B6294F" w:rsidRPr="00C3520D">
          <w:rPr>
            <w:rFonts w:cs="Times New Roman"/>
            <w:bCs/>
            <w:i/>
            <w:iCs/>
            <w:sz w:val="24"/>
            <w:szCs w:val="24"/>
          </w:rPr>
          <w:t>²</w:t>
        </w:r>
        <w:r w:rsidR="00B6294F" w:rsidRPr="00F55BD8">
          <w:rPr>
            <w:rFonts w:cs="Times New Roman"/>
            <w:sz w:val="24"/>
            <w:szCs w:val="24"/>
          </w:rPr>
          <w:t xml:space="preserve"> </w:t>
        </w:r>
        <w:r w:rsidR="00B6294F">
          <w:rPr>
            <w:rFonts w:cs="Times New Roman"/>
            <w:sz w:val="24"/>
            <w:szCs w:val="24"/>
          </w:rPr>
          <w:t>= 0.148, BF</w:t>
        </w:r>
        <w:r w:rsidR="00B6294F" w:rsidRPr="00C3520D">
          <w:rPr>
            <w:rFonts w:cs="Times New Roman"/>
            <w:sz w:val="24"/>
            <w:szCs w:val="24"/>
            <w:vertAlign w:val="subscript"/>
          </w:rPr>
          <w:t>10</w:t>
        </w:r>
        <w:r w:rsidR="00B6294F">
          <w:rPr>
            <w:rFonts w:cs="Times New Roman"/>
            <w:sz w:val="24"/>
            <w:szCs w:val="24"/>
          </w:rPr>
          <w:t xml:space="preserve"> = 34.79. There </w:t>
        </w:r>
      </w:ins>
      <w:ins w:id="182" w:author="Hu, C-P" w:date="2019-03-21T08:28:00Z">
        <w:r w:rsidR="00B6294F">
          <w:rPr>
            <w:rFonts w:cs="Times New Roman"/>
            <w:sz w:val="24"/>
            <w:szCs w:val="24"/>
          </w:rPr>
          <w:t xml:space="preserve">was no </w:t>
        </w:r>
      </w:ins>
      <w:ins w:id="183" w:author="Hu, C-P" w:date="2019-03-22T07:54:00Z">
        <w:r w:rsidR="00DC44FF">
          <w:rPr>
            <w:rFonts w:cs="Times New Roman"/>
            <w:sz w:val="24"/>
            <w:szCs w:val="24"/>
          </w:rPr>
          <w:t xml:space="preserve">significant </w:t>
        </w:r>
      </w:ins>
      <w:ins w:id="184" w:author="Hu, C-P" w:date="2019-03-21T08:28:00Z">
        <w:r w:rsidR="00B6294F">
          <w:rPr>
            <w:rFonts w:cs="Times New Roman"/>
            <w:sz w:val="24"/>
            <w:szCs w:val="24"/>
          </w:rPr>
          <w:t xml:space="preserve">interaction between moral valence and matchness, </w:t>
        </w:r>
        <w:proofErr w:type="gramStart"/>
        <w:r w:rsidR="00B6294F" w:rsidRPr="00404C15">
          <w:rPr>
            <w:rFonts w:cs="Times New Roman"/>
            <w:i/>
            <w:sz w:val="24"/>
            <w:szCs w:val="24"/>
          </w:rPr>
          <w:t>F</w:t>
        </w:r>
        <w:r w:rsidR="00B6294F">
          <w:rPr>
            <w:rFonts w:cs="Times New Roman"/>
            <w:sz w:val="24"/>
            <w:szCs w:val="24"/>
          </w:rPr>
          <w:t>(</w:t>
        </w:r>
        <w:proofErr w:type="gramEnd"/>
        <w:r w:rsidR="00B6294F">
          <w:rPr>
            <w:rFonts w:cs="Times New Roman"/>
            <w:sz w:val="24"/>
            <w:szCs w:val="24"/>
          </w:rPr>
          <w:t xml:space="preserve">1, 22) = </w:t>
        </w:r>
      </w:ins>
      <w:ins w:id="185" w:author="Hu, C-P" w:date="2019-03-21T08:29:00Z">
        <w:r w:rsidR="00B6294F">
          <w:rPr>
            <w:rFonts w:cs="Times New Roman"/>
            <w:sz w:val="24"/>
            <w:szCs w:val="24"/>
          </w:rPr>
          <w:t>1.2</w:t>
        </w:r>
      </w:ins>
      <w:ins w:id="186" w:author="Hu, C-P" w:date="2019-03-21T08:28:00Z">
        <w:r w:rsidR="00B6294F">
          <w:rPr>
            <w:rFonts w:cs="Times New Roman"/>
            <w:sz w:val="24"/>
            <w:szCs w:val="24"/>
          </w:rPr>
          <w:t xml:space="preserve">, </w:t>
        </w:r>
        <w:r w:rsidR="00B6294F" w:rsidRPr="00B6294F">
          <w:rPr>
            <w:rFonts w:cs="Times New Roman"/>
            <w:i/>
            <w:sz w:val="24"/>
            <w:szCs w:val="24"/>
            <w:rPrChange w:id="187" w:author="Hu, C-P" w:date="2019-03-21T08:29:00Z">
              <w:rPr>
                <w:rFonts w:cs="Times New Roman"/>
                <w:sz w:val="24"/>
                <w:szCs w:val="24"/>
              </w:rPr>
            </w:rPrChange>
          </w:rPr>
          <w:t>p</w:t>
        </w:r>
        <w:r w:rsidR="00B6294F">
          <w:rPr>
            <w:rFonts w:cs="Times New Roman"/>
            <w:sz w:val="24"/>
            <w:szCs w:val="24"/>
          </w:rPr>
          <w:t xml:space="preserve"> </w:t>
        </w:r>
      </w:ins>
      <w:ins w:id="188" w:author="Hu, C-P" w:date="2019-03-21T08:29:00Z">
        <w:r w:rsidR="00B6294F">
          <w:rPr>
            <w:rFonts w:cs="Times New Roman"/>
            <w:sz w:val="24"/>
            <w:szCs w:val="24"/>
          </w:rPr>
          <w:t>= 0.31</w:t>
        </w:r>
      </w:ins>
      <w:ins w:id="189" w:author="Hu, C-P" w:date="2019-03-21T08:28:00Z">
        <w:r w:rsidR="00B6294F">
          <w:rPr>
            <w:rFonts w:cs="Times New Roman"/>
            <w:sz w:val="24"/>
            <w:szCs w:val="24"/>
          </w:rPr>
          <w:t xml:space="preserve">,  </w:t>
        </w:r>
        <w:r w:rsidR="00B6294F" w:rsidRPr="00C3520D">
          <w:rPr>
            <w:rFonts w:cs="Times New Roman"/>
            <w:i/>
            <w:sz w:val="24"/>
            <w:szCs w:val="24"/>
          </w:rPr>
          <w:t>ω</w:t>
        </w:r>
        <w:r w:rsidR="00B6294F" w:rsidRPr="00C3520D">
          <w:rPr>
            <w:rFonts w:cs="Times New Roman"/>
            <w:bCs/>
            <w:i/>
            <w:iCs/>
            <w:sz w:val="24"/>
            <w:szCs w:val="24"/>
          </w:rPr>
          <w:t>²</w:t>
        </w:r>
        <w:r w:rsidR="00B6294F" w:rsidRPr="00F55BD8">
          <w:rPr>
            <w:rFonts w:cs="Times New Roman"/>
            <w:sz w:val="24"/>
            <w:szCs w:val="24"/>
          </w:rPr>
          <w:t xml:space="preserve"> </w:t>
        </w:r>
        <w:r w:rsidR="00B6294F">
          <w:rPr>
            <w:rFonts w:cs="Times New Roman"/>
            <w:sz w:val="24"/>
            <w:szCs w:val="24"/>
          </w:rPr>
          <w:t>&lt; 0.001, BF</w:t>
        </w:r>
        <w:r w:rsidR="00B6294F" w:rsidRPr="00C3520D">
          <w:rPr>
            <w:rFonts w:cs="Times New Roman"/>
            <w:sz w:val="24"/>
            <w:szCs w:val="24"/>
            <w:vertAlign w:val="subscript"/>
          </w:rPr>
          <w:t>10</w:t>
        </w:r>
        <w:r w:rsidR="00B6294F">
          <w:rPr>
            <w:rFonts w:cs="Times New Roman"/>
            <w:sz w:val="24"/>
            <w:szCs w:val="24"/>
          </w:rPr>
          <w:t xml:space="preserve"> = 0.31</w:t>
        </w:r>
      </w:ins>
      <w:ins w:id="190" w:author="Hu, C-P" w:date="2019-03-21T08:29:00Z">
        <w:r w:rsidR="0004651B">
          <w:rPr>
            <w:rFonts w:cs="Times New Roman"/>
            <w:sz w:val="24"/>
            <w:szCs w:val="24"/>
          </w:rPr>
          <w:t>.</w:t>
        </w:r>
        <w:r w:rsidR="00C244A3">
          <w:rPr>
            <w:rFonts w:cs="Times New Roman"/>
            <w:sz w:val="24"/>
            <w:szCs w:val="24"/>
          </w:rPr>
          <w:t xml:space="preserve"> </w:t>
        </w:r>
      </w:ins>
    </w:p>
    <w:p w14:paraId="219BA04D" w14:textId="2D8D97EB" w:rsidR="00DC44FF" w:rsidRPr="00305E7A" w:rsidRDefault="00DC44FF" w:rsidP="00DC44FF">
      <w:pPr>
        <w:pStyle w:val="Heading3"/>
        <w:ind w:firstLine="720"/>
        <w:jc w:val="left"/>
        <w:rPr>
          <w:ins w:id="191" w:author="Hu, C-P" w:date="2019-03-22T07:52:00Z"/>
          <w:rFonts w:cs="Times New Roman"/>
          <w:sz w:val="24"/>
          <w:szCs w:val="24"/>
        </w:rPr>
      </w:pPr>
      <w:ins w:id="192" w:author="Hu, C-P" w:date="2019-03-22T07:52:00Z">
        <w:r>
          <w:rPr>
            <w:rFonts w:cs="Times New Roman"/>
            <w:sz w:val="24"/>
            <w:szCs w:val="24"/>
          </w:rPr>
          <w:t>Discussion</w:t>
        </w:r>
      </w:ins>
    </w:p>
    <w:p w14:paraId="6A6164F0" w14:textId="3089F9D3" w:rsidR="00DC44FF" w:rsidRDefault="00DC44FF" w:rsidP="00DC44FF">
      <w:pPr>
        <w:spacing w:line="480" w:lineRule="auto"/>
        <w:ind w:firstLine="720"/>
        <w:rPr>
          <w:ins w:id="193" w:author="Hu, C-P" w:date="2019-03-22T07:52:00Z"/>
          <w:rFonts w:cs="Times New Roman"/>
          <w:sz w:val="24"/>
          <w:szCs w:val="24"/>
        </w:rPr>
      </w:pPr>
      <w:ins w:id="194" w:author="Hu, C-P" w:date="2019-03-22T07:52:00Z">
        <w:r>
          <w:rPr>
            <w:rFonts w:cs="Times New Roman"/>
            <w:sz w:val="24"/>
            <w:szCs w:val="24"/>
          </w:rPr>
          <w:t>E</w:t>
        </w:r>
        <w:r w:rsidRPr="00B66CB4">
          <w:rPr>
            <w:rFonts w:cs="Times New Roman"/>
            <w:sz w:val="24"/>
            <w:szCs w:val="24"/>
          </w:rPr>
          <w:t xml:space="preserve">xperiment </w:t>
        </w:r>
        <w:r>
          <w:rPr>
            <w:rFonts w:cs="Times New Roman"/>
            <w:sz w:val="24"/>
            <w:szCs w:val="24"/>
          </w:rPr>
          <w:t>1c</w:t>
        </w:r>
      </w:ins>
      <w:ins w:id="195" w:author="Hu, C-P" w:date="2019-03-22T07:53:00Z">
        <w:r>
          <w:rPr>
            <w:rFonts w:cs="Times New Roman"/>
            <w:sz w:val="24"/>
            <w:szCs w:val="24"/>
          </w:rPr>
          <w:t xml:space="preserve"> aimed at further test the robustness of the effect of positive valence. However, </w:t>
        </w:r>
      </w:ins>
      <w:ins w:id="196" w:author="Hu, C-P" w:date="2019-03-26T08:22:00Z">
        <w:r w:rsidR="00CB0E3D">
          <w:rPr>
            <w:rFonts w:cs="Times New Roman"/>
            <w:sz w:val="24"/>
            <w:szCs w:val="24"/>
          </w:rPr>
          <w:t xml:space="preserve">the negative results stopped the </w:t>
        </w:r>
      </w:ins>
      <w:ins w:id="197" w:author="Hu, C-P" w:date="2019-03-22T07:53:00Z">
        <w:r>
          <w:rPr>
            <w:rFonts w:cs="Times New Roman"/>
            <w:sz w:val="24"/>
            <w:szCs w:val="24"/>
          </w:rPr>
          <w:t>author (CP Hu)</w:t>
        </w:r>
      </w:ins>
      <w:ins w:id="198" w:author="Hu, C-P" w:date="2019-03-26T08:22:00Z">
        <w:r w:rsidR="00CB0E3D">
          <w:rPr>
            <w:rFonts w:cs="Times New Roman"/>
            <w:sz w:val="24"/>
            <w:szCs w:val="24"/>
          </w:rPr>
          <w:t xml:space="preserve"> to collect more data to</w:t>
        </w:r>
      </w:ins>
      <w:ins w:id="199" w:author="Hu, C-P" w:date="2019-03-26T08:23:00Z">
        <w:r w:rsidR="00CB0E3D">
          <w:rPr>
            <w:rFonts w:cs="Times New Roman"/>
            <w:sz w:val="24"/>
            <w:szCs w:val="24"/>
          </w:rPr>
          <w:t xml:space="preserve"> refute or support H</w:t>
        </w:r>
        <w:r w:rsidR="00CB0E3D" w:rsidRPr="00CB0E3D">
          <w:rPr>
            <w:rFonts w:cs="Times New Roman"/>
            <w:sz w:val="24"/>
            <w:szCs w:val="24"/>
            <w:vertAlign w:val="subscript"/>
            <w:rPrChange w:id="200" w:author="Hu, C-P" w:date="2019-03-26T08:23:00Z">
              <w:rPr>
                <w:rFonts w:cs="Times New Roman"/>
                <w:sz w:val="24"/>
                <w:szCs w:val="24"/>
              </w:rPr>
            </w:rPrChange>
          </w:rPr>
          <w:t>0</w:t>
        </w:r>
        <w:r w:rsidR="00CB0E3D">
          <w:rPr>
            <w:rFonts w:cs="Times New Roman"/>
            <w:sz w:val="24"/>
            <w:szCs w:val="24"/>
          </w:rPr>
          <w:t xml:space="preserve">, therefore, </w:t>
        </w:r>
      </w:ins>
      <w:ins w:id="201" w:author="Hu, C-P" w:date="2019-03-22T07:53:00Z">
        <w:r>
          <w:rPr>
            <w:rFonts w:cs="Times New Roman"/>
            <w:sz w:val="24"/>
            <w:szCs w:val="24"/>
          </w:rPr>
          <w:t>this control expe</w:t>
        </w:r>
      </w:ins>
      <w:ins w:id="202" w:author="Hu, C-P" w:date="2019-03-22T07:54:00Z">
        <w:r>
          <w:rPr>
            <w:rFonts w:cs="Times New Roman"/>
            <w:sz w:val="24"/>
            <w:szCs w:val="24"/>
          </w:rPr>
          <w:t>riment didn’t</w:t>
        </w:r>
      </w:ins>
      <w:ins w:id="203" w:author="Hu, C-P" w:date="2019-03-26T08:23:00Z">
        <w:r w:rsidR="000349CB">
          <w:rPr>
            <w:rFonts w:cs="Times New Roman"/>
            <w:sz w:val="24"/>
            <w:szCs w:val="24"/>
          </w:rPr>
          <w:t xml:space="preserve"> </w:t>
        </w:r>
        <w:proofErr w:type="gramStart"/>
        <w:r w:rsidR="000349CB">
          <w:rPr>
            <w:rFonts w:cs="Times New Roman"/>
            <w:sz w:val="24"/>
            <w:szCs w:val="24"/>
          </w:rPr>
          <w:t>has</w:t>
        </w:r>
      </w:ins>
      <w:proofErr w:type="gramEnd"/>
      <w:ins w:id="204" w:author="Hu, C-P" w:date="2019-03-22T07:54:00Z">
        <w:r>
          <w:rPr>
            <w:rFonts w:cs="Times New Roman"/>
            <w:sz w:val="24"/>
            <w:szCs w:val="24"/>
          </w:rPr>
          <w:t xml:space="preserve"> a power</w:t>
        </w:r>
      </w:ins>
      <w:ins w:id="205" w:author="Hu, C-P" w:date="2019-03-26T08:23:00Z">
        <w:r w:rsidR="000349CB">
          <w:rPr>
            <w:rFonts w:cs="Times New Roman"/>
            <w:sz w:val="24"/>
            <w:szCs w:val="24"/>
          </w:rPr>
          <w:t>ful</w:t>
        </w:r>
      </w:ins>
      <w:ins w:id="206" w:author="Hu, C-P" w:date="2019-03-22T07:54:00Z">
        <w:r>
          <w:rPr>
            <w:rFonts w:cs="Times New Roman"/>
            <w:sz w:val="24"/>
            <w:szCs w:val="24"/>
          </w:rPr>
          <w:t xml:space="preserve"> design. With limited statistical power, this current experiment c</w:t>
        </w:r>
      </w:ins>
      <w:ins w:id="207" w:author="Hu, C-P" w:date="2019-03-22T07:55:00Z">
        <w:r>
          <w:rPr>
            <w:rFonts w:cs="Times New Roman"/>
            <w:sz w:val="24"/>
            <w:szCs w:val="24"/>
          </w:rPr>
          <w:t>an not provide information for any conclusions.</w:t>
        </w:r>
      </w:ins>
    </w:p>
    <w:p w14:paraId="451A9B46" w14:textId="0D584D6D" w:rsidR="002C0C4D" w:rsidRDefault="002C0C4D">
      <w:pPr>
        <w:spacing w:line="480" w:lineRule="auto"/>
        <w:ind w:firstLine="720"/>
        <w:rPr>
          <w:rFonts w:cs="Times New Roman"/>
          <w:sz w:val="24"/>
          <w:szCs w:val="24"/>
        </w:rPr>
        <w:pPrChange w:id="208" w:author="Hu, C-P" w:date="2019-03-18T08:46:00Z">
          <w:pPr>
            <w:spacing w:line="480" w:lineRule="auto"/>
          </w:pPr>
        </w:pPrChange>
      </w:pPr>
    </w:p>
    <w:p w14:paraId="3C475015" w14:textId="691294F9" w:rsidR="009562E9" w:rsidRPr="009562E9" w:rsidRDefault="00A22C50" w:rsidP="009562E9">
      <w:pPr>
        <w:pStyle w:val="Heading2"/>
        <w:jc w:val="center"/>
        <w:rPr>
          <w:rFonts w:ascii="Times New Roman" w:hAnsi="Times New Roman" w:cs="Times New Roman"/>
          <w:sz w:val="24"/>
          <w:szCs w:val="24"/>
        </w:rPr>
      </w:pPr>
      <w:r>
        <w:rPr>
          <w:rFonts w:ascii="Times New Roman" w:hAnsi="Times New Roman" w:cs="Times New Roman"/>
          <w:sz w:val="24"/>
          <w:szCs w:val="24"/>
        </w:rPr>
        <w:t xml:space="preserve">Experiment </w:t>
      </w:r>
      <w:r w:rsidR="00035033">
        <w:rPr>
          <w:rFonts w:ascii="Times New Roman" w:hAnsi="Times New Roman" w:cs="Times New Roman"/>
          <w:sz w:val="24"/>
          <w:szCs w:val="24"/>
        </w:rPr>
        <w:t>2</w:t>
      </w:r>
      <w:ins w:id="209" w:author="Hu, C-P" w:date="2019-04-14T08:44:00Z">
        <w:r w:rsidR="006C0845">
          <w:rPr>
            <w:rFonts w:ascii="Times New Roman" w:hAnsi="Times New Roman" w:cs="Times New Roman"/>
            <w:sz w:val="24"/>
            <w:szCs w:val="24"/>
          </w:rPr>
          <w:t xml:space="preserve">: </w:t>
        </w:r>
      </w:ins>
      <w:ins w:id="210" w:author="Hu, C-P" w:date="2019-04-14T08:45:00Z">
        <w:r w:rsidR="006C0845">
          <w:rPr>
            <w:rFonts w:ascii="Times New Roman" w:hAnsi="Times New Roman" w:cs="Times New Roman"/>
            <w:sz w:val="24"/>
            <w:szCs w:val="24"/>
          </w:rPr>
          <w:t>Sequential presenting</w:t>
        </w:r>
      </w:ins>
    </w:p>
    <w:p w14:paraId="7DEBF70C" w14:textId="524F0529" w:rsidR="00B84881" w:rsidRPr="00331AB1" w:rsidRDefault="004370AE" w:rsidP="00E026D2">
      <w:pPr>
        <w:spacing w:line="480" w:lineRule="auto"/>
        <w:ind w:firstLine="720"/>
        <w:rPr>
          <w:rFonts w:cs="Times New Roman"/>
          <w:sz w:val="24"/>
          <w:szCs w:val="24"/>
        </w:rPr>
      </w:pPr>
      <w:r>
        <w:rPr>
          <w:rFonts w:cs="Times New Roman"/>
          <w:sz w:val="24"/>
          <w:szCs w:val="24"/>
        </w:rPr>
        <w:t>Experiment 2 was conducted for two purpose: (1) t</w:t>
      </w:r>
      <w:r w:rsidR="00B84881" w:rsidRPr="00331AB1">
        <w:rPr>
          <w:rFonts w:cs="Times New Roman"/>
          <w:sz w:val="24"/>
          <w:szCs w:val="24"/>
        </w:rPr>
        <w:t>o further confirm the facil</w:t>
      </w:r>
      <w:r w:rsidR="00767CD5">
        <w:rPr>
          <w:rFonts w:cs="Times New Roman"/>
          <w:sz w:val="24"/>
          <w:szCs w:val="24"/>
        </w:rPr>
        <w:t>itation</w:t>
      </w:r>
      <w:r w:rsidR="00B84881" w:rsidRPr="00331AB1">
        <w:rPr>
          <w:rFonts w:cs="Times New Roman"/>
          <w:sz w:val="24"/>
          <w:szCs w:val="24"/>
        </w:rPr>
        <w:t xml:space="preserve"> effect of positive moral associations</w:t>
      </w:r>
      <w:r>
        <w:rPr>
          <w:rFonts w:cs="Times New Roman"/>
          <w:sz w:val="24"/>
          <w:szCs w:val="24"/>
        </w:rPr>
        <w:t>; (2) to test the effect of expectation of occurrence of each pair.</w:t>
      </w:r>
      <w:r w:rsidR="00A22C50">
        <w:rPr>
          <w:rFonts w:cs="Times New Roman"/>
          <w:sz w:val="24"/>
          <w:szCs w:val="24"/>
        </w:rPr>
        <w:t xml:space="preserve"> </w:t>
      </w:r>
      <w:r>
        <w:rPr>
          <w:rFonts w:cs="Times New Roman"/>
          <w:sz w:val="24"/>
          <w:szCs w:val="24"/>
        </w:rPr>
        <w:t>In this experiment</w:t>
      </w:r>
      <w:r w:rsidR="00A22C50">
        <w:rPr>
          <w:rFonts w:cs="Times New Roman"/>
          <w:sz w:val="24"/>
          <w:szCs w:val="24"/>
        </w:rPr>
        <w:t xml:space="preserve">, after participant learned the assocation between labels and shapes, they were presented </w:t>
      </w:r>
      <w:r w:rsidR="00331AB1">
        <w:rPr>
          <w:rFonts w:cs="Times New Roman"/>
          <w:sz w:val="24"/>
          <w:szCs w:val="24"/>
        </w:rPr>
        <w:t xml:space="preserve">a </w:t>
      </w:r>
      <w:r w:rsidR="00B84881" w:rsidRPr="00331AB1">
        <w:rPr>
          <w:rFonts w:cs="Times New Roman"/>
          <w:sz w:val="24"/>
          <w:szCs w:val="24"/>
        </w:rPr>
        <w:t xml:space="preserve">label </w:t>
      </w:r>
      <w:r w:rsidR="00A22C50">
        <w:rPr>
          <w:rFonts w:cs="Times New Roman"/>
          <w:sz w:val="24"/>
          <w:szCs w:val="24"/>
        </w:rPr>
        <w:t xml:space="preserve">first and then a shape, they then asked </w:t>
      </w:r>
      <w:r w:rsidR="00B84881" w:rsidRPr="00331AB1">
        <w:rPr>
          <w:rFonts w:cs="Times New Roman"/>
          <w:sz w:val="24"/>
          <w:szCs w:val="24"/>
        </w:rPr>
        <w:t xml:space="preserve">to judge </w:t>
      </w:r>
      <w:r w:rsidR="00A22C50">
        <w:rPr>
          <w:rFonts w:cs="Times New Roman"/>
          <w:sz w:val="24"/>
          <w:szCs w:val="24"/>
        </w:rPr>
        <w:t>whether</w:t>
      </w:r>
      <w:r w:rsidR="00B84881" w:rsidRPr="00331AB1">
        <w:rPr>
          <w:rFonts w:cs="Times New Roman"/>
          <w:sz w:val="24"/>
          <w:szCs w:val="24"/>
        </w:rPr>
        <w:t xml:space="preserve"> the shape matched the label </w:t>
      </w:r>
      <w:r w:rsidR="00A22C50">
        <w:rPr>
          <w:rFonts w:cs="Times New Roman"/>
          <w:sz w:val="24"/>
          <w:szCs w:val="24"/>
        </w:rPr>
        <w:t xml:space="preserve">or not </w:t>
      </w:r>
      <w:r w:rsidR="00B84881" w:rsidRPr="00331AB1">
        <w:rPr>
          <w:rFonts w:cs="Times New Roman"/>
          <w:sz w:val="24"/>
          <w:szCs w:val="24"/>
        </w:rPr>
        <w:t xml:space="preserve">(see  </w:t>
      </w:r>
      <w:r w:rsidR="00B84881" w:rsidRPr="00331AB1">
        <w:rPr>
          <w:rFonts w:cs="Times New Roman"/>
          <w:sz w:val="24"/>
          <w:szCs w:val="24"/>
        </w:rPr>
        <w:fldChar w:fldCharType="begin"/>
      </w:r>
      <w:r w:rsidR="00E64630">
        <w:rPr>
          <w:rFonts w:cs="Times New Roman"/>
          <w:sz w:val="24"/>
          <w:szCs w:val="24"/>
        </w:rPr>
        <w:instrText xml:space="preserve"> ADDIN EN.CITE &lt;EndNote&gt;&lt;Cite&gt;&lt;Author&gt;Sui&lt;/Author&gt;&lt;Year&gt;2014&lt;/Year&gt;&lt;RecNum&gt;8647&lt;/RecNum&gt;&lt;DisplayText&gt;(Sui, Sun, Peng, &amp;amp; Humphreys, 2014)&lt;/DisplayText&gt;&lt;record&gt;&lt;rec-number&gt;8647&lt;/rec-number&gt;&lt;foreign-keys&gt;&lt;key app="EN" db-id="2rwpxrts1esv2metztzveppdex90zxxxaspz" timestamp="1447907868"&gt;8647&lt;/key&gt;&lt;/foreign-keys&gt;&lt;ref-type name="Journal Article"&gt;17&lt;/ref-type&gt;&lt;contributors&gt;&lt;authors&gt;&lt;author&gt;Sui, Jie&lt;/author&gt;&lt;author&gt;Sun, Yang&lt;/author&gt;&lt;author&gt;Peng, Kaiping&lt;/author&gt;&lt;author&gt;Humphreys, GlynW&lt;/author&gt;&lt;/authors&gt;&lt;/contributors&gt;&lt;titles&gt;&lt;title&gt;The automatic and the expected self: separating self- and familiarity biases effects by manipulating stimulus probability&lt;/title&gt;&lt;secondary-title&gt;Attention, Perception, &amp;amp; Psychophysics&lt;/secondary-title&gt;&lt;alt-title&gt;Atten Percept Psychophys&lt;/alt-title&gt;&lt;/titles&gt;&lt;periodical&gt;&lt;full-title&gt;Attention, Perception, &amp;amp; Psychophysics&lt;/full-title&gt;&lt;/periodical&gt;&lt;pages&gt;1-9&lt;/pages&gt;&lt;keywords&gt;&lt;keyword&gt;Self-tagging&lt;/keyword&gt;&lt;keyword&gt;Matching task&lt;/keyword&gt;&lt;keyword&gt;Prepotent responses&lt;/keyword&gt;&lt;keyword&gt;Probability&lt;/keyword&gt;&lt;keyword&gt;Expectation&lt;/keyword&gt;&lt;/keywords&gt;&lt;dates&gt;&lt;year&gt;2014&lt;/year&gt;&lt;pub-dates&gt;&lt;date&gt;2014/02/12&lt;/date&gt;&lt;/pub-dates&gt;&lt;/dates&gt;&lt;publisher&gt;Springer US&lt;/publisher&gt;&lt;isbn&gt;1943-3921&lt;/isbn&gt;&lt;urls&gt;&lt;related-urls&gt;&lt;url&gt;http://dx.doi.org/10.3758/s13414-014-0631-5&lt;/url&gt;&lt;url&gt;http://download.springer.com/static/pdf/54/art%253A10.3758%252Fs13414-014-0631-5.pdf?auth66=1393469284_b185b6e0566db47967edba1ad48b0bd7&amp;amp;ext=.pdf&lt;/url&gt;&lt;/related-urls&gt;&lt;/urls&gt;&lt;electronic-resource-num&gt;10.3758/s13414-014-0631-5&lt;/electronic-resource-num&gt;&lt;language&gt;English&lt;/language&gt;&lt;/record&gt;&lt;/Cite&gt;&lt;/EndNote&gt;</w:instrText>
      </w:r>
      <w:r w:rsidR="00B84881" w:rsidRPr="00331AB1">
        <w:rPr>
          <w:rFonts w:cs="Times New Roman"/>
          <w:sz w:val="24"/>
          <w:szCs w:val="24"/>
        </w:rPr>
        <w:fldChar w:fldCharType="separate"/>
      </w:r>
      <w:r w:rsidR="00B84881" w:rsidRPr="00331AB1">
        <w:rPr>
          <w:rFonts w:cs="Times New Roman"/>
          <w:noProof/>
          <w:sz w:val="24"/>
          <w:szCs w:val="24"/>
        </w:rPr>
        <w:t>(</w:t>
      </w:r>
      <w:hyperlink w:anchor="_ENREF_29" w:tooltip="Sui, 2014 #8647" w:history="1">
        <w:r w:rsidR="00312133" w:rsidRPr="00331AB1">
          <w:rPr>
            <w:rFonts w:cs="Times New Roman"/>
            <w:noProof/>
            <w:sz w:val="24"/>
            <w:szCs w:val="24"/>
          </w:rPr>
          <w:t>Sui, Sun, Peng, &amp; Humphreys, 2014</w:t>
        </w:r>
      </w:hyperlink>
      <w:r w:rsidR="00B84881" w:rsidRPr="00331AB1">
        <w:rPr>
          <w:rFonts w:cs="Times New Roman"/>
          <w:noProof/>
          <w:sz w:val="24"/>
          <w:szCs w:val="24"/>
        </w:rPr>
        <w:t>)</w:t>
      </w:r>
      <w:r w:rsidR="00B84881" w:rsidRPr="00331AB1">
        <w:rPr>
          <w:rFonts w:cs="Times New Roman"/>
          <w:sz w:val="24"/>
          <w:szCs w:val="24"/>
        </w:rPr>
        <w:fldChar w:fldCharType="end"/>
      </w:r>
      <w:r w:rsidR="00B84881" w:rsidRPr="00331AB1">
        <w:rPr>
          <w:rFonts w:cs="Times New Roman"/>
          <w:sz w:val="24"/>
          <w:szCs w:val="24"/>
        </w:rPr>
        <w:t>.</w:t>
      </w:r>
      <w:r w:rsidR="00A22C50">
        <w:rPr>
          <w:rFonts w:cs="Times New Roman"/>
          <w:sz w:val="24"/>
          <w:szCs w:val="24"/>
        </w:rPr>
        <w:t xml:space="preserve"> Previous studies showed that when </w:t>
      </w:r>
      <w:r w:rsidR="00331AB1">
        <w:rPr>
          <w:rFonts w:cs="Times New Roman"/>
          <w:sz w:val="24"/>
          <w:szCs w:val="24"/>
        </w:rPr>
        <w:t>the label</w:t>
      </w:r>
      <w:r w:rsidR="002C0C4D">
        <w:rPr>
          <w:rFonts w:cs="Times New Roman"/>
          <w:sz w:val="24"/>
          <w:szCs w:val="24"/>
        </w:rPr>
        <w:t>s</w:t>
      </w:r>
      <w:r w:rsidR="00331AB1">
        <w:rPr>
          <w:rFonts w:cs="Times New Roman"/>
          <w:sz w:val="24"/>
          <w:szCs w:val="24"/>
        </w:rPr>
        <w:t xml:space="preserve"> presented before the shape</w:t>
      </w:r>
      <w:r w:rsidR="00A22C50">
        <w:rPr>
          <w:rFonts w:cs="Times New Roman"/>
          <w:sz w:val="24"/>
          <w:szCs w:val="24"/>
        </w:rPr>
        <w:t xml:space="preserve">s, </w:t>
      </w:r>
      <w:r w:rsidR="00331AB1">
        <w:rPr>
          <w:rFonts w:cs="Times New Roman"/>
          <w:sz w:val="24"/>
          <w:szCs w:val="24"/>
        </w:rPr>
        <w:t>participants form</w:t>
      </w:r>
      <w:r w:rsidR="00A22C50">
        <w:rPr>
          <w:rFonts w:cs="Times New Roman"/>
          <w:sz w:val="24"/>
          <w:szCs w:val="24"/>
        </w:rPr>
        <w:t>ed</w:t>
      </w:r>
      <w:r w:rsidR="00331AB1">
        <w:rPr>
          <w:rFonts w:cs="Times New Roman"/>
          <w:sz w:val="24"/>
          <w:szCs w:val="24"/>
        </w:rPr>
        <w:t xml:space="preserve"> expectation</w:t>
      </w:r>
      <w:r w:rsidR="00A22C50">
        <w:rPr>
          <w:rFonts w:cs="Times New Roman"/>
          <w:sz w:val="24"/>
          <w:szCs w:val="24"/>
        </w:rPr>
        <w:t>s</w:t>
      </w:r>
      <w:r w:rsidR="00331AB1">
        <w:rPr>
          <w:rFonts w:cs="Times New Roman"/>
          <w:sz w:val="24"/>
          <w:szCs w:val="24"/>
        </w:rPr>
        <w:t xml:space="preserve"> </w:t>
      </w:r>
      <w:r w:rsidR="00A22C50">
        <w:rPr>
          <w:rFonts w:cs="Times New Roman"/>
          <w:sz w:val="24"/>
          <w:szCs w:val="24"/>
        </w:rPr>
        <w:t>about</w:t>
      </w:r>
      <w:r w:rsidR="00331AB1">
        <w:rPr>
          <w:rFonts w:cs="Times New Roman"/>
          <w:sz w:val="24"/>
          <w:szCs w:val="24"/>
        </w:rPr>
        <w:t xml:space="preserve"> the shape, and therefore </w:t>
      </w:r>
      <w:r w:rsidR="00A22C50">
        <w:rPr>
          <w:rFonts w:cs="Times New Roman"/>
          <w:sz w:val="24"/>
          <w:szCs w:val="24"/>
        </w:rPr>
        <w:t xml:space="preserve">a </w:t>
      </w:r>
      <w:r w:rsidR="00331AB1">
        <w:rPr>
          <w:rFonts w:cs="Times New Roman"/>
          <w:sz w:val="24"/>
          <w:szCs w:val="24"/>
        </w:rPr>
        <w:t xml:space="preserve">top-down </w:t>
      </w:r>
      <w:r w:rsidR="00A22C50">
        <w:rPr>
          <w:rFonts w:cs="Times New Roman"/>
          <w:sz w:val="24"/>
          <w:szCs w:val="24"/>
        </w:rPr>
        <w:t>process were introduced into the perceptual matching processing</w:t>
      </w:r>
      <w:r w:rsidR="00B84881" w:rsidRPr="00331AB1">
        <w:rPr>
          <w:rFonts w:cs="Times New Roman"/>
          <w:sz w:val="24"/>
          <w:szCs w:val="24"/>
        </w:rPr>
        <w:t xml:space="preserve">. If the facilitation effect </w:t>
      </w:r>
      <w:r w:rsidR="003E3BF4">
        <w:rPr>
          <w:rFonts w:cs="Times New Roman"/>
          <w:sz w:val="24"/>
          <w:szCs w:val="24"/>
        </w:rPr>
        <w:t xml:space="preserve">of postive moral valence we found in experiment 1 </w:t>
      </w:r>
      <w:r w:rsidR="00B84881" w:rsidRPr="00331AB1">
        <w:rPr>
          <w:rFonts w:cs="Times New Roman"/>
          <w:sz w:val="24"/>
          <w:szCs w:val="24"/>
        </w:rPr>
        <w:t xml:space="preserve">was </w:t>
      </w:r>
      <w:r w:rsidR="003E3BF4">
        <w:rPr>
          <w:rFonts w:cs="Times New Roman"/>
          <w:sz w:val="24"/>
          <w:szCs w:val="24"/>
        </w:rPr>
        <w:t xml:space="preserve">mainly </w:t>
      </w:r>
      <w:r w:rsidR="00B84881" w:rsidRPr="00331AB1">
        <w:rPr>
          <w:rFonts w:cs="Times New Roman"/>
          <w:sz w:val="24"/>
          <w:szCs w:val="24"/>
        </w:rPr>
        <w:t>drive by top-down process</w:t>
      </w:r>
      <w:r w:rsidR="003E3BF4">
        <w:rPr>
          <w:rFonts w:cs="Times New Roman"/>
          <w:sz w:val="24"/>
          <w:szCs w:val="24"/>
        </w:rPr>
        <w:t>es</w:t>
      </w:r>
      <w:r w:rsidR="00B84881" w:rsidRPr="00331AB1">
        <w:rPr>
          <w:rFonts w:cs="Times New Roman"/>
          <w:sz w:val="24"/>
          <w:szCs w:val="24"/>
        </w:rPr>
        <w:t xml:space="preserve">, </w:t>
      </w:r>
      <w:r w:rsidR="003E3BF4">
        <w:rPr>
          <w:rFonts w:cs="Times New Roman"/>
          <w:sz w:val="24"/>
          <w:szCs w:val="24"/>
        </w:rPr>
        <w:t xml:space="preserve">this sequential presenting paradigm may </w:t>
      </w:r>
      <w:r w:rsidR="00B84881" w:rsidRPr="00331AB1">
        <w:rPr>
          <w:rFonts w:cs="Times New Roman"/>
          <w:sz w:val="24"/>
          <w:szCs w:val="24"/>
        </w:rPr>
        <w:t>eliminate</w:t>
      </w:r>
      <w:r w:rsidR="003E3BF4">
        <w:rPr>
          <w:rFonts w:cs="Times New Roman"/>
          <w:sz w:val="24"/>
          <w:szCs w:val="24"/>
        </w:rPr>
        <w:t xml:space="preserve"> or attenuate this effect; i</w:t>
      </w:r>
      <w:r w:rsidR="00B84881" w:rsidRPr="00331AB1">
        <w:rPr>
          <w:rFonts w:cs="Times New Roman"/>
          <w:sz w:val="24"/>
          <w:szCs w:val="24"/>
        </w:rPr>
        <w:t xml:space="preserve">f, however, the </w:t>
      </w:r>
      <w:r w:rsidR="00767CD5" w:rsidRPr="00331AB1">
        <w:rPr>
          <w:rFonts w:cs="Times New Roman"/>
          <w:sz w:val="24"/>
          <w:szCs w:val="24"/>
        </w:rPr>
        <w:t>facilitation</w:t>
      </w:r>
      <w:r w:rsidR="00B84881" w:rsidRPr="00331AB1">
        <w:rPr>
          <w:rFonts w:cs="Times New Roman"/>
          <w:sz w:val="24"/>
          <w:szCs w:val="24"/>
        </w:rPr>
        <w:t xml:space="preserve"> </w:t>
      </w:r>
      <w:r w:rsidR="003E3BF4">
        <w:rPr>
          <w:rFonts w:cs="Times New Roman"/>
          <w:sz w:val="24"/>
          <w:szCs w:val="24"/>
        </w:rPr>
        <w:t xml:space="preserve">effect ocured because of </w:t>
      </w:r>
      <w:r w:rsidR="00B84881" w:rsidRPr="00331AB1">
        <w:rPr>
          <w:rFonts w:cs="Times New Roman"/>
          <w:sz w:val="24"/>
          <w:szCs w:val="24"/>
        </w:rPr>
        <w:t>button-up</w:t>
      </w:r>
      <w:r w:rsidR="003E3BF4">
        <w:rPr>
          <w:rFonts w:cs="Times New Roman"/>
          <w:sz w:val="24"/>
          <w:szCs w:val="24"/>
        </w:rPr>
        <w:t xml:space="preserve"> processes</w:t>
      </w:r>
      <w:r w:rsidR="00B84881" w:rsidRPr="00331AB1">
        <w:rPr>
          <w:rFonts w:cs="Times New Roman"/>
          <w:sz w:val="24"/>
          <w:szCs w:val="24"/>
        </w:rPr>
        <w:t xml:space="preserve">, then, </w:t>
      </w:r>
      <w:r w:rsidR="003E3BF4">
        <w:rPr>
          <w:rFonts w:cs="Times New Roman"/>
          <w:sz w:val="24"/>
          <w:szCs w:val="24"/>
        </w:rPr>
        <w:t>similar facilitation effect will appear even with</w:t>
      </w:r>
      <w:r w:rsidR="00B84881" w:rsidRPr="00331AB1">
        <w:rPr>
          <w:rFonts w:cs="Times New Roman"/>
          <w:sz w:val="24"/>
          <w:szCs w:val="24"/>
        </w:rPr>
        <w:t xml:space="preserve"> sequential presenting</w:t>
      </w:r>
      <w:r w:rsidR="003E3BF4">
        <w:rPr>
          <w:rFonts w:cs="Times New Roman"/>
          <w:sz w:val="24"/>
          <w:szCs w:val="24"/>
        </w:rPr>
        <w:t xml:space="preserve"> paradigm</w:t>
      </w:r>
      <w:r w:rsidR="00B84881" w:rsidRPr="00331AB1">
        <w:rPr>
          <w:rFonts w:cs="Times New Roman"/>
          <w:sz w:val="24"/>
          <w:szCs w:val="24"/>
        </w:rPr>
        <w:t>.</w:t>
      </w:r>
    </w:p>
    <w:p w14:paraId="640EABE0" w14:textId="3B752AAD" w:rsidR="00B84881" w:rsidRPr="00B84881" w:rsidRDefault="00B84881" w:rsidP="00B84881"/>
    <w:p w14:paraId="6E31D4E3" w14:textId="3A3D16CE" w:rsidR="00D151CB" w:rsidRPr="00305E7A" w:rsidRDefault="00D151CB" w:rsidP="00E026D2">
      <w:pPr>
        <w:pStyle w:val="Heading3"/>
        <w:spacing w:line="415" w:lineRule="auto"/>
        <w:ind w:firstLine="720"/>
        <w:jc w:val="left"/>
        <w:rPr>
          <w:rFonts w:cs="Times New Roman"/>
          <w:sz w:val="24"/>
          <w:szCs w:val="24"/>
        </w:rPr>
      </w:pPr>
      <w:r w:rsidRPr="00305E7A">
        <w:rPr>
          <w:rFonts w:cs="Times New Roman"/>
          <w:sz w:val="24"/>
          <w:szCs w:val="24"/>
        </w:rPr>
        <w:t>Method</w:t>
      </w:r>
    </w:p>
    <w:p w14:paraId="08C0F125" w14:textId="5B94D069" w:rsidR="00D151CB" w:rsidRDefault="004040F6" w:rsidP="00E026D2">
      <w:pPr>
        <w:spacing w:line="480" w:lineRule="auto"/>
        <w:ind w:firstLine="720"/>
        <w:rPr>
          <w:rFonts w:cs="Times New Roman"/>
          <w:b/>
          <w:sz w:val="24"/>
          <w:szCs w:val="24"/>
        </w:rPr>
      </w:pPr>
      <w:r w:rsidRPr="004040F6">
        <w:rPr>
          <w:rFonts w:cs="Times New Roman"/>
          <w:b/>
          <w:sz w:val="24"/>
          <w:szCs w:val="24"/>
        </w:rPr>
        <w:t>Participants</w:t>
      </w:r>
      <w:r>
        <w:rPr>
          <w:rFonts w:cs="Times New Roman"/>
          <w:sz w:val="24"/>
          <w:szCs w:val="24"/>
        </w:rPr>
        <w:t>.</w:t>
      </w:r>
      <w:r>
        <w:rPr>
          <w:rFonts w:cs="Times New Roman"/>
          <w:sz w:val="24"/>
          <w:szCs w:val="24"/>
        </w:rPr>
        <w:tab/>
      </w:r>
      <w:r w:rsidR="00D151CB">
        <w:rPr>
          <w:rFonts w:cs="Times New Roman"/>
          <w:sz w:val="24"/>
          <w:szCs w:val="24"/>
        </w:rPr>
        <w:t>Thirty-five</w:t>
      </w:r>
      <w:r w:rsidR="00D151CB" w:rsidRPr="009F4E68">
        <w:rPr>
          <w:rFonts w:cs="Times New Roman"/>
          <w:sz w:val="24"/>
          <w:szCs w:val="24"/>
        </w:rPr>
        <w:t xml:space="preserve"> participants</w:t>
      </w:r>
      <w:r w:rsidR="00D151CB">
        <w:rPr>
          <w:rFonts w:cs="Times New Roman"/>
          <w:sz w:val="24"/>
          <w:szCs w:val="24"/>
        </w:rPr>
        <w:t xml:space="preserve"> </w:t>
      </w:r>
      <w:r w:rsidR="00D151CB" w:rsidRPr="009F4E68">
        <w:rPr>
          <w:rFonts w:cs="Times New Roman"/>
          <w:sz w:val="24"/>
          <w:szCs w:val="24"/>
        </w:rPr>
        <w:t xml:space="preserve">(18 male, </w:t>
      </w:r>
      <w:r w:rsidR="00C805CD">
        <w:rPr>
          <w:rFonts w:cs="Times New Roman"/>
          <w:sz w:val="24"/>
          <w:szCs w:val="24"/>
        </w:rPr>
        <w:t>18 to 26 years of age, M</w:t>
      </w:r>
      <w:r w:rsidR="00D151CB" w:rsidRPr="009F4E68">
        <w:rPr>
          <w:rFonts w:cs="Times New Roman"/>
          <w:sz w:val="24"/>
          <w:szCs w:val="24"/>
        </w:rPr>
        <w:t xml:space="preserve"> = 21.6, s</w:t>
      </w:r>
      <w:r w:rsidR="00D151CB">
        <w:rPr>
          <w:rFonts w:cs="Times New Roman"/>
          <w:sz w:val="24"/>
          <w:szCs w:val="24"/>
        </w:rPr>
        <w:t>.</w:t>
      </w:r>
      <w:r w:rsidR="00D151CB" w:rsidRPr="009F4E68">
        <w:rPr>
          <w:rFonts w:cs="Times New Roman"/>
          <w:sz w:val="24"/>
          <w:szCs w:val="24"/>
        </w:rPr>
        <w:t>d</w:t>
      </w:r>
      <w:r w:rsidR="00D151CB">
        <w:rPr>
          <w:rFonts w:cs="Times New Roman"/>
          <w:sz w:val="24"/>
          <w:szCs w:val="24"/>
        </w:rPr>
        <w:t>.</w:t>
      </w:r>
      <w:r w:rsidR="00D151CB" w:rsidRPr="009F4E68">
        <w:rPr>
          <w:rFonts w:cs="Times New Roman"/>
          <w:sz w:val="24"/>
          <w:szCs w:val="24"/>
        </w:rPr>
        <w:t xml:space="preserve"> = 2.8) w</w:t>
      </w:r>
      <w:r w:rsidR="00D151CB">
        <w:rPr>
          <w:rFonts w:cs="Times New Roman"/>
          <w:sz w:val="24"/>
          <w:szCs w:val="24"/>
        </w:rPr>
        <w:t>ere</w:t>
      </w:r>
      <w:r w:rsidR="00D151CB" w:rsidRPr="009F4E68">
        <w:rPr>
          <w:rFonts w:cs="Times New Roman"/>
          <w:sz w:val="24"/>
          <w:szCs w:val="24"/>
        </w:rPr>
        <w:t xml:space="preserve"> recruited</w:t>
      </w:r>
      <w:r w:rsidR="00D151CB">
        <w:rPr>
          <w:rFonts w:cs="Times New Roman"/>
          <w:sz w:val="24"/>
          <w:szCs w:val="24"/>
        </w:rPr>
        <w:t>.</w:t>
      </w:r>
      <w:r w:rsidR="00D151CB" w:rsidRPr="009F4E68">
        <w:rPr>
          <w:rFonts w:cs="Times New Roman"/>
          <w:sz w:val="24"/>
          <w:szCs w:val="24"/>
        </w:rPr>
        <w:t xml:space="preserve"> 24</w:t>
      </w:r>
      <w:r w:rsidR="00780D41">
        <w:rPr>
          <w:rFonts w:cs="Times New Roman"/>
          <w:sz w:val="24"/>
          <w:szCs w:val="24"/>
        </w:rPr>
        <w:t xml:space="preserve"> of them</w:t>
      </w:r>
      <w:r w:rsidR="00D151CB" w:rsidRPr="009F4E68">
        <w:rPr>
          <w:rFonts w:cs="Times New Roman"/>
          <w:sz w:val="24"/>
          <w:szCs w:val="24"/>
        </w:rPr>
        <w:t xml:space="preserve"> ha</w:t>
      </w:r>
      <w:r w:rsidR="00D151CB">
        <w:rPr>
          <w:rFonts w:cs="Times New Roman"/>
          <w:sz w:val="24"/>
          <w:szCs w:val="24"/>
        </w:rPr>
        <w:t>d</w:t>
      </w:r>
      <w:r w:rsidR="00D151CB" w:rsidRPr="009F4E68">
        <w:rPr>
          <w:rFonts w:cs="Times New Roman"/>
          <w:sz w:val="24"/>
          <w:szCs w:val="24"/>
        </w:rPr>
        <w:t xml:space="preserve"> participated </w:t>
      </w:r>
      <w:r w:rsidR="00D151CB">
        <w:rPr>
          <w:rFonts w:cs="Times New Roman"/>
          <w:sz w:val="24"/>
          <w:szCs w:val="24"/>
        </w:rPr>
        <w:t>in E</w:t>
      </w:r>
      <w:r w:rsidR="00D151CB" w:rsidRPr="009F4E68">
        <w:rPr>
          <w:rFonts w:cs="Times New Roman"/>
          <w:sz w:val="24"/>
          <w:szCs w:val="24"/>
        </w:rPr>
        <w:t>xperiment 1</w:t>
      </w:r>
      <w:r w:rsidR="00363521">
        <w:rPr>
          <w:rFonts w:cs="Times New Roman"/>
          <w:sz w:val="24"/>
          <w:szCs w:val="24"/>
        </w:rPr>
        <w:t>a</w:t>
      </w:r>
      <w:r w:rsidR="00D151CB" w:rsidRPr="009F4E68">
        <w:rPr>
          <w:rFonts w:cs="Times New Roman"/>
          <w:sz w:val="24"/>
          <w:szCs w:val="24"/>
        </w:rPr>
        <w:t xml:space="preserve"> (9 male, mean age = 21.9, s</w:t>
      </w:r>
      <w:r w:rsidR="00D151CB">
        <w:rPr>
          <w:rFonts w:cs="Times New Roman"/>
          <w:sz w:val="24"/>
          <w:szCs w:val="24"/>
        </w:rPr>
        <w:t>.</w:t>
      </w:r>
      <w:r w:rsidR="00D151CB" w:rsidRPr="009F4E68">
        <w:rPr>
          <w:rFonts w:cs="Times New Roman"/>
          <w:sz w:val="24"/>
          <w:szCs w:val="24"/>
        </w:rPr>
        <w:t>d</w:t>
      </w:r>
      <w:r w:rsidR="00D151CB">
        <w:rPr>
          <w:rFonts w:cs="Times New Roman"/>
          <w:sz w:val="24"/>
          <w:szCs w:val="24"/>
        </w:rPr>
        <w:t>.</w:t>
      </w:r>
      <w:r w:rsidR="00D151CB" w:rsidRPr="009F4E68">
        <w:rPr>
          <w:rFonts w:cs="Times New Roman"/>
          <w:sz w:val="24"/>
          <w:szCs w:val="24"/>
        </w:rPr>
        <w:t xml:space="preserve"> = 2.9)</w:t>
      </w:r>
      <w:r w:rsidR="004370AE">
        <w:rPr>
          <w:rFonts w:cs="Times New Roman"/>
          <w:sz w:val="24"/>
          <w:szCs w:val="24"/>
        </w:rPr>
        <w:t>, and the time gap between these experiment 1a and experiment 2 is at least six weeks</w:t>
      </w:r>
      <w:r w:rsidR="00D151CB" w:rsidRPr="009F4E68">
        <w:rPr>
          <w:rFonts w:cs="Times New Roman"/>
          <w:sz w:val="24"/>
          <w:szCs w:val="24"/>
        </w:rPr>
        <w:t xml:space="preserve">. </w:t>
      </w:r>
      <w:r w:rsidR="009840F7">
        <w:rPr>
          <w:rFonts w:cs="Times New Roman"/>
          <w:sz w:val="24"/>
          <w:szCs w:val="24"/>
        </w:rPr>
        <w:t>The r</w:t>
      </w:r>
      <w:r w:rsidR="00D151CB" w:rsidRPr="009F4E68">
        <w:rPr>
          <w:rFonts w:cs="Times New Roman"/>
          <w:sz w:val="24"/>
          <w:szCs w:val="24"/>
        </w:rPr>
        <w:t xml:space="preserve">esults of </w:t>
      </w:r>
      <w:r w:rsidR="00D151CB">
        <w:rPr>
          <w:rFonts w:cs="Times New Roman"/>
          <w:sz w:val="24"/>
          <w:szCs w:val="24"/>
        </w:rPr>
        <w:t>two</w:t>
      </w:r>
      <w:r w:rsidR="00D151CB" w:rsidRPr="009F4E68">
        <w:rPr>
          <w:rFonts w:cs="Times New Roman"/>
          <w:sz w:val="24"/>
          <w:szCs w:val="24"/>
        </w:rPr>
        <w:t xml:space="preserve"> participants w</w:t>
      </w:r>
      <w:r w:rsidR="00D151CB">
        <w:rPr>
          <w:rFonts w:cs="Times New Roman"/>
          <w:sz w:val="24"/>
          <w:szCs w:val="24"/>
        </w:rPr>
        <w:t>ere</w:t>
      </w:r>
      <w:r w:rsidR="00D151CB" w:rsidRPr="009F4E68">
        <w:rPr>
          <w:rFonts w:cs="Times New Roman"/>
          <w:sz w:val="24"/>
          <w:szCs w:val="24"/>
        </w:rPr>
        <w:t xml:space="preserve"> </w:t>
      </w:r>
      <w:r w:rsidR="00363521">
        <w:rPr>
          <w:rFonts w:cs="Times New Roman"/>
          <w:sz w:val="24"/>
          <w:szCs w:val="24"/>
        </w:rPr>
        <w:t>excluded from analysis</w:t>
      </w:r>
      <w:r w:rsidR="00D151CB" w:rsidRPr="009F4E68">
        <w:rPr>
          <w:rFonts w:cs="Times New Roman"/>
          <w:sz w:val="24"/>
          <w:szCs w:val="24"/>
        </w:rPr>
        <w:t xml:space="preserve">, one </w:t>
      </w:r>
      <w:r w:rsidR="00D151CB">
        <w:rPr>
          <w:rFonts w:cs="Times New Roman"/>
          <w:sz w:val="24"/>
          <w:szCs w:val="24"/>
        </w:rPr>
        <w:t xml:space="preserve">because </w:t>
      </w:r>
      <w:r w:rsidR="00363521">
        <w:rPr>
          <w:rFonts w:cs="Times New Roman"/>
          <w:sz w:val="24"/>
          <w:szCs w:val="24"/>
        </w:rPr>
        <w:t>of an</w:t>
      </w:r>
      <w:r w:rsidR="00D151CB" w:rsidRPr="009F4E68">
        <w:rPr>
          <w:rFonts w:cs="Times New Roman"/>
          <w:sz w:val="24"/>
          <w:szCs w:val="24"/>
        </w:rPr>
        <w:t xml:space="preserve"> injured </w:t>
      </w:r>
      <w:r w:rsidR="00363521">
        <w:rPr>
          <w:rFonts w:cs="Times New Roman"/>
          <w:sz w:val="24"/>
          <w:szCs w:val="24"/>
        </w:rPr>
        <w:t xml:space="preserve">right </w:t>
      </w:r>
      <w:r w:rsidR="00D151CB" w:rsidRPr="009F4E68">
        <w:rPr>
          <w:rFonts w:cs="Times New Roman"/>
          <w:sz w:val="24"/>
          <w:szCs w:val="24"/>
        </w:rPr>
        <w:t>middle finger (which he used to press button),</w:t>
      </w:r>
      <w:r w:rsidR="00D151CB">
        <w:rPr>
          <w:rFonts w:cs="Times New Roman"/>
          <w:sz w:val="24"/>
          <w:szCs w:val="24"/>
        </w:rPr>
        <w:t xml:space="preserve"> and </w:t>
      </w:r>
      <w:r w:rsidR="002D78FC">
        <w:rPr>
          <w:rFonts w:cs="Times New Roman"/>
          <w:sz w:val="24"/>
          <w:szCs w:val="24"/>
        </w:rPr>
        <w:t>the</w:t>
      </w:r>
      <w:r w:rsidR="00D151CB">
        <w:rPr>
          <w:rFonts w:cs="Times New Roman"/>
          <w:sz w:val="24"/>
          <w:szCs w:val="24"/>
        </w:rPr>
        <w:t xml:space="preserve"> other</w:t>
      </w:r>
      <w:r w:rsidR="00363521">
        <w:rPr>
          <w:rFonts w:cs="Times New Roman"/>
          <w:sz w:val="24"/>
          <w:szCs w:val="24"/>
        </w:rPr>
        <w:t xml:space="preserve"> because of less than 60% over</w:t>
      </w:r>
      <w:r w:rsidR="005C182F">
        <w:rPr>
          <w:rFonts w:cs="Times New Roman"/>
          <w:sz w:val="24"/>
          <w:szCs w:val="24"/>
        </w:rPr>
        <w:t>all</w:t>
      </w:r>
      <w:r w:rsidR="00363521">
        <w:rPr>
          <w:rFonts w:cs="Times New Roman"/>
          <w:sz w:val="24"/>
          <w:szCs w:val="24"/>
        </w:rPr>
        <w:t xml:space="preserve"> accuracy</w:t>
      </w:r>
      <w:r w:rsidR="00516D3A">
        <w:rPr>
          <w:rFonts w:cs="Times New Roman"/>
          <w:sz w:val="24"/>
          <w:szCs w:val="24"/>
        </w:rPr>
        <w:t>, remains 33 participants (</w:t>
      </w:r>
      <w:r w:rsidR="004370AE">
        <w:rPr>
          <w:rFonts w:cs="Times New Roman"/>
          <w:sz w:val="24"/>
          <w:szCs w:val="24"/>
        </w:rPr>
        <w:t xml:space="preserve">17 female, </w:t>
      </w:r>
      <w:r w:rsidR="00516D3A">
        <w:rPr>
          <w:rFonts w:cs="Times New Roman"/>
          <w:sz w:val="24"/>
          <w:szCs w:val="24"/>
        </w:rPr>
        <w:t>age: 21.82 ± 3.05)</w:t>
      </w:r>
      <w:r w:rsidR="00D151CB" w:rsidRPr="000463BB">
        <w:rPr>
          <w:rFonts w:cs="Times New Roman"/>
          <w:sz w:val="24"/>
          <w:szCs w:val="24"/>
        </w:rPr>
        <w:t xml:space="preserve">. </w:t>
      </w:r>
      <w:r w:rsidR="00D151CB">
        <w:rPr>
          <w:rFonts w:cs="Times New Roman"/>
          <w:sz w:val="24"/>
          <w:szCs w:val="24"/>
        </w:rPr>
        <w:t>T</w:t>
      </w:r>
      <w:r w:rsidR="00D151CB" w:rsidRPr="000463BB">
        <w:rPr>
          <w:rFonts w:cs="Times New Roman"/>
          <w:sz w:val="24"/>
          <w:szCs w:val="24"/>
        </w:rPr>
        <w:t xml:space="preserve">he data were analyzed </w:t>
      </w:r>
      <w:r w:rsidR="00D151CB">
        <w:rPr>
          <w:rFonts w:cs="Times New Roman"/>
          <w:sz w:val="24"/>
          <w:szCs w:val="24"/>
        </w:rPr>
        <w:t xml:space="preserve">in the same was </w:t>
      </w:r>
      <w:r w:rsidR="00D151CB" w:rsidRPr="000463BB">
        <w:rPr>
          <w:rFonts w:cs="Times New Roman"/>
          <w:sz w:val="24"/>
          <w:szCs w:val="24"/>
        </w:rPr>
        <w:t xml:space="preserve">as in </w:t>
      </w:r>
      <w:r w:rsidR="00126E2A">
        <w:rPr>
          <w:rFonts w:cs="Times New Roman"/>
          <w:sz w:val="24"/>
          <w:szCs w:val="24"/>
        </w:rPr>
        <w:t>experiment</w:t>
      </w:r>
      <w:r w:rsidR="00D151CB" w:rsidRPr="000463BB">
        <w:rPr>
          <w:rFonts w:cs="Times New Roman"/>
          <w:sz w:val="24"/>
          <w:szCs w:val="24"/>
        </w:rPr>
        <w:t xml:space="preserve"> 1</w:t>
      </w:r>
      <w:r w:rsidR="002C0C4D">
        <w:rPr>
          <w:rFonts w:cs="Times New Roman"/>
          <w:sz w:val="24"/>
          <w:szCs w:val="24"/>
        </w:rPr>
        <w:t>a</w:t>
      </w:r>
      <w:r w:rsidR="00D151CB" w:rsidRPr="000463BB">
        <w:rPr>
          <w:rFonts w:cs="Times New Roman"/>
          <w:sz w:val="24"/>
          <w:szCs w:val="24"/>
        </w:rPr>
        <w:t>.</w:t>
      </w:r>
    </w:p>
    <w:p w14:paraId="137A781F" w14:textId="31C9DBCD" w:rsidR="008A3CE0" w:rsidRDefault="004040F6">
      <w:pPr>
        <w:spacing w:line="480" w:lineRule="auto"/>
        <w:ind w:firstLine="720"/>
        <w:rPr>
          <w:rFonts w:cs="Times New Roman"/>
          <w:sz w:val="24"/>
          <w:szCs w:val="24"/>
        </w:rPr>
      </w:pPr>
      <w:r w:rsidRPr="004040F6">
        <w:rPr>
          <w:rFonts w:cs="Times New Roman"/>
          <w:b/>
          <w:sz w:val="24"/>
          <w:szCs w:val="24"/>
        </w:rPr>
        <w:t>Procedure</w:t>
      </w:r>
      <w:r>
        <w:rPr>
          <w:rFonts w:cs="Times New Roman"/>
          <w:sz w:val="24"/>
          <w:szCs w:val="24"/>
        </w:rPr>
        <w:t>.</w:t>
      </w:r>
      <w:r>
        <w:rPr>
          <w:rFonts w:cs="Times New Roman"/>
          <w:sz w:val="24"/>
          <w:szCs w:val="24"/>
        </w:rPr>
        <w:tab/>
      </w:r>
      <w:r w:rsidR="00D151CB">
        <w:rPr>
          <w:rFonts w:cs="Times New Roman"/>
          <w:sz w:val="24"/>
          <w:szCs w:val="24"/>
        </w:rPr>
        <w:t>I</w:t>
      </w:r>
      <w:r w:rsidR="00D151CB" w:rsidRPr="00E97862">
        <w:rPr>
          <w:rFonts w:cs="Times New Roman"/>
          <w:sz w:val="24"/>
          <w:szCs w:val="24"/>
        </w:rPr>
        <w:t xml:space="preserve">n </w:t>
      </w:r>
      <w:r w:rsidR="00A33E66">
        <w:rPr>
          <w:rFonts w:cs="Times New Roman"/>
          <w:sz w:val="24"/>
          <w:szCs w:val="24"/>
        </w:rPr>
        <w:t>Experiment</w:t>
      </w:r>
      <w:r w:rsidR="00D151CB" w:rsidRPr="00E97862">
        <w:rPr>
          <w:rFonts w:cs="Times New Roman"/>
          <w:sz w:val="24"/>
          <w:szCs w:val="24"/>
        </w:rPr>
        <w:t xml:space="preserve"> 2,</w:t>
      </w:r>
      <w:r w:rsidR="00D151CB">
        <w:rPr>
          <w:rFonts w:cs="Times New Roman"/>
          <w:sz w:val="24"/>
          <w:szCs w:val="24"/>
        </w:rPr>
        <w:t xml:space="preserve"> </w:t>
      </w:r>
      <w:r w:rsidR="00A33E66">
        <w:rPr>
          <w:rFonts w:cs="Times New Roman"/>
          <w:sz w:val="24"/>
          <w:szCs w:val="24"/>
        </w:rPr>
        <w:t xml:space="preserve">the sequential presenting </w:t>
      </w:r>
      <w:r w:rsidR="00E026D2">
        <w:rPr>
          <w:rFonts w:cs="Times New Roman"/>
          <w:sz w:val="24"/>
          <w:szCs w:val="24"/>
        </w:rPr>
        <w:t>makes</w:t>
      </w:r>
      <w:r w:rsidR="00A33E66">
        <w:rPr>
          <w:rFonts w:cs="Times New Roman"/>
          <w:sz w:val="24"/>
          <w:szCs w:val="24"/>
        </w:rPr>
        <w:t xml:space="preserve"> the</w:t>
      </w:r>
      <w:r w:rsidR="008A3CE0">
        <w:rPr>
          <w:rFonts w:cs="Times New Roman"/>
          <w:sz w:val="24"/>
          <w:szCs w:val="24"/>
        </w:rPr>
        <w:t xml:space="preserve"> matching</w:t>
      </w:r>
      <w:r w:rsidR="00A33E66">
        <w:rPr>
          <w:rFonts w:cs="Times New Roman"/>
          <w:sz w:val="24"/>
          <w:szCs w:val="24"/>
        </w:rPr>
        <w:t xml:space="preserve"> task </w:t>
      </w:r>
      <w:r w:rsidR="008A3CE0">
        <w:rPr>
          <w:rFonts w:cs="Times New Roman"/>
          <w:sz w:val="24"/>
          <w:szCs w:val="24"/>
        </w:rPr>
        <w:t xml:space="preserve">much </w:t>
      </w:r>
      <w:r w:rsidR="00A33E66">
        <w:rPr>
          <w:rFonts w:cs="Times New Roman"/>
          <w:sz w:val="24"/>
          <w:szCs w:val="24"/>
        </w:rPr>
        <w:t xml:space="preserve">easier </w:t>
      </w:r>
      <w:r w:rsidR="008A3CE0">
        <w:rPr>
          <w:rFonts w:cs="Times New Roman"/>
          <w:sz w:val="24"/>
          <w:szCs w:val="24"/>
        </w:rPr>
        <w:t xml:space="preserve">than experiment 1. To avoid ceiling effect on behavioral data, </w:t>
      </w:r>
      <w:r w:rsidR="00A33E66">
        <w:rPr>
          <w:rFonts w:cs="Times New Roman"/>
          <w:sz w:val="24"/>
          <w:szCs w:val="24"/>
        </w:rPr>
        <w:t xml:space="preserve">we did a few pilot experiments </w:t>
      </w:r>
      <w:r w:rsidR="008A3CE0">
        <w:rPr>
          <w:rFonts w:cs="Times New Roman"/>
          <w:sz w:val="24"/>
          <w:szCs w:val="24"/>
        </w:rPr>
        <w:t xml:space="preserve">to </w:t>
      </w:r>
      <w:r w:rsidR="00A33E66">
        <w:rPr>
          <w:rFonts w:cs="Times New Roman"/>
          <w:sz w:val="24"/>
          <w:szCs w:val="24"/>
        </w:rPr>
        <w:t>get</w:t>
      </w:r>
      <w:r w:rsidR="008A3CE0">
        <w:rPr>
          <w:rFonts w:cs="Times New Roman"/>
          <w:sz w:val="24"/>
          <w:szCs w:val="24"/>
        </w:rPr>
        <w:t xml:space="preserve"> optimal</w:t>
      </w:r>
      <w:r w:rsidR="00A33E66">
        <w:rPr>
          <w:rFonts w:cs="Times New Roman"/>
          <w:sz w:val="24"/>
          <w:szCs w:val="24"/>
        </w:rPr>
        <w:t xml:space="preserve"> parameter</w:t>
      </w:r>
      <w:r w:rsidR="008A3CE0">
        <w:rPr>
          <w:rFonts w:cs="Times New Roman"/>
          <w:sz w:val="24"/>
          <w:szCs w:val="24"/>
        </w:rPr>
        <w:t>s</w:t>
      </w:r>
      <w:r w:rsidR="008122F4">
        <w:rPr>
          <w:rFonts w:cs="Times New Roman"/>
          <w:sz w:val="24"/>
          <w:szCs w:val="24"/>
        </w:rPr>
        <w:t xml:space="preserve">, i.e., </w:t>
      </w:r>
      <w:r w:rsidR="008A3CE0">
        <w:rPr>
          <w:rFonts w:cs="Times New Roman"/>
          <w:sz w:val="24"/>
          <w:szCs w:val="24"/>
        </w:rPr>
        <w:t xml:space="preserve">the conditions under which participant have similar accuracy as </w:t>
      </w:r>
      <w:r w:rsidR="00D151CB">
        <w:rPr>
          <w:rFonts w:cs="Times New Roman"/>
          <w:sz w:val="24"/>
          <w:szCs w:val="24"/>
        </w:rPr>
        <w:t>in Experiment 1</w:t>
      </w:r>
      <w:r w:rsidR="008A3CE0">
        <w:rPr>
          <w:rFonts w:cs="Times New Roman"/>
          <w:sz w:val="24"/>
          <w:szCs w:val="24"/>
        </w:rPr>
        <w:t xml:space="preserve"> (around 70 ~ 80% accuracy)</w:t>
      </w:r>
      <w:r w:rsidR="00D151CB" w:rsidRPr="009F4E68">
        <w:rPr>
          <w:rFonts w:cs="Times New Roman"/>
          <w:sz w:val="24"/>
          <w:szCs w:val="24"/>
        </w:rPr>
        <w:t xml:space="preserve">. </w:t>
      </w:r>
    </w:p>
    <w:p w14:paraId="45049857" w14:textId="4B2E89A3" w:rsidR="00D151CB" w:rsidRDefault="008A3CE0" w:rsidP="00E026D2">
      <w:pPr>
        <w:spacing w:line="480" w:lineRule="auto"/>
        <w:ind w:firstLine="720"/>
        <w:rPr>
          <w:rFonts w:cs="Times New Roman"/>
          <w:sz w:val="24"/>
          <w:szCs w:val="24"/>
        </w:rPr>
      </w:pPr>
      <w:r>
        <w:rPr>
          <w:rFonts w:cs="Times New Roman"/>
          <w:sz w:val="24"/>
          <w:szCs w:val="24"/>
        </w:rPr>
        <w:t>In the final procedure, the</w:t>
      </w:r>
      <w:r w:rsidR="00D151CB" w:rsidRPr="009F4E68">
        <w:rPr>
          <w:rFonts w:cs="Times New Roman"/>
          <w:sz w:val="24"/>
          <w:szCs w:val="24"/>
        </w:rPr>
        <w:t xml:space="preserve"> label (good person, bad person, </w:t>
      </w:r>
      <w:r>
        <w:rPr>
          <w:rFonts w:cs="Times New Roman"/>
          <w:sz w:val="24"/>
          <w:szCs w:val="24"/>
        </w:rPr>
        <w:t>or</w:t>
      </w:r>
      <w:r w:rsidRPr="009F4E68">
        <w:rPr>
          <w:rFonts w:cs="Times New Roman"/>
          <w:sz w:val="24"/>
          <w:szCs w:val="24"/>
        </w:rPr>
        <w:t xml:space="preserve"> </w:t>
      </w:r>
      <w:r w:rsidR="008D57DE">
        <w:rPr>
          <w:rFonts w:cs="Times New Roman"/>
          <w:sz w:val="24"/>
          <w:szCs w:val="24"/>
        </w:rPr>
        <w:t>neutral</w:t>
      </w:r>
      <w:r w:rsidR="00D151CB">
        <w:rPr>
          <w:rFonts w:cs="Times New Roman"/>
          <w:sz w:val="24"/>
          <w:szCs w:val="24"/>
        </w:rPr>
        <w:t xml:space="preserve"> person</w:t>
      </w:r>
      <w:r w:rsidR="00D151CB" w:rsidRPr="009F4E68">
        <w:rPr>
          <w:rFonts w:cs="Times New Roman"/>
          <w:sz w:val="24"/>
          <w:szCs w:val="24"/>
        </w:rPr>
        <w:t xml:space="preserve">) </w:t>
      </w:r>
      <w:r>
        <w:rPr>
          <w:rFonts w:cs="Times New Roman"/>
          <w:sz w:val="24"/>
          <w:szCs w:val="24"/>
        </w:rPr>
        <w:t>was presented</w:t>
      </w:r>
      <w:r w:rsidRPr="009F4E68">
        <w:rPr>
          <w:rFonts w:cs="Times New Roman"/>
          <w:sz w:val="24"/>
          <w:szCs w:val="24"/>
        </w:rPr>
        <w:t xml:space="preserve"> </w:t>
      </w:r>
      <w:r w:rsidR="00D151CB" w:rsidRPr="009F4E68">
        <w:rPr>
          <w:rFonts w:cs="Times New Roman"/>
          <w:sz w:val="24"/>
          <w:szCs w:val="24"/>
        </w:rPr>
        <w:t>for 50 ms</w:t>
      </w:r>
      <w:r>
        <w:rPr>
          <w:rFonts w:cs="Times New Roman"/>
          <w:sz w:val="24"/>
          <w:szCs w:val="24"/>
        </w:rPr>
        <w:t xml:space="preserve"> and then m</w:t>
      </w:r>
      <w:r w:rsidR="00D151CB" w:rsidRPr="009F4E68">
        <w:rPr>
          <w:rFonts w:cs="Times New Roman"/>
          <w:sz w:val="24"/>
          <w:szCs w:val="24"/>
        </w:rPr>
        <w:t>asked by a scrambled image for 200 ms</w:t>
      </w:r>
      <w:r>
        <w:rPr>
          <w:rFonts w:cs="Times New Roman"/>
          <w:sz w:val="24"/>
          <w:szCs w:val="24"/>
        </w:rPr>
        <w:t>. A geometric</w:t>
      </w:r>
      <w:r w:rsidR="00D151CB" w:rsidRPr="009F4E68">
        <w:rPr>
          <w:rFonts w:cs="Times New Roman"/>
          <w:sz w:val="24"/>
          <w:szCs w:val="24"/>
        </w:rPr>
        <w:t xml:space="preserve"> shape </w:t>
      </w:r>
      <w:r>
        <w:rPr>
          <w:rFonts w:cs="Times New Roman"/>
          <w:sz w:val="24"/>
          <w:szCs w:val="24"/>
        </w:rPr>
        <w:t>followed the scrambled mask for 50 ms</w:t>
      </w:r>
      <w:r w:rsidR="00117364">
        <w:rPr>
          <w:rFonts w:cs="Times New Roman"/>
          <w:sz w:val="24"/>
          <w:szCs w:val="24"/>
        </w:rPr>
        <w:t xml:space="preserve"> in </w:t>
      </w:r>
      <w:r w:rsidR="00D151CB">
        <w:rPr>
          <w:rFonts w:cs="Times New Roman"/>
          <w:sz w:val="24"/>
          <w:szCs w:val="24"/>
        </w:rPr>
        <w:t>a noisy background (</w:t>
      </w:r>
      <w:r w:rsidR="00D151CB" w:rsidRPr="00E97862">
        <w:rPr>
          <w:rFonts w:cs="Times New Roman"/>
          <w:sz w:val="24"/>
          <w:szCs w:val="24"/>
        </w:rPr>
        <w:t>which was</w:t>
      </w:r>
      <w:r>
        <w:rPr>
          <w:rFonts w:cs="Times New Roman"/>
          <w:sz w:val="24"/>
          <w:szCs w:val="24"/>
        </w:rPr>
        <w:t xml:space="preserve"> produced by</w:t>
      </w:r>
      <w:r w:rsidR="00D151CB" w:rsidRPr="00E97862">
        <w:rPr>
          <w:rFonts w:cs="Times New Roman"/>
          <w:sz w:val="24"/>
          <w:szCs w:val="24"/>
        </w:rPr>
        <w:t xml:space="preserve"> </w:t>
      </w:r>
      <w:r>
        <w:rPr>
          <w:rFonts w:cs="Times New Roman"/>
          <w:sz w:val="24"/>
          <w:szCs w:val="24"/>
        </w:rPr>
        <w:t>first decomposing</w:t>
      </w:r>
      <w:r w:rsidR="00D151CB" w:rsidRPr="00E97862">
        <w:rPr>
          <w:rFonts w:cs="Times New Roman"/>
          <w:sz w:val="24"/>
          <w:szCs w:val="24"/>
        </w:rPr>
        <w:t xml:space="preserve"> </w:t>
      </w:r>
      <w:r>
        <w:rPr>
          <w:rFonts w:cs="Times New Roman"/>
          <w:sz w:val="24"/>
          <w:szCs w:val="24"/>
        </w:rPr>
        <w:t xml:space="preserve">a square with ¾ gray area </w:t>
      </w:r>
      <w:r w:rsidRPr="00E97862">
        <w:rPr>
          <w:rFonts w:cs="Times New Roman"/>
          <w:sz w:val="24"/>
          <w:szCs w:val="24"/>
        </w:rPr>
        <w:t xml:space="preserve">and </w:t>
      </w:r>
      <w:r>
        <w:rPr>
          <w:rFonts w:cs="Times New Roman"/>
          <w:sz w:val="24"/>
          <w:szCs w:val="24"/>
        </w:rPr>
        <w:t>¼ white area</w:t>
      </w:r>
      <w:r w:rsidR="00E21BAC">
        <w:rPr>
          <w:rFonts w:cs="Times New Roman"/>
          <w:sz w:val="24"/>
          <w:szCs w:val="24"/>
        </w:rPr>
        <w:t xml:space="preserve"> </w:t>
      </w:r>
      <w:r>
        <w:rPr>
          <w:rFonts w:cs="Times New Roman"/>
          <w:sz w:val="24"/>
          <w:szCs w:val="24"/>
        </w:rPr>
        <w:t xml:space="preserve">to small squares with a size of </w:t>
      </w:r>
      <w:r w:rsidR="00D151CB" w:rsidRPr="00E97862">
        <w:rPr>
          <w:rFonts w:cs="Times New Roman"/>
          <w:sz w:val="24"/>
          <w:szCs w:val="24"/>
        </w:rPr>
        <w:t>2 ×</w:t>
      </w:r>
      <w:r w:rsidR="00D151CB" w:rsidRPr="00E97862">
        <w:rPr>
          <w:rFonts w:cs="Times New Roman" w:hint="eastAsia"/>
          <w:sz w:val="24"/>
          <w:szCs w:val="24"/>
        </w:rPr>
        <w:t xml:space="preserve"> </w:t>
      </w:r>
      <w:r w:rsidR="00D151CB" w:rsidRPr="00E97862">
        <w:rPr>
          <w:rFonts w:cs="Times New Roman"/>
          <w:sz w:val="24"/>
          <w:szCs w:val="24"/>
        </w:rPr>
        <w:t>2 pixe</w:t>
      </w:r>
      <w:r>
        <w:rPr>
          <w:rFonts w:cs="Times New Roman"/>
          <w:sz w:val="24"/>
          <w:szCs w:val="24"/>
        </w:rPr>
        <w:t>ls and then re-combine these small pieces randomly</w:t>
      </w:r>
      <w:r w:rsidR="00D151CB" w:rsidRPr="00E97862">
        <w:rPr>
          <w:rFonts w:cs="Times New Roman"/>
          <w:sz w:val="24"/>
          <w:szCs w:val="24"/>
        </w:rPr>
        <w:t>)</w:t>
      </w:r>
      <w:r>
        <w:rPr>
          <w:rFonts w:cs="Times New Roman"/>
          <w:sz w:val="24"/>
          <w:szCs w:val="24"/>
        </w:rPr>
        <w:t>,</w:t>
      </w:r>
      <w:r w:rsidR="00D151CB" w:rsidRPr="00E97862">
        <w:rPr>
          <w:rFonts w:cs="Times New Roman"/>
          <w:sz w:val="24"/>
          <w:szCs w:val="24"/>
        </w:rPr>
        <w:t xml:space="preserve"> instead of pure gray</w:t>
      </w:r>
      <w:r w:rsidR="00117364">
        <w:rPr>
          <w:rFonts w:cs="Times New Roman"/>
          <w:sz w:val="24"/>
          <w:szCs w:val="24"/>
        </w:rPr>
        <w:t xml:space="preserve"> background</w:t>
      </w:r>
      <w:r>
        <w:rPr>
          <w:rFonts w:cs="Times New Roman"/>
          <w:sz w:val="24"/>
          <w:szCs w:val="24"/>
        </w:rPr>
        <w:t xml:space="preserve"> in Experiment 1</w:t>
      </w:r>
      <w:r w:rsidR="00D151CB" w:rsidRPr="009F4E68">
        <w:rPr>
          <w:rFonts w:cs="Times New Roman"/>
          <w:sz w:val="24"/>
          <w:szCs w:val="24"/>
        </w:rPr>
        <w:t xml:space="preserve">. </w:t>
      </w:r>
      <w:r>
        <w:rPr>
          <w:rFonts w:cs="Times New Roman"/>
          <w:sz w:val="24"/>
          <w:szCs w:val="24"/>
        </w:rPr>
        <w:t xml:space="preserve">After </w:t>
      </w:r>
      <w:r w:rsidR="008122F4">
        <w:rPr>
          <w:rFonts w:cs="Times New Roman"/>
          <w:sz w:val="24"/>
          <w:szCs w:val="24"/>
        </w:rPr>
        <w:t xml:space="preserve">that, </w:t>
      </w:r>
      <w:r w:rsidR="008122F4" w:rsidRPr="009F4E68">
        <w:rPr>
          <w:rFonts w:cs="Times New Roman"/>
          <w:sz w:val="24"/>
          <w:szCs w:val="24"/>
        </w:rPr>
        <w:t>a</w:t>
      </w:r>
      <w:r w:rsidR="00D151CB" w:rsidRPr="009F4E68">
        <w:rPr>
          <w:rFonts w:cs="Times New Roman"/>
          <w:sz w:val="24"/>
          <w:szCs w:val="24"/>
        </w:rPr>
        <w:t xml:space="preserve"> blank</w:t>
      </w:r>
      <w:r w:rsidR="00D151CB">
        <w:rPr>
          <w:rFonts w:cs="Times New Roman"/>
          <w:sz w:val="24"/>
          <w:szCs w:val="24"/>
        </w:rPr>
        <w:t xml:space="preserve"> screen</w:t>
      </w:r>
      <w:r w:rsidR="00D151CB" w:rsidRPr="009F4E68">
        <w:rPr>
          <w:rFonts w:cs="Times New Roman"/>
          <w:sz w:val="24"/>
          <w:szCs w:val="24"/>
        </w:rPr>
        <w:t xml:space="preserve"> </w:t>
      </w:r>
      <w:r>
        <w:rPr>
          <w:rFonts w:cs="Times New Roman"/>
          <w:sz w:val="24"/>
          <w:szCs w:val="24"/>
        </w:rPr>
        <w:t>was presented</w:t>
      </w:r>
      <w:r w:rsidRPr="009F4E68">
        <w:rPr>
          <w:rFonts w:cs="Times New Roman"/>
          <w:sz w:val="24"/>
          <w:szCs w:val="24"/>
        </w:rPr>
        <w:t xml:space="preserve"> </w:t>
      </w:r>
      <w:r w:rsidR="00D151CB" w:rsidRPr="009F4E68">
        <w:rPr>
          <w:rFonts w:cs="Times New Roman"/>
          <w:sz w:val="24"/>
          <w:szCs w:val="24"/>
        </w:rPr>
        <w:t xml:space="preserve">1100 ms, </w:t>
      </w:r>
      <w:r w:rsidR="00D151CB">
        <w:rPr>
          <w:rFonts w:cs="Times New Roman"/>
          <w:sz w:val="24"/>
          <w:szCs w:val="24"/>
        </w:rPr>
        <w:t>during</w:t>
      </w:r>
      <w:r w:rsidR="00D151CB" w:rsidRPr="009F4E68">
        <w:rPr>
          <w:rFonts w:cs="Times New Roman"/>
          <w:sz w:val="24"/>
          <w:szCs w:val="24"/>
        </w:rPr>
        <w:t xml:space="preserve"> which</w:t>
      </w:r>
      <w:r w:rsidR="00D151CB">
        <w:rPr>
          <w:rFonts w:cs="Times New Roman"/>
          <w:sz w:val="24"/>
          <w:szCs w:val="24"/>
        </w:rPr>
        <w:t xml:space="preserve"> </w:t>
      </w:r>
      <w:r w:rsidR="00D151CB" w:rsidRPr="009F4E68">
        <w:rPr>
          <w:rFonts w:cs="Times New Roman"/>
          <w:sz w:val="24"/>
          <w:szCs w:val="24"/>
        </w:rPr>
        <w:t>participants</w:t>
      </w:r>
      <w:r w:rsidR="00D151CB">
        <w:rPr>
          <w:rFonts w:cs="Times New Roman"/>
          <w:sz w:val="24"/>
          <w:szCs w:val="24"/>
        </w:rPr>
        <w:t xml:space="preserve"> should</w:t>
      </w:r>
      <w:r w:rsidR="00D151CB" w:rsidRPr="009F4E68">
        <w:rPr>
          <w:rFonts w:cs="Times New Roman"/>
          <w:sz w:val="24"/>
          <w:szCs w:val="24"/>
        </w:rPr>
        <w:t xml:space="preserve"> </w:t>
      </w:r>
      <w:r w:rsidR="006B37E6">
        <w:rPr>
          <w:rFonts w:cs="Times New Roman"/>
          <w:sz w:val="24"/>
          <w:szCs w:val="24"/>
        </w:rPr>
        <w:t>press a button to indicate the label and the shape match the original association or not</w:t>
      </w:r>
      <w:r w:rsidR="00D151CB" w:rsidRPr="009F4E68">
        <w:rPr>
          <w:rFonts w:cs="Times New Roman"/>
          <w:sz w:val="24"/>
          <w:szCs w:val="24"/>
        </w:rPr>
        <w:t>. Feedback</w:t>
      </w:r>
      <w:r w:rsidR="00D151CB">
        <w:rPr>
          <w:rFonts w:cs="Times New Roman"/>
          <w:sz w:val="24"/>
          <w:szCs w:val="24"/>
        </w:rPr>
        <w:t xml:space="preserve"> was given</w:t>
      </w:r>
      <w:r w:rsidR="00E21BAC">
        <w:rPr>
          <w:rFonts w:cs="Times New Roman"/>
          <w:sz w:val="24"/>
          <w:szCs w:val="24"/>
        </w:rPr>
        <w:t>,</w:t>
      </w:r>
      <w:r w:rsidR="00D151CB">
        <w:rPr>
          <w:rFonts w:cs="Times New Roman"/>
          <w:sz w:val="24"/>
          <w:szCs w:val="24"/>
        </w:rPr>
        <w:t xml:space="preserve"> as in </w:t>
      </w:r>
      <w:r w:rsidR="00F0773F">
        <w:rPr>
          <w:rFonts w:cs="Times New Roman"/>
          <w:sz w:val="24"/>
          <w:szCs w:val="24"/>
        </w:rPr>
        <w:t>study</w:t>
      </w:r>
      <w:r w:rsidR="00D151CB">
        <w:rPr>
          <w:rFonts w:cs="Times New Roman"/>
          <w:sz w:val="24"/>
          <w:szCs w:val="24"/>
        </w:rPr>
        <w:t xml:space="preserve"> 1.</w:t>
      </w:r>
      <w:r w:rsidR="00D151CB" w:rsidRPr="009F4E68">
        <w:rPr>
          <w:rFonts w:cs="Times New Roman"/>
          <w:sz w:val="24"/>
          <w:szCs w:val="24"/>
        </w:rPr>
        <w:t xml:space="preserve"> The next trial</w:t>
      </w:r>
      <w:r w:rsidR="00D151CB">
        <w:rPr>
          <w:rFonts w:cs="Times New Roman"/>
          <w:sz w:val="24"/>
          <w:szCs w:val="24"/>
        </w:rPr>
        <w:t xml:space="preserve"> then</w:t>
      </w:r>
      <w:r w:rsidR="00D151CB" w:rsidRPr="009F4E68">
        <w:rPr>
          <w:rFonts w:cs="Times New Roman"/>
          <w:sz w:val="24"/>
          <w:szCs w:val="24"/>
        </w:rPr>
        <w:t xml:space="preserve"> start</w:t>
      </w:r>
      <w:r w:rsidR="00D151CB">
        <w:rPr>
          <w:rFonts w:cs="Times New Roman"/>
          <w:sz w:val="24"/>
          <w:szCs w:val="24"/>
        </w:rPr>
        <w:t>ed</w:t>
      </w:r>
      <w:r w:rsidR="00D151CB" w:rsidRPr="009F4E68">
        <w:rPr>
          <w:rFonts w:cs="Times New Roman"/>
          <w:sz w:val="24"/>
          <w:szCs w:val="24"/>
        </w:rPr>
        <w:t xml:space="preserve"> after 700 ~ 11</w:t>
      </w:r>
      <w:r w:rsidR="00D151CB">
        <w:rPr>
          <w:rFonts w:cs="Times New Roman"/>
          <w:sz w:val="24"/>
          <w:szCs w:val="24"/>
        </w:rPr>
        <w:t xml:space="preserve">00 ms blank. Other aspects of </w:t>
      </w:r>
      <w:r w:rsidR="00F0773F">
        <w:rPr>
          <w:rFonts w:cs="Times New Roman"/>
          <w:sz w:val="24"/>
          <w:szCs w:val="24"/>
        </w:rPr>
        <w:t>study</w:t>
      </w:r>
      <w:r w:rsidR="00D151CB">
        <w:rPr>
          <w:rFonts w:cs="Times New Roman"/>
          <w:sz w:val="24"/>
          <w:szCs w:val="24"/>
        </w:rPr>
        <w:t xml:space="preserve"> 2 were identical to </w:t>
      </w:r>
      <w:r w:rsidR="00F0773F">
        <w:rPr>
          <w:rFonts w:cs="Times New Roman"/>
          <w:sz w:val="24"/>
          <w:szCs w:val="24"/>
        </w:rPr>
        <w:t>study</w:t>
      </w:r>
      <w:r w:rsidR="00D151CB">
        <w:rPr>
          <w:rFonts w:cs="Times New Roman"/>
          <w:sz w:val="24"/>
          <w:szCs w:val="24"/>
        </w:rPr>
        <w:t xml:space="preserve"> 1.</w:t>
      </w:r>
    </w:p>
    <w:p w14:paraId="015990A0" w14:textId="3BE3C308" w:rsidR="00ED5312" w:rsidRDefault="00ED5312" w:rsidP="00E026D2">
      <w:pPr>
        <w:spacing w:line="480" w:lineRule="auto"/>
        <w:ind w:firstLine="720"/>
        <w:jc w:val="left"/>
        <w:rPr>
          <w:rFonts w:cs="Times New Roman"/>
          <w:sz w:val="24"/>
          <w:szCs w:val="24"/>
        </w:rPr>
      </w:pPr>
      <w:r>
        <w:rPr>
          <w:rFonts w:cs="Times New Roman"/>
          <w:b/>
          <w:sz w:val="24"/>
          <w:szCs w:val="24"/>
        </w:rPr>
        <w:t>Analysis.</w:t>
      </w:r>
      <w:r>
        <w:rPr>
          <w:rFonts w:cs="Times New Roman"/>
          <w:b/>
          <w:sz w:val="24"/>
          <w:szCs w:val="24"/>
        </w:rPr>
        <w:tab/>
      </w:r>
      <w:r>
        <w:rPr>
          <w:rFonts w:cs="Times New Roman"/>
          <w:sz w:val="24"/>
          <w:szCs w:val="24"/>
        </w:rPr>
        <w:t xml:space="preserve">Data was analyzed as in study 1a. </w:t>
      </w:r>
    </w:p>
    <w:p w14:paraId="5C550929" w14:textId="04186F0E" w:rsidR="00D151CB" w:rsidRPr="00305E7A" w:rsidRDefault="00D151CB" w:rsidP="00E026D2">
      <w:pPr>
        <w:pStyle w:val="Heading3"/>
        <w:keepNext w:val="0"/>
        <w:keepLines w:val="0"/>
        <w:spacing w:before="0" w:after="0" w:line="480" w:lineRule="auto"/>
        <w:ind w:firstLine="720"/>
        <w:jc w:val="left"/>
        <w:rPr>
          <w:rFonts w:cs="Times New Roman"/>
          <w:sz w:val="24"/>
          <w:szCs w:val="24"/>
        </w:rPr>
      </w:pPr>
      <w:r w:rsidRPr="00305E7A">
        <w:rPr>
          <w:rFonts w:cs="Times New Roman"/>
          <w:sz w:val="24"/>
          <w:szCs w:val="24"/>
        </w:rPr>
        <w:t>Results</w:t>
      </w:r>
    </w:p>
    <w:p w14:paraId="63DB8593" w14:textId="10529C18" w:rsidR="00E66830" w:rsidRPr="00E66830" w:rsidRDefault="00E66830" w:rsidP="00E026D2">
      <w:pPr>
        <w:spacing w:line="480" w:lineRule="auto"/>
        <w:ind w:firstLine="720"/>
        <w:rPr>
          <w:rFonts w:cs="Times New Roman"/>
          <w:sz w:val="24"/>
          <w:szCs w:val="24"/>
        </w:rPr>
      </w:pPr>
      <w:r w:rsidRPr="00E66830">
        <w:rPr>
          <w:rFonts w:cs="Times New Roman"/>
          <w:sz w:val="24"/>
          <w:szCs w:val="24"/>
        </w:rPr>
        <w:t>Less than 0.2% correct trials with less than 200ms reaction times were exlucded.</w:t>
      </w:r>
    </w:p>
    <w:p w14:paraId="64DBC953" w14:textId="17F36239" w:rsidR="004477A7" w:rsidRDefault="00C02DC2" w:rsidP="00E026D2">
      <w:pPr>
        <w:spacing w:line="480" w:lineRule="auto"/>
        <w:ind w:firstLine="720"/>
        <w:rPr>
          <w:rFonts w:eastAsia="SimSun" w:cs="Times New Roman"/>
          <w:sz w:val="24"/>
          <w:szCs w:val="24"/>
        </w:rPr>
      </w:pPr>
      <w:r>
        <w:rPr>
          <w:rFonts w:cs="Times New Roman"/>
          <w:b/>
          <w:sz w:val="24"/>
          <w:szCs w:val="24"/>
        </w:rPr>
        <w:t>Effect</w:t>
      </w:r>
      <w:r w:rsidR="00164414" w:rsidRPr="00164414">
        <w:rPr>
          <w:rFonts w:cs="Times New Roman"/>
          <w:b/>
          <w:sz w:val="24"/>
          <w:szCs w:val="24"/>
        </w:rPr>
        <w:t xml:space="preserve"> of moral valence</w:t>
      </w:r>
      <w:r>
        <w:rPr>
          <w:rFonts w:cs="Times New Roman"/>
          <w:sz w:val="24"/>
          <w:szCs w:val="24"/>
        </w:rPr>
        <w:t>.</w:t>
      </w:r>
      <w:r>
        <w:rPr>
          <w:rFonts w:cs="Times New Roman"/>
          <w:sz w:val="24"/>
          <w:szCs w:val="24"/>
        </w:rPr>
        <w:tab/>
      </w:r>
      <w:r w:rsidR="00164414">
        <w:rPr>
          <w:rFonts w:cs="Times New Roman"/>
          <w:sz w:val="24"/>
          <w:szCs w:val="24"/>
        </w:rPr>
        <w:t xml:space="preserve">As in study 1, we also found the facilitation of positive valence. </w:t>
      </w:r>
      <w:r w:rsidR="00CB51F1">
        <w:rPr>
          <w:rFonts w:cs="Times New Roman"/>
          <w:sz w:val="24"/>
          <w:szCs w:val="24"/>
        </w:rPr>
        <w:t>A</w:t>
      </w:r>
      <w:r w:rsidR="009840F7">
        <w:rPr>
          <w:rFonts w:cs="Times New Roman"/>
          <w:sz w:val="24"/>
          <w:szCs w:val="24"/>
        </w:rPr>
        <w:t>n</w:t>
      </w:r>
      <w:r w:rsidR="00CB51F1">
        <w:rPr>
          <w:rFonts w:cs="Times New Roman"/>
          <w:sz w:val="24"/>
          <w:szCs w:val="24"/>
        </w:rPr>
        <w:t xml:space="preserve"> </w:t>
      </w:r>
      <w:r w:rsidR="00C94C46">
        <w:rPr>
          <w:rFonts w:cs="Times New Roman"/>
          <w:sz w:val="24"/>
          <w:szCs w:val="24"/>
        </w:rPr>
        <w:t xml:space="preserve">repeated measures </w:t>
      </w:r>
      <w:r w:rsidR="00164414">
        <w:rPr>
          <w:rFonts w:cs="Times New Roman"/>
          <w:sz w:val="24"/>
          <w:szCs w:val="24"/>
        </w:rPr>
        <w:t xml:space="preserve">ANOVA for </w:t>
      </w:r>
      <w:r w:rsidR="00164414" w:rsidRPr="00164414">
        <w:rPr>
          <w:rFonts w:cs="Times New Roman"/>
          <w:i/>
          <w:sz w:val="24"/>
          <w:szCs w:val="24"/>
        </w:rPr>
        <w:t>d’</w:t>
      </w:r>
      <w:r w:rsidR="00164414">
        <w:rPr>
          <w:rFonts w:cs="Times New Roman"/>
          <w:sz w:val="24"/>
          <w:szCs w:val="24"/>
        </w:rPr>
        <w:t xml:space="preserve"> revealed </w:t>
      </w:r>
      <w:r w:rsidR="00164414">
        <w:rPr>
          <w:rFonts w:eastAsia="SimSun" w:cs="Times New Roman"/>
          <w:sz w:val="24"/>
          <w:szCs w:val="24"/>
        </w:rPr>
        <w:t>a</w:t>
      </w:r>
      <w:r w:rsidR="00164414" w:rsidRPr="00FF5CAD">
        <w:rPr>
          <w:rFonts w:eastAsia="SimSun" w:cs="Times New Roman"/>
          <w:sz w:val="24"/>
          <w:szCs w:val="24"/>
        </w:rPr>
        <w:t xml:space="preserve"> significant effect of </w:t>
      </w:r>
      <w:r w:rsidR="00ED5312">
        <w:rPr>
          <w:rFonts w:eastAsia="SimSun" w:cs="Times New Roman"/>
          <w:sz w:val="24"/>
          <w:szCs w:val="24"/>
        </w:rPr>
        <w:t xml:space="preserve">moral valence of </w:t>
      </w:r>
      <w:r w:rsidR="00164414" w:rsidRPr="00FF5CAD">
        <w:rPr>
          <w:rFonts w:eastAsia="SimSun" w:cs="Times New Roman"/>
          <w:sz w:val="24"/>
          <w:szCs w:val="24"/>
        </w:rPr>
        <w:t>shape</w:t>
      </w:r>
      <w:r w:rsidR="00ED5312">
        <w:rPr>
          <w:rFonts w:eastAsia="SimSun" w:cs="Times New Roman"/>
          <w:sz w:val="24"/>
          <w:szCs w:val="24"/>
        </w:rPr>
        <w:t>s</w:t>
      </w:r>
      <w:r w:rsidR="00164414" w:rsidRPr="00FF5CAD">
        <w:rPr>
          <w:rFonts w:eastAsia="SimSun" w:cs="Times New Roman"/>
          <w:sz w:val="24"/>
          <w:szCs w:val="24"/>
        </w:rPr>
        <w:t>,</w:t>
      </w:r>
      <w:r w:rsidR="00164414">
        <w:rPr>
          <w:rFonts w:eastAsia="SimSun" w:cs="Times New Roman" w:hint="eastAsia"/>
          <w:sz w:val="24"/>
          <w:szCs w:val="24"/>
        </w:rPr>
        <w:t xml:space="preserve"> </w:t>
      </w:r>
      <w:proofErr w:type="gramStart"/>
      <w:r w:rsidR="00164414" w:rsidRPr="00A20437">
        <w:rPr>
          <w:rFonts w:eastAsia="SimSun" w:cs="Times New Roman"/>
          <w:i/>
          <w:sz w:val="24"/>
          <w:szCs w:val="24"/>
        </w:rPr>
        <w:t>F</w:t>
      </w:r>
      <w:r w:rsidR="00164414">
        <w:rPr>
          <w:rFonts w:eastAsia="SimSun" w:cs="Times New Roman"/>
          <w:sz w:val="24"/>
          <w:szCs w:val="24"/>
        </w:rPr>
        <w:t>(</w:t>
      </w:r>
      <w:proofErr w:type="gramEnd"/>
      <w:r w:rsidR="00164414">
        <w:rPr>
          <w:rFonts w:eastAsia="SimSun" w:cs="Times New Roman"/>
          <w:sz w:val="24"/>
          <w:szCs w:val="24"/>
        </w:rPr>
        <w:t>2, 64) = 13.5</w:t>
      </w:r>
      <w:r w:rsidR="00C71287">
        <w:rPr>
          <w:rFonts w:eastAsia="SimSun" w:cs="Times New Roman"/>
          <w:sz w:val="24"/>
          <w:szCs w:val="24"/>
        </w:rPr>
        <w:t>8</w:t>
      </w:r>
      <w:r w:rsidR="00164414">
        <w:rPr>
          <w:rFonts w:eastAsia="SimSun" w:cs="Times New Roman"/>
          <w:sz w:val="24"/>
          <w:szCs w:val="24"/>
        </w:rPr>
        <w:t xml:space="preserve">, </w:t>
      </w:r>
      <w:r w:rsidR="00164414" w:rsidRPr="00FF5F0B">
        <w:rPr>
          <w:rFonts w:eastAsia="SimSun" w:cs="Times New Roman"/>
          <w:i/>
          <w:sz w:val="24"/>
          <w:szCs w:val="24"/>
        </w:rPr>
        <w:t>p</w:t>
      </w:r>
      <w:r w:rsidR="00164414">
        <w:rPr>
          <w:rFonts w:eastAsia="SimSun" w:cs="Times New Roman"/>
          <w:sz w:val="24"/>
          <w:szCs w:val="24"/>
        </w:rPr>
        <w:t xml:space="preserve"> &lt; 0.0001, </w:t>
      </w:r>
      <w:r w:rsidR="005701A1" w:rsidRPr="00C3520D">
        <w:rPr>
          <w:rFonts w:cs="Times New Roman"/>
          <w:i/>
          <w:sz w:val="24"/>
          <w:szCs w:val="24"/>
        </w:rPr>
        <w:t>ω</w:t>
      </w:r>
      <w:r w:rsidR="005701A1" w:rsidRPr="00C3520D">
        <w:rPr>
          <w:rFonts w:cs="Times New Roman"/>
          <w:bCs/>
          <w:i/>
          <w:iCs/>
          <w:sz w:val="24"/>
          <w:szCs w:val="24"/>
        </w:rPr>
        <w:t>²</w:t>
      </w:r>
      <w:r w:rsidR="005701A1" w:rsidRPr="00F55BD8">
        <w:rPr>
          <w:rFonts w:cs="Times New Roman"/>
          <w:sz w:val="24"/>
          <w:szCs w:val="24"/>
        </w:rPr>
        <w:t xml:space="preserve"> </w:t>
      </w:r>
      <w:r w:rsidR="005701A1">
        <w:rPr>
          <w:rFonts w:cs="Times New Roman"/>
          <w:bCs/>
          <w:i/>
          <w:iCs/>
          <w:sz w:val="24"/>
          <w:szCs w:val="24"/>
        </w:rPr>
        <w:t xml:space="preserve"> </w:t>
      </w:r>
      <w:r w:rsidR="00164414" w:rsidRPr="00FB6543">
        <w:rPr>
          <w:rFonts w:eastAsia="SimSun" w:cs="Times New Roman"/>
          <w:sz w:val="24"/>
          <w:szCs w:val="24"/>
        </w:rPr>
        <w:t>=</w:t>
      </w:r>
      <w:r w:rsidR="00164414">
        <w:rPr>
          <w:rFonts w:eastAsia="SimSun" w:cs="Times New Roman"/>
          <w:sz w:val="24"/>
          <w:szCs w:val="24"/>
        </w:rPr>
        <w:t xml:space="preserve"> 0.</w:t>
      </w:r>
      <w:r w:rsidR="005701A1">
        <w:rPr>
          <w:rFonts w:eastAsia="SimSun" w:cs="Times New Roman"/>
          <w:sz w:val="24"/>
          <w:szCs w:val="24"/>
        </w:rPr>
        <w:t>279</w:t>
      </w:r>
      <w:r w:rsidR="00164414" w:rsidRPr="00666062">
        <w:rPr>
          <w:rFonts w:eastAsia="SimSun" w:cs="Times New Roman"/>
          <w:sz w:val="24"/>
          <w:szCs w:val="24"/>
        </w:rPr>
        <w:t xml:space="preserve">, </w:t>
      </w:r>
      <w:r w:rsidR="005701A1">
        <w:rPr>
          <w:rFonts w:eastAsia="SimSun" w:cs="Times New Roman"/>
          <w:sz w:val="24"/>
          <w:szCs w:val="24"/>
        </w:rPr>
        <w:t>BF</w:t>
      </w:r>
      <w:r w:rsidR="005701A1" w:rsidRPr="00076EAF">
        <w:rPr>
          <w:rFonts w:eastAsia="SimSun" w:cs="Times New Roman"/>
          <w:sz w:val="24"/>
          <w:szCs w:val="24"/>
          <w:vertAlign w:val="subscript"/>
        </w:rPr>
        <w:t>10</w:t>
      </w:r>
      <w:r w:rsidR="005701A1">
        <w:rPr>
          <w:rFonts w:eastAsia="SimSun" w:cs="Times New Roman"/>
          <w:sz w:val="24"/>
          <w:szCs w:val="24"/>
        </w:rPr>
        <w:t xml:space="preserve"> = 1880</w:t>
      </w:r>
      <w:r w:rsidR="00164414">
        <w:rPr>
          <w:rFonts w:eastAsia="SimSun" w:cs="Times New Roman"/>
          <w:sz w:val="24"/>
          <w:szCs w:val="24"/>
        </w:rPr>
        <w:t xml:space="preserve">. </w:t>
      </w:r>
      <w:r w:rsidR="00164414" w:rsidRPr="0076412D">
        <w:rPr>
          <w:rFonts w:eastAsia="SimSun" w:cs="Times New Roman"/>
          <w:i/>
          <w:sz w:val="24"/>
          <w:szCs w:val="24"/>
        </w:rPr>
        <w:t>d</w:t>
      </w:r>
      <w:r w:rsidR="00C94C46">
        <w:rPr>
          <w:rFonts w:eastAsia="SimSun" w:cs="Times New Roman"/>
          <w:i/>
          <w:sz w:val="24"/>
          <w:szCs w:val="24"/>
        </w:rPr>
        <w:t>'</w:t>
      </w:r>
      <w:r w:rsidR="005701A1">
        <w:rPr>
          <w:rFonts w:eastAsia="SimSun" w:cs="Times New Roman"/>
          <w:i/>
          <w:sz w:val="24"/>
          <w:szCs w:val="24"/>
        </w:rPr>
        <w:t xml:space="preserve"> </w:t>
      </w:r>
      <w:r w:rsidR="00164414">
        <w:rPr>
          <w:rFonts w:eastAsia="SimSun" w:cs="Times New Roman"/>
          <w:sz w:val="24"/>
          <w:szCs w:val="24"/>
        </w:rPr>
        <w:t>was larger for the good-person association (M = 2.8</w:t>
      </w:r>
      <w:r w:rsidR="00546E42">
        <w:rPr>
          <w:rFonts w:eastAsia="SimSun" w:cs="Times New Roman"/>
          <w:sz w:val="24"/>
          <w:szCs w:val="24"/>
        </w:rPr>
        <w:t xml:space="preserve"> ±</w:t>
      </w:r>
      <w:r w:rsidR="00164414">
        <w:rPr>
          <w:rFonts w:eastAsia="SimSun" w:cs="Times New Roman"/>
          <w:sz w:val="24"/>
          <w:szCs w:val="24"/>
        </w:rPr>
        <w:t xml:space="preserve"> 1</w:t>
      </w:r>
      <w:r w:rsidR="00505DB3">
        <w:rPr>
          <w:rFonts w:eastAsia="SimSun" w:cs="Times New Roman"/>
          <w:sz w:val="24"/>
          <w:szCs w:val="24"/>
        </w:rPr>
        <w:t>.0</w:t>
      </w:r>
      <w:r w:rsidR="00C94C46">
        <w:rPr>
          <w:rFonts w:eastAsia="SimSun" w:cs="Times New Roman"/>
          <w:sz w:val="24"/>
          <w:szCs w:val="24"/>
        </w:rPr>
        <w:t>1</w:t>
      </w:r>
      <w:r w:rsidR="00164414">
        <w:rPr>
          <w:rFonts w:eastAsia="SimSun" w:cs="Times New Roman"/>
          <w:sz w:val="24"/>
          <w:szCs w:val="24"/>
        </w:rPr>
        <w:t xml:space="preserve">)  than for associations to </w:t>
      </w:r>
      <w:r w:rsidR="00546E42">
        <w:rPr>
          <w:rFonts w:eastAsia="SimSun" w:cs="Times New Roman"/>
          <w:sz w:val="24"/>
          <w:szCs w:val="24"/>
        </w:rPr>
        <w:t xml:space="preserve">the </w:t>
      </w:r>
      <w:r w:rsidR="00164414">
        <w:rPr>
          <w:rFonts w:eastAsia="SimSun" w:cs="Times New Roman"/>
          <w:sz w:val="24"/>
          <w:szCs w:val="24"/>
        </w:rPr>
        <w:t>bad</w:t>
      </w:r>
      <w:r w:rsidR="00117364">
        <w:rPr>
          <w:rFonts w:eastAsia="SimSun" w:cs="Times New Roman"/>
          <w:sz w:val="24"/>
          <w:szCs w:val="24"/>
        </w:rPr>
        <w:t>-</w:t>
      </w:r>
      <w:r w:rsidR="00164414">
        <w:rPr>
          <w:rFonts w:eastAsia="SimSun" w:cs="Times New Roman"/>
          <w:sz w:val="24"/>
          <w:szCs w:val="24"/>
        </w:rPr>
        <w:t>person (M = 2.</w:t>
      </w:r>
      <w:r w:rsidR="00976D32">
        <w:rPr>
          <w:rFonts w:eastAsia="SimSun" w:cs="Times New Roman"/>
          <w:sz w:val="24"/>
          <w:szCs w:val="24"/>
        </w:rPr>
        <w:t>48</w:t>
      </w:r>
      <w:r w:rsidR="00546E42">
        <w:rPr>
          <w:rFonts w:eastAsia="SimSun" w:cs="Times New Roman"/>
          <w:sz w:val="24"/>
          <w:szCs w:val="24"/>
        </w:rPr>
        <w:t xml:space="preserve"> ±</w:t>
      </w:r>
      <w:r w:rsidR="00164414">
        <w:rPr>
          <w:rFonts w:eastAsia="SimSun" w:cs="Times New Roman"/>
          <w:sz w:val="24"/>
          <w:szCs w:val="24"/>
        </w:rPr>
        <w:t xml:space="preserve"> 0.</w:t>
      </w:r>
      <w:r w:rsidR="00505DB3">
        <w:rPr>
          <w:rFonts w:eastAsia="SimSun" w:cs="Times New Roman"/>
          <w:sz w:val="24"/>
          <w:szCs w:val="24"/>
        </w:rPr>
        <w:t>84</w:t>
      </w:r>
      <w:r w:rsidR="00546E42">
        <w:rPr>
          <w:rFonts w:eastAsia="SimSun" w:cs="Times New Roman"/>
          <w:sz w:val="24"/>
          <w:szCs w:val="24"/>
        </w:rPr>
        <w:t>)</w:t>
      </w:r>
      <w:r w:rsidR="00164414">
        <w:rPr>
          <w:rFonts w:eastAsia="SimSun" w:cs="Times New Roman"/>
          <w:sz w:val="24"/>
          <w:szCs w:val="24"/>
        </w:rPr>
        <w:t xml:space="preserve">, </w:t>
      </w:r>
      <w:r w:rsidR="00164414" w:rsidRPr="00530CB3">
        <w:rPr>
          <w:rFonts w:eastAsia="SimSun" w:cs="Times New Roman"/>
          <w:i/>
          <w:sz w:val="24"/>
          <w:szCs w:val="24"/>
        </w:rPr>
        <w:t>t</w:t>
      </w:r>
      <w:r w:rsidR="00164414" w:rsidRPr="00530CB3">
        <w:rPr>
          <w:rFonts w:eastAsia="SimSun" w:cs="Times New Roman"/>
          <w:sz w:val="24"/>
          <w:szCs w:val="24"/>
        </w:rPr>
        <w:t xml:space="preserve">(32) </w:t>
      </w:r>
      <w:r w:rsidR="00164414">
        <w:rPr>
          <w:rFonts w:eastAsia="SimSun" w:cs="Times New Roman"/>
          <w:sz w:val="24"/>
          <w:szCs w:val="24"/>
        </w:rPr>
        <w:t xml:space="preserve">= </w:t>
      </w:r>
      <w:r w:rsidR="00505DB3">
        <w:rPr>
          <w:rFonts w:eastAsia="SimSun" w:cs="Times New Roman"/>
          <w:sz w:val="24"/>
          <w:szCs w:val="24"/>
        </w:rPr>
        <w:t>4.168</w:t>
      </w:r>
      <w:r w:rsidR="00164414">
        <w:rPr>
          <w:rFonts w:eastAsia="SimSun" w:cs="Times New Roman"/>
          <w:sz w:val="24"/>
          <w:szCs w:val="24"/>
        </w:rPr>
        <w:t xml:space="preserve">, </w:t>
      </w:r>
      <w:r w:rsidR="00164414" w:rsidRPr="00530CB3">
        <w:rPr>
          <w:rFonts w:eastAsia="SimSun" w:cs="Times New Roman"/>
          <w:i/>
          <w:sz w:val="24"/>
          <w:szCs w:val="24"/>
        </w:rPr>
        <w:t>p</w:t>
      </w:r>
      <w:r w:rsidR="00164414">
        <w:rPr>
          <w:rFonts w:eastAsia="SimSun" w:cs="Times New Roman"/>
          <w:sz w:val="24"/>
          <w:szCs w:val="24"/>
        </w:rPr>
        <w:t xml:space="preserve"> </w:t>
      </w:r>
      <w:r w:rsidR="00505DB3">
        <w:rPr>
          <w:rFonts w:eastAsia="SimSun" w:cs="Times New Roman"/>
          <w:sz w:val="24"/>
          <w:szCs w:val="24"/>
        </w:rPr>
        <w:t>=</w:t>
      </w:r>
      <w:r w:rsidR="00164414">
        <w:rPr>
          <w:rFonts w:eastAsia="SimSun" w:cs="Times New Roman"/>
          <w:sz w:val="24"/>
          <w:szCs w:val="24"/>
        </w:rPr>
        <w:t xml:space="preserve"> 0.000</w:t>
      </w:r>
      <w:r w:rsidR="00505DB3">
        <w:rPr>
          <w:rFonts w:eastAsia="SimSun" w:cs="Times New Roman"/>
          <w:sz w:val="24"/>
          <w:szCs w:val="24"/>
        </w:rPr>
        <w:t>22</w:t>
      </w:r>
      <w:r w:rsidR="00164414">
        <w:rPr>
          <w:rFonts w:eastAsia="SimSun" w:cs="Times New Roman"/>
          <w:sz w:val="24"/>
          <w:szCs w:val="24"/>
        </w:rPr>
        <w:t xml:space="preserve">, </w:t>
      </w:r>
      <w:r w:rsidR="00164414" w:rsidRPr="00E74495">
        <w:rPr>
          <w:rFonts w:cs="Times New Roman"/>
          <w:color w:val="3333CC"/>
          <w:sz w:val="24"/>
          <w:szCs w:val="24"/>
        </w:rPr>
        <w:t xml:space="preserve">Cohen’s </w:t>
      </w:r>
      <w:r w:rsidR="00164414" w:rsidRPr="002C4040">
        <w:rPr>
          <w:rFonts w:cs="Times New Roman"/>
          <w:i/>
          <w:color w:val="3333CC"/>
          <w:sz w:val="24"/>
          <w:szCs w:val="24"/>
        </w:rPr>
        <w:t>d</w:t>
      </w:r>
      <w:r w:rsidR="00164414">
        <w:rPr>
          <w:rFonts w:cs="Times New Roman"/>
          <w:i/>
          <w:color w:val="3333CC"/>
          <w:sz w:val="24"/>
          <w:szCs w:val="24"/>
          <w:vertAlign w:val="subscript"/>
        </w:rPr>
        <w:t xml:space="preserve"> </w:t>
      </w:r>
      <w:r w:rsidR="00164414" w:rsidRPr="00E74495">
        <w:rPr>
          <w:rFonts w:cs="Times New Roman"/>
          <w:color w:val="3333CC"/>
          <w:sz w:val="24"/>
          <w:szCs w:val="24"/>
        </w:rPr>
        <w:t xml:space="preserve"> </w:t>
      </w:r>
      <w:r w:rsidR="00164414">
        <w:rPr>
          <w:rFonts w:eastAsia="SimSun" w:cs="Times New Roman"/>
          <w:sz w:val="24"/>
          <w:szCs w:val="24"/>
        </w:rPr>
        <w:t>= 0.</w:t>
      </w:r>
      <w:r w:rsidR="00505DB3">
        <w:rPr>
          <w:rFonts w:eastAsia="SimSun" w:cs="Times New Roman"/>
          <w:sz w:val="24"/>
          <w:szCs w:val="24"/>
        </w:rPr>
        <w:t>726</w:t>
      </w:r>
      <w:r w:rsidR="00164414" w:rsidRPr="00666062">
        <w:rPr>
          <w:rFonts w:eastAsia="SimSun" w:cs="Times New Roman"/>
          <w:sz w:val="24"/>
          <w:szCs w:val="24"/>
        </w:rPr>
        <w:t xml:space="preserve">, </w:t>
      </w:r>
      <w:r w:rsidR="00164414" w:rsidRPr="00CF7FAD">
        <w:rPr>
          <w:rFonts w:eastAsia="SimSun" w:cs="Times New Roman"/>
          <w:color w:val="0000FF"/>
          <w:sz w:val="24"/>
          <w:szCs w:val="24"/>
        </w:rPr>
        <w:t>9</w:t>
      </w:r>
      <w:r w:rsidR="00164414">
        <w:rPr>
          <w:rFonts w:eastAsia="SimSun" w:cs="Times New Roman"/>
          <w:color w:val="0000FF"/>
          <w:sz w:val="24"/>
          <w:szCs w:val="24"/>
        </w:rPr>
        <w:t>5</w:t>
      </w:r>
      <w:r w:rsidR="00164414" w:rsidRPr="00D715E1">
        <w:rPr>
          <w:rFonts w:eastAsia="SimSun" w:cs="Times New Roman"/>
          <w:color w:val="0000FF"/>
          <w:sz w:val="24"/>
          <w:szCs w:val="24"/>
        </w:rPr>
        <w:t xml:space="preserve">% CI </w:t>
      </w:r>
      <w:r w:rsidR="00164414" w:rsidRPr="00D715E1">
        <w:rPr>
          <w:rFonts w:cs="Times New Roman"/>
          <w:color w:val="0000FF"/>
          <w:sz w:val="24"/>
          <w:szCs w:val="24"/>
        </w:rPr>
        <w:t>[</w:t>
      </w:r>
      <w:r w:rsidR="00164414">
        <w:rPr>
          <w:rFonts w:cs="Times New Roman"/>
          <w:color w:val="0000FF"/>
          <w:sz w:val="24"/>
          <w:szCs w:val="24"/>
        </w:rPr>
        <w:t>0.</w:t>
      </w:r>
      <w:r w:rsidR="00505DB3">
        <w:rPr>
          <w:rFonts w:cs="Times New Roman"/>
          <w:color w:val="0000FF"/>
          <w:sz w:val="24"/>
          <w:szCs w:val="24"/>
        </w:rPr>
        <w:t>337</w:t>
      </w:r>
      <w:r w:rsidR="00164414">
        <w:rPr>
          <w:rFonts w:cs="Times New Roman"/>
          <w:color w:val="0000FF"/>
          <w:sz w:val="24"/>
          <w:szCs w:val="24"/>
        </w:rPr>
        <w:t xml:space="preserve"> </w:t>
      </w:r>
      <w:r w:rsidR="00C71287">
        <w:rPr>
          <w:rFonts w:cs="Times New Roman"/>
          <w:color w:val="0000FF"/>
          <w:sz w:val="24"/>
          <w:szCs w:val="24"/>
        </w:rPr>
        <w:t>1.1</w:t>
      </w:r>
      <w:r w:rsidR="00505DB3">
        <w:rPr>
          <w:rFonts w:cs="Times New Roman"/>
          <w:color w:val="0000FF"/>
          <w:sz w:val="24"/>
          <w:szCs w:val="24"/>
        </w:rPr>
        <w:t>05</w:t>
      </w:r>
      <w:r w:rsidR="00164414" w:rsidRPr="00D715E1">
        <w:rPr>
          <w:rFonts w:cs="Times New Roman"/>
          <w:color w:val="0000FF"/>
          <w:sz w:val="24"/>
          <w:szCs w:val="24"/>
        </w:rPr>
        <w:t>]</w:t>
      </w:r>
      <w:r w:rsidR="00076EAF">
        <w:rPr>
          <w:rFonts w:cs="Times New Roman"/>
          <w:color w:val="0000FF"/>
          <w:sz w:val="24"/>
          <w:szCs w:val="24"/>
        </w:rPr>
        <w:t xml:space="preserve">, </w:t>
      </w:r>
      <w:r w:rsidR="00076EAF">
        <w:rPr>
          <w:rFonts w:eastAsia="SimSun" w:cs="Times New Roman"/>
          <w:sz w:val="24"/>
          <w:szCs w:val="24"/>
        </w:rPr>
        <w:t>BF</w:t>
      </w:r>
      <w:r w:rsidR="00076EAF" w:rsidRPr="00076EAF">
        <w:rPr>
          <w:rFonts w:eastAsia="SimSun" w:cs="Times New Roman"/>
          <w:sz w:val="24"/>
          <w:szCs w:val="24"/>
          <w:vertAlign w:val="subscript"/>
        </w:rPr>
        <w:t>10</w:t>
      </w:r>
      <w:r w:rsidR="00076EAF">
        <w:rPr>
          <w:rFonts w:eastAsia="SimSun" w:cs="Times New Roman"/>
          <w:sz w:val="24"/>
          <w:szCs w:val="24"/>
        </w:rPr>
        <w:t xml:space="preserve"> = 125.9</w:t>
      </w:r>
      <w:r w:rsidR="00C071AD">
        <w:rPr>
          <w:rFonts w:eastAsia="SimSun" w:cs="Times New Roman"/>
          <w:sz w:val="24"/>
          <w:szCs w:val="24"/>
        </w:rPr>
        <w:t>,</w:t>
      </w:r>
      <w:r w:rsidR="00164414">
        <w:rPr>
          <w:rFonts w:eastAsia="SimSun" w:cs="Times New Roman"/>
          <w:sz w:val="24"/>
          <w:szCs w:val="24"/>
        </w:rPr>
        <w:t xml:space="preserve"> and </w:t>
      </w:r>
      <w:r w:rsidR="00C071AD">
        <w:rPr>
          <w:rFonts w:eastAsia="SimSun" w:cs="Times New Roman"/>
          <w:sz w:val="24"/>
          <w:szCs w:val="24"/>
        </w:rPr>
        <w:t xml:space="preserve">the </w:t>
      </w:r>
      <w:r w:rsidR="008D57DE">
        <w:rPr>
          <w:rFonts w:eastAsia="SimSun" w:cs="Times New Roman"/>
          <w:sz w:val="24"/>
          <w:szCs w:val="24"/>
        </w:rPr>
        <w:t>neutral</w:t>
      </w:r>
      <w:r w:rsidR="00164414">
        <w:rPr>
          <w:rFonts w:eastAsia="SimSun" w:cs="Times New Roman"/>
          <w:sz w:val="24"/>
          <w:szCs w:val="24"/>
        </w:rPr>
        <w:t xml:space="preserve"> person </w:t>
      </w:r>
      <w:r w:rsidR="00C071AD">
        <w:rPr>
          <w:rFonts w:eastAsia="SimSun" w:cs="Times New Roman"/>
          <w:sz w:val="24"/>
          <w:szCs w:val="24"/>
        </w:rPr>
        <w:t>condition</w:t>
      </w:r>
      <w:r w:rsidR="00164414">
        <w:rPr>
          <w:rFonts w:eastAsia="SimSun" w:cs="Times New Roman"/>
          <w:sz w:val="24"/>
          <w:szCs w:val="24"/>
        </w:rPr>
        <w:t xml:space="preserve"> (M = 2.</w:t>
      </w:r>
      <w:r w:rsidR="00505DB3">
        <w:rPr>
          <w:rFonts w:eastAsia="SimSun" w:cs="Times New Roman"/>
          <w:sz w:val="24"/>
          <w:szCs w:val="24"/>
        </w:rPr>
        <w:t>22</w:t>
      </w:r>
      <w:r w:rsidR="00C071AD">
        <w:rPr>
          <w:rFonts w:eastAsia="SimSun" w:cs="Times New Roman"/>
          <w:sz w:val="24"/>
          <w:szCs w:val="24"/>
        </w:rPr>
        <w:t xml:space="preserve"> ±</w:t>
      </w:r>
      <w:r w:rsidR="00164414">
        <w:rPr>
          <w:rFonts w:eastAsia="SimSun" w:cs="Times New Roman"/>
          <w:sz w:val="24"/>
          <w:szCs w:val="24"/>
        </w:rPr>
        <w:t xml:space="preserve"> 0.9</w:t>
      </w:r>
      <w:r w:rsidR="00505DB3">
        <w:rPr>
          <w:rFonts w:eastAsia="SimSun" w:cs="Times New Roman"/>
          <w:sz w:val="24"/>
          <w:szCs w:val="24"/>
        </w:rPr>
        <w:t>43</w:t>
      </w:r>
      <w:r w:rsidR="00C071AD">
        <w:rPr>
          <w:rFonts w:eastAsia="SimSun" w:cs="Times New Roman"/>
          <w:sz w:val="24"/>
          <w:szCs w:val="24"/>
        </w:rPr>
        <w:t>)</w:t>
      </w:r>
      <w:r w:rsidR="00164414">
        <w:rPr>
          <w:rFonts w:eastAsia="SimSun" w:cs="Times New Roman"/>
          <w:sz w:val="24"/>
          <w:szCs w:val="24"/>
        </w:rPr>
        <w:t xml:space="preserve">, </w:t>
      </w:r>
      <w:r w:rsidR="00164414" w:rsidRPr="00530CB3">
        <w:rPr>
          <w:rFonts w:eastAsia="SimSun" w:cs="Times New Roman"/>
          <w:i/>
          <w:sz w:val="24"/>
          <w:szCs w:val="24"/>
        </w:rPr>
        <w:t>t</w:t>
      </w:r>
      <w:r w:rsidR="00164414" w:rsidRPr="00530CB3">
        <w:rPr>
          <w:rFonts w:eastAsia="SimSun" w:cs="Times New Roman"/>
          <w:sz w:val="24"/>
          <w:szCs w:val="24"/>
        </w:rPr>
        <w:t xml:space="preserve">(32) </w:t>
      </w:r>
      <w:r w:rsidR="00164414">
        <w:rPr>
          <w:rFonts w:eastAsia="SimSun" w:cs="Times New Roman"/>
          <w:sz w:val="24"/>
          <w:szCs w:val="24"/>
        </w:rPr>
        <w:t>= 4.5</w:t>
      </w:r>
      <w:r w:rsidR="00505DB3">
        <w:rPr>
          <w:rFonts w:eastAsia="SimSun" w:cs="Times New Roman"/>
          <w:sz w:val="24"/>
          <w:szCs w:val="24"/>
        </w:rPr>
        <w:t>97</w:t>
      </w:r>
      <w:r w:rsidR="00164414">
        <w:rPr>
          <w:rFonts w:eastAsia="SimSun" w:cs="Times New Roman"/>
          <w:sz w:val="24"/>
          <w:szCs w:val="24"/>
        </w:rPr>
        <w:t xml:space="preserve">, </w:t>
      </w:r>
      <w:r w:rsidR="00164414" w:rsidRPr="00F4049F">
        <w:rPr>
          <w:rFonts w:eastAsia="SimSun" w:cs="Times New Roman"/>
          <w:i/>
          <w:sz w:val="24"/>
          <w:szCs w:val="24"/>
        </w:rPr>
        <w:t>p</w:t>
      </w:r>
      <w:r w:rsidR="00164414">
        <w:rPr>
          <w:rFonts w:eastAsia="SimSun" w:cs="Times New Roman"/>
          <w:sz w:val="24"/>
          <w:szCs w:val="24"/>
        </w:rPr>
        <w:t xml:space="preserve"> </w:t>
      </w:r>
      <w:r w:rsidR="0071477A">
        <w:rPr>
          <w:rFonts w:eastAsia="SimSun" w:cs="Times New Roman"/>
          <w:sz w:val="24"/>
          <w:szCs w:val="24"/>
        </w:rPr>
        <w:t>&lt;</w:t>
      </w:r>
      <w:r w:rsidR="00164414">
        <w:rPr>
          <w:rFonts w:eastAsia="SimSun" w:cs="Times New Roman"/>
          <w:sz w:val="24"/>
          <w:szCs w:val="24"/>
        </w:rPr>
        <w:t xml:space="preserve"> 0.00</w:t>
      </w:r>
      <w:r w:rsidR="0071477A">
        <w:rPr>
          <w:rFonts w:eastAsia="SimSun" w:cs="Times New Roman"/>
          <w:sz w:val="24"/>
          <w:szCs w:val="24"/>
        </w:rPr>
        <w:t>0</w:t>
      </w:r>
      <w:ins w:id="211" w:author="Hu, C-P" w:date="2018-11-06T07:26:00Z">
        <w:r w:rsidR="00EB079A">
          <w:rPr>
            <w:rFonts w:eastAsia="SimSun" w:cs="Times New Roman"/>
            <w:sz w:val="24"/>
            <w:szCs w:val="24"/>
          </w:rPr>
          <w:t>1</w:t>
        </w:r>
      </w:ins>
      <w:del w:id="212" w:author="Hu, C-P" w:date="2018-11-06T07:26:00Z">
        <w:r w:rsidR="00505DB3" w:rsidDel="00EB079A">
          <w:rPr>
            <w:rFonts w:eastAsia="SimSun" w:cs="Times New Roman"/>
            <w:sz w:val="24"/>
            <w:szCs w:val="24"/>
          </w:rPr>
          <w:delText>064</w:delText>
        </w:r>
      </w:del>
      <w:r w:rsidR="00164414">
        <w:rPr>
          <w:rFonts w:eastAsia="SimSun" w:cs="Times New Roman"/>
          <w:sz w:val="24"/>
          <w:szCs w:val="24"/>
        </w:rPr>
        <w:t xml:space="preserve">, </w:t>
      </w:r>
      <w:r w:rsidR="00164414" w:rsidRPr="00E74495">
        <w:rPr>
          <w:rFonts w:cs="Times New Roman"/>
          <w:color w:val="3333CC"/>
          <w:sz w:val="24"/>
          <w:szCs w:val="24"/>
        </w:rPr>
        <w:t xml:space="preserve">Cohen’s </w:t>
      </w:r>
      <w:r w:rsidR="00164414" w:rsidRPr="002C4040">
        <w:rPr>
          <w:rFonts w:cs="Times New Roman"/>
          <w:i/>
          <w:color w:val="3333CC"/>
          <w:sz w:val="24"/>
          <w:szCs w:val="24"/>
        </w:rPr>
        <w:t>d</w:t>
      </w:r>
      <w:r w:rsidR="00164414">
        <w:rPr>
          <w:rFonts w:cs="Times New Roman"/>
          <w:i/>
          <w:color w:val="3333CC"/>
          <w:sz w:val="24"/>
          <w:szCs w:val="24"/>
          <w:vertAlign w:val="subscript"/>
        </w:rPr>
        <w:t xml:space="preserve"> </w:t>
      </w:r>
      <w:r w:rsidR="00164414" w:rsidRPr="00E74495">
        <w:rPr>
          <w:rFonts w:cs="Times New Roman"/>
          <w:color w:val="3333CC"/>
          <w:sz w:val="24"/>
          <w:szCs w:val="24"/>
        </w:rPr>
        <w:t xml:space="preserve"> </w:t>
      </w:r>
      <w:r w:rsidR="00164414">
        <w:rPr>
          <w:rFonts w:eastAsia="SimSun" w:cs="Times New Roman"/>
          <w:sz w:val="24"/>
          <w:szCs w:val="24"/>
        </w:rPr>
        <w:t>= 0.</w:t>
      </w:r>
      <w:r w:rsidR="00505DB3">
        <w:rPr>
          <w:rFonts w:eastAsia="SimSun" w:cs="Times New Roman"/>
          <w:sz w:val="24"/>
          <w:szCs w:val="24"/>
        </w:rPr>
        <w:t>8</w:t>
      </w:r>
      <w:r w:rsidR="00164414" w:rsidRPr="00666062">
        <w:rPr>
          <w:rFonts w:eastAsia="SimSun" w:cs="Times New Roman"/>
          <w:sz w:val="24"/>
          <w:szCs w:val="24"/>
        </w:rPr>
        <w:t xml:space="preserve">, </w:t>
      </w:r>
      <w:r w:rsidR="00164414" w:rsidRPr="00CF7FAD">
        <w:rPr>
          <w:rFonts w:eastAsia="SimSun" w:cs="Times New Roman"/>
          <w:color w:val="0000FF"/>
          <w:sz w:val="24"/>
          <w:szCs w:val="24"/>
        </w:rPr>
        <w:t>9</w:t>
      </w:r>
      <w:r w:rsidR="00164414">
        <w:rPr>
          <w:rFonts w:eastAsia="SimSun" w:cs="Times New Roman"/>
          <w:color w:val="0000FF"/>
          <w:sz w:val="24"/>
          <w:szCs w:val="24"/>
        </w:rPr>
        <w:t>5</w:t>
      </w:r>
      <w:r w:rsidR="00164414" w:rsidRPr="00D715E1">
        <w:rPr>
          <w:rFonts w:eastAsia="SimSun" w:cs="Times New Roman"/>
          <w:color w:val="0000FF"/>
          <w:sz w:val="24"/>
          <w:szCs w:val="24"/>
        </w:rPr>
        <w:t xml:space="preserve">% CI </w:t>
      </w:r>
      <w:r w:rsidR="00164414" w:rsidRPr="00D715E1">
        <w:rPr>
          <w:rFonts w:cs="Times New Roman"/>
          <w:color w:val="0000FF"/>
          <w:sz w:val="24"/>
          <w:szCs w:val="24"/>
        </w:rPr>
        <w:t>[</w:t>
      </w:r>
      <w:r w:rsidR="00164414">
        <w:rPr>
          <w:rFonts w:cs="Times New Roman"/>
          <w:color w:val="0000FF"/>
          <w:sz w:val="24"/>
          <w:szCs w:val="24"/>
        </w:rPr>
        <w:t>0.</w:t>
      </w:r>
      <w:r w:rsidR="00C019BF">
        <w:rPr>
          <w:rFonts w:cs="Times New Roman"/>
          <w:color w:val="0000FF"/>
          <w:sz w:val="24"/>
          <w:szCs w:val="24"/>
        </w:rPr>
        <w:t>4</w:t>
      </w:r>
      <w:r w:rsidR="00505DB3">
        <w:rPr>
          <w:rFonts w:cs="Times New Roman"/>
          <w:color w:val="0000FF"/>
          <w:sz w:val="24"/>
          <w:szCs w:val="24"/>
        </w:rPr>
        <w:t>02 0</w:t>
      </w:r>
      <w:r w:rsidR="00C019BF">
        <w:rPr>
          <w:rFonts w:cs="Times New Roman"/>
          <w:color w:val="0000FF"/>
          <w:sz w:val="24"/>
          <w:szCs w:val="24"/>
        </w:rPr>
        <w:t>.1</w:t>
      </w:r>
      <w:r w:rsidR="00505DB3">
        <w:rPr>
          <w:rFonts w:cs="Times New Roman"/>
          <w:color w:val="0000FF"/>
          <w:sz w:val="24"/>
          <w:szCs w:val="24"/>
        </w:rPr>
        <w:t>189</w:t>
      </w:r>
      <w:r w:rsidR="00164414" w:rsidRPr="00D715E1">
        <w:rPr>
          <w:rFonts w:cs="Times New Roman"/>
          <w:color w:val="0000FF"/>
          <w:sz w:val="24"/>
          <w:szCs w:val="24"/>
        </w:rPr>
        <w:t>]</w:t>
      </w:r>
      <w:r w:rsidR="00076EAF">
        <w:rPr>
          <w:rFonts w:cs="Times New Roman"/>
          <w:color w:val="0000FF"/>
          <w:sz w:val="24"/>
          <w:szCs w:val="24"/>
        </w:rPr>
        <w:t xml:space="preserve">, </w:t>
      </w:r>
      <w:r w:rsidR="00076EAF">
        <w:rPr>
          <w:rFonts w:eastAsia="SimSun" w:cs="Times New Roman"/>
          <w:sz w:val="24"/>
          <w:szCs w:val="24"/>
        </w:rPr>
        <w:t>BF</w:t>
      </w:r>
      <w:r w:rsidR="00076EAF" w:rsidRPr="00076EAF">
        <w:rPr>
          <w:rFonts w:eastAsia="SimSun" w:cs="Times New Roman"/>
          <w:sz w:val="24"/>
          <w:szCs w:val="24"/>
          <w:vertAlign w:val="subscript"/>
        </w:rPr>
        <w:t>10</w:t>
      </w:r>
      <w:r w:rsidR="00076EAF">
        <w:rPr>
          <w:rFonts w:eastAsia="SimSun" w:cs="Times New Roman"/>
          <w:sz w:val="24"/>
          <w:szCs w:val="24"/>
        </w:rPr>
        <w:t xml:space="preserve"> =</w:t>
      </w:r>
      <w:r w:rsidR="009840F7">
        <w:rPr>
          <w:rFonts w:eastAsia="SimSun" w:cs="Times New Roman"/>
          <w:sz w:val="24"/>
          <w:szCs w:val="24"/>
        </w:rPr>
        <w:t xml:space="preserve"> </w:t>
      </w:r>
      <w:r w:rsidR="00076EAF">
        <w:rPr>
          <w:rFonts w:eastAsia="SimSun" w:cs="Times New Roman"/>
          <w:sz w:val="24"/>
          <w:szCs w:val="24"/>
        </w:rPr>
        <w:t>382.1</w:t>
      </w:r>
      <w:r w:rsidR="00164414">
        <w:rPr>
          <w:rFonts w:eastAsia="SimSun" w:cs="Times New Roman"/>
          <w:sz w:val="24"/>
          <w:szCs w:val="24"/>
        </w:rPr>
        <w:t xml:space="preserve">. </w:t>
      </w:r>
      <w:r w:rsidR="009840F7">
        <w:rPr>
          <w:rFonts w:eastAsia="SimSun" w:cs="Times New Roman"/>
          <w:sz w:val="24"/>
          <w:szCs w:val="24"/>
        </w:rPr>
        <w:t>T</w:t>
      </w:r>
      <w:r w:rsidR="00164414">
        <w:rPr>
          <w:rFonts w:eastAsia="SimSun" w:cs="Times New Roman"/>
          <w:sz w:val="24"/>
          <w:szCs w:val="24"/>
        </w:rPr>
        <w:t xml:space="preserve">he </w:t>
      </w:r>
      <w:r w:rsidR="00D72885">
        <w:rPr>
          <w:rFonts w:eastAsia="SimSun" w:cs="Times New Roman"/>
          <w:sz w:val="24"/>
          <w:szCs w:val="24"/>
        </w:rPr>
        <w:t xml:space="preserve">neutral </w:t>
      </w:r>
      <w:r w:rsidR="009840F7">
        <w:rPr>
          <w:rFonts w:eastAsia="SimSun" w:cs="Times New Roman"/>
          <w:sz w:val="24"/>
          <w:szCs w:val="24"/>
        </w:rPr>
        <w:t xml:space="preserve">condition and the bad-personal condition didn’t show differences, </w:t>
      </w:r>
      <w:proofErr w:type="gramStart"/>
      <w:r w:rsidR="00164414" w:rsidRPr="00530CB3">
        <w:rPr>
          <w:rFonts w:eastAsia="SimSun" w:cs="Times New Roman"/>
          <w:i/>
          <w:sz w:val="24"/>
          <w:szCs w:val="24"/>
        </w:rPr>
        <w:t>t</w:t>
      </w:r>
      <w:r w:rsidR="00164414" w:rsidRPr="00530CB3">
        <w:rPr>
          <w:rFonts w:eastAsia="SimSun" w:cs="Times New Roman"/>
          <w:sz w:val="24"/>
          <w:szCs w:val="24"/>
        </w:rPr>
        <w:t>(</w:t>
      </w:r>
      <w:proofErr w:type="gramEnd"/>
      <w:r w:rsidR="00164414" w:rsidRPr="00530CB3">
        <w:rPr>
          <w:rFonts w:eastAsia="SimSun" w:cs="Times New Roman"/>
          <w:sz w:val="24"/>
          <w:szCs w:val="24"/>
        </w:rPr>
        <w:t xml:space="preserve">32) </w:t>
      </w:r>
      <w:r w:rsidR="00164414">
        <w:rPr>
          <w:rFonts w:eastAsia="SimSun" w:cs="Times New Roman"/>
          <w:sz w:val="24"/>
          <w:szCs w:val="24"/>
        </w:rPr>
        <w:t xml:space="preserve">= </w:t>
      </w:r>
      <w:r w:rsidR="00CB7651">
        <w:rPr>
          <w:rFonts w:eastAsia="SimSun" w:cs="Times New Roman"/>
          <w:sz w:val="24"/>
          <w:szCs w:val="24"/>
        </w:rPr>
        <w:t>-</w:t>
      </w:r>
      <w:r w:rsidR="00164414">
        <w:rPr>
          <w:rFonts w:eastAsia="SimSun" w:cs="Times New Roman"/>
          <w:sz w:val="24"/>
          <w:szCs w:val="24"/>
        </w:rPr>
        <w:t>1.</w:t>
      </w:r>
      <w:r w:rsidR="00CB7651">
        <w:rPr>
          <w:rFonts w:eastAsia="SimSun" w:cs="Times New Roman"/>
          <w:sz w:val="24"/>
          <w:szCs w:val="24"/>
        </w:rPr>
        <w:t>64</w:t>
      </w:r>
      <w:r w:rsidR="00164414">
        <w:rPr>
          <w:rFonts w:eastAsia="SimSun" w:cs="Times New Roman"/>
          <w:sz w:val="24"/>
          <w:szCs w:val="24"/>
        </w:rPr>
        <w:t xml:space="preserve">, </w:t>
      </w:r>
      <w:r w:rsidR="00164414" w:rsidRPr="00FF5F0B">
        <w:rPr>
          <w:rFonts w:eastAsia="SimSun" w:cs="Times New Roman"/>
          <w:i/>
          <w:sz w:val="24"/>
          <w:szCs w:val="24"/>
        </w:rPr>
        <w:t>p</w:t>
      </w:r>
      <w:r w:rsidR="00164414">
        <w:rPr>
          <w:rFonts w:eastAsia="SimSun" w:cs="Times New Roman"/>
          <w:sz w:val="24"/>
          <w:szCs w:val="24"/>
        </w:rPr>
        <w:t xml:space="preserve"> = 0.</w:t>
      </w:r>
      <w:r w:rsidR="00D72885">
        <w:rPr>
          <w:rFonts w:eastAsia="SimSun" w:cs="Times New Roman"/>
          <w:sz w:val="24"/>
          <w:szCs w:val="24"/>
        </w:rPr>
        <w:t>111</w:t>
      </w:r>
      <w:r w:rsidR="00164414">
        <w:rPr>
          <w:rFonts w:eastAsia="SimSun" w:cs="Times New Roman"/>
          <w:sz w:val="24"/>
          <w:szCs w:val="24"/>
        </w:rPr>
        <w:t xml:space="preserve">, </w:t>
      </w:r>
      <w:r w:rsidR="00164414" w:rsidRPr="00E74495">
        <w:rPr>
          <w:rFonts w:cs="Times New Roman"/>
          <w:color w:val="3333CC"/>
          <w:sz w:val="24"/>
          <w:szCs w:val="24"/>
        </w:rPr>
        <w:t xml:space="preserve">Cohen’s </w:t>
      </w:r>
      <w:r w:rsidR="00164414" w:rsidRPr="002C4040">
        <w:rPr>
          <w:rFonts w:cs="Times New Roman"/>
          <w:i/>
          <w:color w:val="3333CC"/>
          <w:sz w:val="24"/>
          <w:szCs w:val="24"/>
        </w:rPr>
        <w:t>d</w:t>
      </w:r>
      <w:r w:rsidR="00164414">
        <w:rPr>
          <w:rFonts w:cs="Times New Roman"/>
          <w:i/>
          <w:color w:val="3333CC"/>
          <w:sz w:val="24"/>
          <w:szCs w:val="24"/>
          <w:vertAlign w:val="subscript"/>
        </w:rPr>
        <w:t xml:space="preserve"> </w:t>
      </w:r>
      <w:r w:rsidR="00164414" w:rsidRPr="00E74495">
        <w:rPr>
          <w:rFonts w:cs="Times New Roman"/>
          <w:color w:val="3333CC"/>
          <w:sz w:val="24"/>
          <w:szCs w:val="24"/>
        </w:rPr>
        <w:t xml:space="preserve"> </w:t>
      </w:r>
      <w:r w:rsidR="00164414">
        <w:rPr>
          <w:rFonts w:eastAsia="SimSun" w:cs="Times New Roman"/>
          <w:sz w:val="24"/>
          <w:szCs w:val="24"/>
        </w:rPr>
        <w:t xml:space="preserve">= </w:t>
      </w:r>
      <w:r w:rsidR="00D72885">
        <w:rPr>
          <w:rFonts w:eastAsia="SimSun" w:cs="Times New Roman"/>
          <w:sz w:val="24"/>
          <w:szCs w:val="24"/>
        </w:rPr>
        <w:t>-</w:t>
      </w:r>
      <w:r w:rsidR="00164414">
        <w:rPr>
          <w:rFonts w:eastAsia="SimSun" w:cs="Times New Roman"/>
          <w:sz w:val="24"/>
          <w:szCs w:val="24"/>
        </w:rPr>
        <w:t>0.</w:t>
      </w:r>
      <w:r w:rsidR="00D72885">
        <w:rPr>
          <w:rFonts w:eastAsia="SimSun" w:cs="Times New Roman"/>
          <w:sz w:val="24"/>
          <w:szCs w:val="24"/>
        </w:rPr>
        <w:t>285</w:t>
      </w:r>
      <w:r w:rsidR="00164414" w:rsidRPr="00666062">
        <w:rPr>
          <w:rFonts w:eastAsia="SimSun" w:cs="Times New Roman"/>
          <w:sz w:val="24"/>
          <w:szCs w:val="24"/>
        </w:rPr>
        <w:t xml:space="preserve">, </w:t>
      </w:r>
      <w:r w:rsidR="00164414" w:rsidRPr="00CF7FAD">
        <w:rPr>
          <w:rFonts w:eastAsia="SimSun" w:cs="Times New Roman"/>
          <w:color w:val="0000FF"/>
          <w:sz w:val="24"/>
          <w:szCs w:val="24"/>
        </w:rPr>
        <w:t>9</w:t>
      </w:r>
      <w:r w:rsidR="00164414">
        <w:rPr>
          <w:rFonts w:eastAsia="SimSun" w:cs="Times New Roman"/>
          <w:color w:val="0000FF"/>
          <w:sz w:val="24"/>
          <w:szCs w:val="24"/>
        </w:rPr>
        <w:t>5</w:t>
      </w:r>
      <w:r w:rsidR="00164414" w:rsidRPr="00D715E1">
        <w:rPr>
          <w:rFonts w:eastAsia="SimSun" w:cs="Times New Roman"/>
          <w:color w:val="0000FF"/>
          <w:sz w:val="24"/>
          <w:szCs w:val="24"/>
        </w:rPr>
        <w:t xml:space="preserve">% CI </w:t>
      </w:r>
      <w:r w:rsidR="00164414" w:rsidRPr="00D715E1">
        <w:rPr>
          <w:rFonts w:cs="Times New Roman"/>
          <w:color w:val="0000FF"/>
          <w:sz w:val="24"/>
          <w:szCs w:val="24"/>
        </w:rPr>
        <w:t>[</w:t>
      </w:r>
      <w:r w:rsidR="00164414">
        <w:rPr>
          <w:rFonts w:cs="Times New Roman"/>
          <w:color w:val="0000FF"/>
          <w:sz w:val="24"/>
          <w:szCs w:val="24"/>
        </w:rPr>
        <w:t>-0.</w:t>
      </w:r>
      <w:r w:rsidR="00D72885">
        <w:rPr>
          <w:rFonts w:cs="Times New Roman"/>
          <w:color w:val="0000FF"/>
          <w:sz w:val="24"/>
          <w:szCs w:val="24"/>
        </w:rPr>
        <w:t>631</w:t>
      </w:r>
      <w:r w:rsidR="00164414">
        <w:rPr>
          <w:rFonts w:cs="Times New Roman"/>
          <w:color w:val="0000FF"/>
          <w:sz w:val="24"/>
          <w:szCs w:val="24"/>
        </w:rPr>
        <w:t xml:space="preserve"> 0.</w:t>
      </w:r>
      <w:r w:rsidR="00D72885">
        <w:rPr>
          <w:rFonts w:cs="Times New Roman"/>
          <w:color w:val="0000FF"/>
          <w:sz w:val="24"/>
          <w:szCs w:val="24"/>
        </w:rPr>
        <w:t>065</w:t>
      </w:r>
      <w:r w:rsidR="00164414" w:rsidRPr="00D715E1">
        <w:rPr>
          <w:rFonts w:cs="Times New Roman"/>
          <w:color w:val="0000FF"/>
          <w:sz w:val="24"/>
          <w:szCs w:val="24"/>
        </w:rPr>
        <w:t>]</w:t>
      </w:r>
      <w:r w:rsidR="00B7293E">
        <w:rPr>
          <w:rFonts w:cs="Times New Roman"/>
          <w:color w:val="0000FF"/>
          <w:sz w:val="24"/>
          <w:szCs w:val="24"/>
        </w:rPr>
        <w:t xml:space="preserve">, </w:t>
      </w:r>
      <w:r w:rsidR="00B7293E">
        <w:rPr>
          <w:rFonts w:eastAsia="SimSun" w:cs="Times New Roman"/>
          <w:sz w:val="24"/>
          <w:szCs w:val="24"/>
        </w:rPr>
        <w:t>BF</w:t>
      </w:r>
      <w:r w:rsidR="00B7293E" w:rsidRPr="00076EAF">
        <w:rPr>
          <w:rFonts w:eastAsia="SimSun" w:cs="Times New Roman"/>
          <w:sz w:val="24"/>
          <w:szCs w:val="24"/>
          <w:vertAlign w:val="subscript"/>
        </w:rPr>
        <w:t>10</w:t>
      </w:r>
      <w:r w:rsidR="00B7293E">
        <w:rPr>
          <w:rFonts w:eastAsia="SimSun" w:cs="Times New Roman"/>
          <w:sz w:val="24"/>
          <w:szCs w:val="24"/>
        </w:rPr>
        <w:t xml:space="preserve"> = 0.622</w:t>
      </w:r>
      <w:r w:rsidR="00164414">
        <w:rPr>
          <w:rFonts w:eastAsia="SimSun" w:cs="Times New Roman"/>
          <w:sz w:val="24"/>
          <w:szCs w:val="24"/>
        </w:rPr>
        <w:t xml:space="preserve"> (see Figure 2).</w:t>
      </w:r>
      <w:r w:rsidR="008911AE">
        <w:rPr>
          <w:rFonts w:eastAsia="SimSun" w:cs="Times New Roman"/>
          <w:sz w:val="24"/>
          <w:szCs w:val="24"/>
        </w:rPr>
        <w:t xml:space="preserve"> </w:t>
      </w:r>
    </w:p>
    <w:p w14:paraId="454D55A4" w14:textId="03A2E1D3" w:rsidR="00D151CB" w:rsidRDefault="00F93F23" w:rsidP="00E026D2">
      <w:pPr>
        <w:spacing w:line="480" w:lineRule="auto"/>
        <w:ind w:firstLine="720"/>
        <w:rPr>
          <w:rFonts w:cs="Times New Roman"/>
          <w:sz w:val="24"/>
          <w:szCs w:val="24"/>
        </w:rPr>
      </w:pPr>
      <w:r>
        <w:rPr>
          <w:rFonts w:eastAsia="SimSun" w:cs="Times New Roman"/>
          <w:sz w:val="24"/>
          <w:szCs w:val="24"/>
        </w:rPr>
        <w:t>A</w:t>
      </w:r>
      <w:r w:rsidR="007104CA">
        <w:rPr>
          <w:rFonts w:eastAsia="SimSun" w:cs="Times New Roman"/>
          <w:sz w:val="24"/>
          <w:szCs w:val="24"/>
        </w:rPr>
        <w:t xml:space="preserve"> </w:t>
      </w:r>
      <w:r w:rsidR="00B13215">
        <w:rPr>
          <w:rFonts w:eastAsia="SimSun" w:cs="Times New Roman"/>
          <w:sz w:val="24"/>
          <w:szCs w:val="24"/>
        </w:rPr>
        <w:t xml:space="preserve">repeated measures </w:t>
      </w:r>
      <w:r w:rsidR="007104CA">
        <w:rPr>
          <w:rFonts w:eastAsia="SimSun" w:cs="Times New Roman"/>
          <w:sz w:val="24"/>
          <w:szCs w:val="24"/>
        </w:rPr>
        <w:t xml:space="preserve">ANOVA </w:t>
      </w:r>
      <w:r w:rsidR="009840F7">
        <w:rPr>
          <w:rFonts w:eastAsia="SimSun" w:cs="Times New Roman"/>
          <w:sz w:val="24"/>
          <w:szCs w:val="24"/>
        </w:rPr>
        <w:t xml:space="preserve">on RTs </w:t>
      </w:r>
      <w:r w:rsidR="008911AE">
        <w:rPr>
          <w:rFonts w:eastAsia="SimSun" w:cs="Times New Roman"/>
          <w:sz w:val="24"/>
          <w:szCs w:val="24"/>
        </w:rPr>
        <w:t xml:space="preserve">of matched trials showed </w:t>
      </w:r>
      <w:r w:rsidR="00C071AD">
        <w:rPr>
          <w:rFonts w:eastAsia="SimSun" w:cs="Times New Roman"/>
          <w:sz w:val="24"/>
          <w:szCs w:val="24"/>
        </w:rPr>
        <w:t xml:space="preserve">similar </w:t>
      </w:r>
      <w:r w:rsidR="008911AE">
        <w:rPr>
          <w:rFonts w:eastAsia="SimSun" w:cs="Times New Roman"/>
          <w:sz w:val="24"/>
          <w:szCs w:val="24"/>
        </w:rPr>
        <w:t>pattern. There was a s</w:t>
      </w:r>
      <w:r w:rsidR="008911AE" w:rsidRPr="00FB6543">
        <w:rPr>
          <w:rFonts w:eastAsia="SimSun" w:cs="Times New Roman"/>
          <w:sz w:val="24"/>
          <w:szCs w:val="24"/>
        </w:rPr>
        <w:t xml:space="preserve">ignificant effect of </w:t>
      </w:r>
      <w:r w:rsidR="008911AE">
        <w:rPr>
          <w:rFonts w:eastAsia="SimSun" w:cs="Times New Roman"/>
          <w:sz w:val="24"/>
          <w:szCs w:val="24"/>
        </w:rPr>
        <w:t>moral valence,</w:t>
      </w:r>
      <w:r w:rsidR="008911AE" w:rsidRPr="00FB6543">
        <w:rPr>
          <w:rFonts w:eastAsia="SimSun" w:cs="Times New Roman"/>
          <w:sz w:val="24"/>
          <w:szCs w:val="24"/>
        </w:rPr>
        <w:t xml:space="preserve"> </w:t>
      </w:r>
      <w:proofErr w:type="gramStart"/>
      <w:r w:rsidR="008911AE" w:rsidRPr="00A85A04">
        <w:rPr>
          <w:rFonts w:eastAsia="SimSun" w:cs="Times New Roman"/>
          <w:i/>
          <w:sz w:val="24"/>
          <w:szCs w:val="24"/>
        </w:rPr>
        <w:t>F</w:t>
      </w:r>
      <w:r w:rsidR="008911AE" w:rsidRPr="00FB6543">
        <w:rPr>
          <w:rFonts w:eastAsia="SimSun" w:cs="Times New Roman"/>
          <w:sz w:val="24"/>
          <w:szCs w:val="24"/>
        </w:rPr>
        <w:t>(</w:t>
      </w:r>
      <w:proofErr w:type="gramEnd"/>
      <w:r w:rsidR="008911AE" w:rsidRPr="00FB6543">
        <w:rPr>
          <w:rFonts w:eastAsia="SimSun" w:cs="Times New Roman"/>
          <w:sz w:val="24"/>
          <w:szCs w:val="24"/>
        </w:rPr>
        <w:t>2,64) = 10.5</w:t>
      </w:r>
      <w:r w:rsidR="0039626D">
        <w:rPr>
          <w:rFonts w:eastAsia="SimSun" w:cs="Times New Roman"/>
          <w:sz w:val="24"/>
          <w:szCs w:val="24"/>
        </w:rPr>
        <w:t>6</w:t>
      </w:r>
      <w:r w:rsidR="008911AE" w:rsidRPr="00FB6543">
        <w:rPr>
          <w:rFonts w:eastAsia="SimSun" w:cs="Times New Roman"/>
          <w:sz w:val="24"/>
          <w:szCs w:val="24"/>
        </w:rPr>
        <w:t xml:space="preserve">, </w:t>
      </w:r>
      <w:r w:rsidR="008911AE" w:rsidRPr="00A85A04">
        <w:rPr>
          <w:rFonts w:eastAsia="SimSun" w:cs="Times New Roman"/>
          <w:i/>
          <w:sz w:val="24"/>
          <w:szCs w:val="24"/>
        </w:rPr>
        <w:t>p</w:t>
      </w:r>
      <w:r w:rsidR="008911AE" w:rsidRPr="00FB6543">
        <w:rPr>
          <w:rFonts w:eastAsia="SimSun" w:cs="Times New Roman"/>
          <w:sz w:val="24"/>
          <w:szCs w:val="24"/>
        </w:rPr>
        <w:t xml:space="preserve"> </w:t>
      </w:r>
      <w:r w:rsidR="009E7991">
        <w:rPr>
          <w:rFonts w:eastAsia="SimSun" w:cs="Times New Roman"/>
          <w:sz w:val="24"/>
          <w:szCs w:val="24"/>
        </w:rPr>
        <w:t xml:space="preserve">= </w:t>
      </w:r>
      <w:r w:rsidR="008911AE" w:rsidRPr="00FB6543">
        <w:rPr>
          <w:rFonts w:eastAsia="SimSun" w:cs="Times New Roman"/>
          <w:sz w:val="24"/>
          <w:szCs w:val="24"/>
        </w:rPr>
        <w:t>0.</w:t>
      </w:r>
      <w:r w:rsidR="00E662D5" w:rsidRPr="00FB6543">
        <w:rPr>
          <w:rFonts w:eastAsia="SimSun" w:cs="Times New Roman"/>
          <w:sz w:val="24"/>
          <w:szCs w:val="24"/>
        </w:rPr>
        <w:t>00</w:t>
      </w:r>
      <w:r w:rsidR="00E662D5">
        <w:rPr>
          <w:rFonts w:eastAsia="SimSun" w:cs="Times New Roman"/>
          <w:sz w:val="24"/>
          <w:szCs w:val="24"/>
        </w:rPr>
        <w:t>011</w:t>
      </w:r>
      <w:r w:rsidR="008911AE" w:rsidRPr="00FB6543">
        <w:rPr>
          <w:rFonts w:eastAsia="SimSun" w:cs="Times New Roman"/>
          <w:sz w:val="24"/>
          <w:szCs w:val="24"/>
        </w:rPr>
        <w:t xml:space="preserve">, </w:t>
      </w:r>
      <w:r w:rsidR="0039626D" w:rsidRPr="00C3520D">
        <w:rPr>
          <w:rFonts w:cs="Times New Roman"/>
          <w:i/>
          <w:sz w:val="24"/>
          <w:szCs w:val="24"/>
        </w:rPr>
        <w:t>ω</w:t>
      </w:r>
      <w:r w:rsidR="0039626D" w:rsidRPr="00C3520D">
        <w:rPr>
          <w:rFonts w:cs="Times New Roman"/>
          <w:bCs/>
          <w:i/>
          <w:iCs/>
          <w:sz w:val="24"/>
          <w:szCs w:val="24"/>
        </w:rPr>
        <w:t>²</w:t>
      </w:r>
      <w:r w:rsidR="0039626D" w:rsidRPr="00F55BD8">
        <w:rPr>
          <w:rFonts w:cs="Times New Roman"/>
          <w:sz w:val="24"/>
          <w:szCs w:val="24"/>
        </w:rPr>
        <w:t xml:space="preserve"> </w:t>
      </w:r>
      <w:r w:rsidR="008911AE">
        <w:rPr>
          <w:rFonts w:eastAsia="SimSun" w:cs="Times New Roman"/>
          <w:sz w:val="24"/>
          <w:szCs w:val="24"/>
          <w:vertAlign w:val="superscript"/>
        </w:rPr>
        <w:t xml:space="preserve"> </w:t>
      </w:r>
      <w:r w:rsidR="008911AE" w:rsidRPr="00FB6543">
        <w:rPr>
          <w:rFonts w:eastAsia="SimSun" w:cs="Times New Roman"/>
          <w:sz w:val="24"/>
          <w:szCs w:val="24"/>
        </w:rPr>
        <w:t>=</w:t>
      </w:r>
      <w:r w:rsidR="008911AE">
        <w:rPr>
          <w:rFonts w:eastAsia="SimSun" w:cs="Times New Roman"/>
          <w:sz w:val="24"/>
          <w:szCs w:val="24"/>
        </w:rPr>
        <w:t xml:space="preserve"> </w:t>
      </w:r>
      <w:r w:rsidR="008911AE" w:rsidRPr="00FB6543">
        <w:rPr>
          <w:rFonts w:eastAsia="SimSun" w:cs="Times New Roman"/>
          <w:sz w:val="24"/>
          <w:szCs w:val="24"/>
        </w:rPr>
        <w:t>0.2</w:t>
      </w:r>
      <w:r w:rsidR="0039626D">
        <w:rPr>
          <w:rFonts w:eastAsia="SimSun" w:cs="Times New Roman"/>
          <w:sz w:val="24"/>
          <w:szCs w:val="24"/>
        </w:rPr>
        <w:t>22</w:t>
      </w:r>
      <w:r w:rsidR="008911AE" w:rsidRPr="00FB6543">
        <w:rPr>
          <w:rFonts w:eastAsia="SimSun" w:cs="Times New Roman"/>
          <w:sz w:val="24"/>
          <w:szCs w:val="24"/>
        </w:rPr>
        <w:t>,</w:t>
      </w:r>
      <w:r w:rsidR="00ED5312">
        <w:rPr>
          <w:rFonts w:eastAsia="SimSun" w:cs="Times New Roman"/>
          <w:color w:val="3333FF"/>
          <w:sz w:val="24"/>
          <w:szCs w:val="24"/>
        </w:rPr>
        <w:t xml:space="preserve"> </w:t>
      </w:r>
      <w:r w:rsidR="0039626D">
        <w:rPr>
          <w:rFonts w:eastAsia="SimSun" w:cs="Times New Roman"/>
          <w:sz w:val="24"/>
          <w:szCs w:val="24"/>
        </w:rPr>
        <w:t>BF</w:t>
      </w:r>
      <w:r w:rsidR="0039626D" w:rsidRPr="00076EAF">
        <w:rPr>
          <w:rFonts w:eastAsia="SimSun" w:cs="Times New Roman"/>
          <w:sz w:val="24"/>
          <w:szCs w:val="24"/>
          <w:vertAlign w:val="subscript"/>
        </w:rPr>
        <w:t>10</w:t>
      </w:r>
      <w:r w:rsidR="0039626D">
        <w:rPr>
          <w:rFonts w:eastAsia="SimSun" w:cs="Times New Roman"/>
          <w:sz w:val="24"/>
          <w:szCs w:val="24"/>
        </w:rPr>
        <w:t xml:space="preserve"> = 207.7</w:t>
      </w:r>
      <w:r w:rsidR="008911AE" w:rsidRPr="00FB6543">
        <w:rPr>
          <w:rFonts w:eastAsia="SimSun" w:cs="Times New Roman"/>
          <w:sz w:val="24"/>
          <w:szCs w:val="24"/>
        </w:rPr>
        <w:t xml:space="preserve">. </w:t>
      </w:r>
      <w:r w:rsidR="00C94C46">
        <w:rPr>
          <w:rFonts w:eastAsia="SimSun" w:cs="Times New Roman"/>
          <w:sz w:val="24"/>
          <w:szCs w:val="24"/>
        </w:rPr>
        <w:t>Post-hoc</w:t>
      </w:r>
      <w:r w:rsidR="008911AE" w:rsidRPr="00FB6543">
        <w:rPr>
          <w:rFonts w:eastAsia="SimSun" w:cs="Times New Roman"/>
          <w:sz w:val="24"/>
          <w:szCs w:val="24"/>
        </w:rPr>
        <w:t xml:space="preserve"> </w:t>
      </w:r>
      <w:r w:rsidR="008911AE" w:rsidRPr="003833DF">
        <w:rPr>
          <w:rFonts w:eastAsia="SimSun" w:cs="Times New Roman"/>
          <w:i/>
          <w:sz w:val="24"/>
          <w:szCs w:val="24"/>
        </w:rPr>
        <w:t>t</w:t>
      </w:r>
      <w:r w:rsidR="008911AE" w:rsidRPr="00FB6543">
        <w:rPr>
          <w:rFonts w:eastAsia="SimSun" w:cs="Times New Roman"/>
          <w:sz w:val="24"/>
          <w:szCs w:val="24"/>
        </w:rPr>
        <w:t xml:space="preserve"> test </w:t>
      </w:r>
      <w:r w:rsidR="008911AE">
        <w:rPr>
          <w:rFonts w:eastAsia="SimSun" w:cs="Times New Roman"/>
          <w:sz w:val="24"/>
          <w:szCs w:val="24"/>
        </w:rPr>
        <w:t xml:space="preserve">replicated the facilitation effect of the </w:t>
      </w:r>
      <w:r w:rsidR="008911AE" w:rsidRPr="00FB6543">
        <w:rPr>
          <w:rFonts w:eastAsia="SimSun" w:cs="Times New Roman"/>
          <w:sz w:val="24"/>
          <w:szCs w:val="24"/>
        </w:rPr>
        <w:t>good-person</w:t>
      </w:r>
      <w:r w:rsidR="008911AE">
        <w:rPr>
          <w:rFonts w:eastAsia="SimSun" w:cs="Times New Roman"/>
          <w:sz w:val="24"/>
          <w:szCs w:val="24"/>
        </w:rPr>
        <w:t xml:space="preserve"> association: responses to the good person association </w:t>
      </w:r>
      <w:r w:rsidR="008911AE" w:rsidRPr="00FB6543">
        <w:rPr>
          <w:rFonts w:eastAsia="SimSun" w:cs="Times New Roman"/>
          <w:sz w:val="24"/>
          <w:szCs w:val="24"/>
        </w:rPr>
        <w:t>(</w:t>
      </w:r>
      <w:r w:rsidR="0039626D">
        <w:rPr>
          <w:rFonts w:eastAsia="SimSun" w:cs="Times New Roman"/>
          <w:sz w:val="24"/>
          <w:szCs w:val="24"/>
        </w:rPr>
        <w:t>549.9</w:t>
      </w:r>
      <w:r w:rsidR="00C071AD">
        <w:rPr>
          <w:rFonts w:eastAsia="SimSun" w:cs="Times New Roman"/>
          <w:sz w:val="24"/>
          <w:szCs w:val="24"/>
        </w:rPr>
        <w:t xml:space="preserve"> </w:t>
      </w:r>
      <w:r w:rsidR="008911AE" w:rsidRPr="00FB6543">
        <w:rPr>
          <w:rFonts w:eastAsia="SimSun" w:cs="Times New Roman"/>
          <w:sz w:val="24"/>
          <w:szCs w:val="24"/>
        </w:rPr>
        <w:t xml:space="preserve"> </w:t>
      </w:r>
      <w:r w:rsidR="00C071AD">
        <w:rPr>
          <w:rFonts w:eastAsia="SimSun" w:cs="Times New Roman"/>
          <w:sz w:val="24"/>
          <w:szCs w:val="24"/>
        </w:rPr>
        <w:t xml:space="preserve">± </w:t>
      </w:r>
      <w:r w:rsidR="008911AE" w:rsidRPr="00FB6543">
        <w:rPr>
          <w:rFonts w:eastAsia="SimSun" w:cs="Times New Roman"/>
          <w:sz w:val="24"/>
          <w:szCs w:val="24"/>
        </w:rPr>
        <w:t>5</w:t>
      </w:r>
      <w:r w:rsidR="0039626D">
        <w:rPr>
          <w:rFonts w:eastAsia="SimSun" w:cs="Times New Roman"/>
          <w:sz w:val="24"/>
          <w:szCs w:val="24"/>
        </w:rPr>
        <w:t>4.9</w:t>
      </w:r>
      <w:r w:rsidR="008911AE" w:rsidRPr="00FB6543">
        <w:rPr>
          <w:rFonts w:eastAsia="SimSun" w:cs="Times New Roman"/>
          <w:sz w:val="24"/>
          <w:szCs w:val="24"/>
        </w:rPr>
        <w:t>)</w:t>
      </w:r>
      <w:r w:rsidR="008911AE">
        <w:rPr>
          <w:rFonts w:eastAsia="SimSun" w:cs="Times New Roman"/>
          <w:sz w:val="24"/>
          <w:szCs w:val="24"/>
        </w:rPr>
        <w:t xml:space="preserve"> </w:t>
      </w:r>
      <w:r w:rsidR="00C94C46">
        <w:rPr>
          <w:rFonts w:eastAsia="SimSun" w:cs="Times New Roman"/>
          <w:sz w:val="24"/>
          <w:szCs w:val="24"/>
        </w:rPr>
        <w:t xml:space="preserve">were faster </w:t>
      </w:r>
      <w:r w:rsidR="008911AE">
        <w:rPr>
          <w:rFonts w:eastAsia="SimSun" w:cs="Times New Roman"/>
          <w:sz w:val="24"/>
          <w:szCs w:val="24"/>
        </w:rPr>
        <w:t xml:space="preserve">than the </w:t>
      </w:r>
      <w:r w:rsidR="008D57DE">
        <w:rPr>
          <w:rFonts w:eastAsia="SimSun" w:cs="Times New Roman"/>
          <w:sz w:val="24"/>
          <w:szCs w:val="24"/>
        </w:rPr>
        <w:t>neutral</w:t>
      </w:r>
      <w:r w:rsidR="008911AE">
        <w:rPr>
          <w:rFonts w:eastAsia="SimSun" w:cs="Times New Roman"/>
          <w:sz w:val="24"/>
          <w:szCs w:val="24"/>
        </w:rPr>
        <w:t xml:space="preserve"> person association</w:t>
      </w:r>
      <w:r w:rsidR="008911AE" w:rsidRPr="00FB6543">
        <w:rPr>
          <w:rFonts w:eastAsia="SimSun" w:cs="Times New Roman"/>
          <w:sz w:val="24"/>
          <w:szCs w:val="24"/>
        </w:rPr>
        <w:t xml:space="preserve"> (58</w:t>
      </w:r>
      <w:r w:rsidR="0039626D">
        <w:rPr>
          <w:rFonts w:eastAsia="SimSun" w:cs="Times New Roman"/>
          <w:sz w:val="24"/>
          <w:szCs w:val="24"/>
        </w:rPr>
        <w:t>2.5</w:t>
      </w:r>
      <w:r w:rsidR="00C071AD">
        <w:rPr>
          <w:rFonts w:eastAsia="SimSun" w:cs="Times New Roman"/>
          <w:sz w:val="24"/>
          <w:szCs w:val="24"/>
        </w:rPr>
        <w:t xml:space="preserve"> ±</w:t>
      </w:r>
      <w:r w:rsidR="008911AE" w:rsidRPr="00FB6543">
        <w:rPr>
          <w:rFonts w:eastAsia="SimSun" w:cs="Times New Roman"/>
          <w:sz w:val="24"/>
          <w:szCs w:val="24"/>
        </w:rPr>
        <w:t xml:space="preserve"> 64</w:t>
      </w:r>
      <w:r w:rsidR="0039626D">
        <w:rPr>
          <w:rFonts w:eastAsia="SimSun" w:cs="Times New Roman"/>
          <w:sz w:val="24"/>
          <w:szCs w:val="24"/>
        </w:rPr>
        <w:t>.3</w:t>
      </w:r>
      <w:r w:rsidR="008911AE" w:rsidRPr="00FB6543">
        <w:rPr>
          <w:rFonts w:eastAsia="SimSun" w:cs="Times New Roman"/>
          <w:sz w:val="24"/>
          <w:szCs w:val="24"/>
        </w:rPr>
        <w:t>)</w:t>
      </w:r>
      <w:r w:rsidR="00C071AD">
        <w:rPr>
          <w:rFonts w:eastAsia="SimSun" w:cs="Times New Roman"/>
          <w:sz w:val="24"/>
          <w:szCs w:val="24"/>
        </w:rPr>
        <w:t>,</w:t>
      </w:r>
      <w:r w:rsidR="008911AE" w:rsidRPr="00FB6543">
        <w:rPr>
          <w:rFonts w:eastAsia="SimSun" w:cs="Times New Roman"/>
          <w:sz w:val="24"/>
          <w:szCs w:val="24"/>
        </w:rPr>
        <w:t xml:space="preserve"> </w:t>
      </w:r>
      <w:r w:rsidR="008911AE" w:rsidRPr="00A85A04">
        <w:rPr>
          <w:rFonts w:eastAsia="SimSun" w:cs="Times New Roman"/>
          <w:i/>
          <w:sz w:val="24"/>
          <w:szCs w:val="24"/>
        </w:rPr>
        <w:t>t</w:t>
      </w:r>
      <w:r w:rsidR="008911AE" w:rsidRPr="00FB6543">
        <w:rPr>
          <w:rFonts w:eastAsia="SimSun" w:cs="Times New Roman"/>
          <w:sz w:val="24"/>
          <w:szCs w:val="24"/>
        </w:rPr>
        <w:t xml:space="preserve">(32) = </w:t>
      </w:r>
      <w:r w:rsidR="008911AE">
        <w:rPr>
          <w:rFonts w:eastAsia="SimSun" w:cs="Times New Roman"/>
          <w:sz w:val="24"/>
          <w:szCs w:val="24"/>
        </w:rPr>
        <w:t>-</w:t>
      </w:r>
      <w:r w:rsidR="008911AE" w:rsidRPr="00FB6543">
        <w:rPr>
          <w:rFonts w:eastAsia="SimSun" w:cs="Times New Roman"/>
          <w:sz w:val="24"/>
          <w:szCs w:val="24"/>
        </w:rPr>
        <w:t>3.7</w:t>
      </w:r>
      <w:r w:rsidR="00265083">
        <w:rPr>
          <w:rFonts w:eastAsia="SimSun" w:cs="Times New Roman"/>
          <w:sz w:val="24"/>
          <w:szCs w:val="24"/>
        </w:rPr>
        <w:t>7</w:t>
      </w:r>
      <w:r w:rsidR="008911AE" w:rsidRPr="00FB6543">
        <w:rPr>
          <w:rFonts w:eastAsia="SimSun" w:cs="Times New Roman"/>
          <w:sz w:val="24"/>
          <w:szCs w:val="24"/>
        </w:rPr>
        <w:t xml:space="preserve">, </w:t>
      </w:r>
      <w:r w:rsidR="008911AE" w:rsidRPr="00A85A04">
        <w:rPr>
          <w:rFonts w:eastAsia="SimSun" w:cs="Times New Roman"/>
          <w:i/>
          <w:sz w:val="24"/>
          <w:szCs w:val="24"/>
        </w:rPr>
        <w:t>p</w:t>
      </w:r>
      <w:r w:rsidR="008911AE" w:rsidRPr="00FB6543">
        <w:rPr>
          <w:rFonts w:eastAsia="SimSun" w:cs="Times New Roman"/>
          <w:sz w:val="24"/>
          <w:szCs w:val="24"/>
        </w:rPr>
        <w:t xml:space="preserve"> = 0.00</w:t>
      </w:r>
      <w:r w:rsidR="00265083">
        <w:rPr>
          <w:rFonts w:eastAsia="SimSun" w:cs="Times New Roman"/>
          <w:sz w:val="24"/>
          <w:szCs w:val="24"/>
        </w:rPr>
        <w:t>066</w:t>
      </w:r>
      <w:r w:rsidR="008911AE" w:rsidRPr="00FB6543">
        <w:rPr>
          <w:rFonts w:eastAsia="SimSun" w:cs="Times New Roman"/>
          <w:sz w:val="24"/>
          <w:szCs w:val="24"/>
        </w:rPr>
        <w:t xml:space="preserve">, </w:t>
      </w:r>
      <w:r w:rsidR="008911AE" w:rsidRPr="00E74495">
        <w:rPr>
          <w:rFonts w:cs="Times New Roman"/>
          <w:color w:val="3333CC"/>
          <w:sz w:val="24"/>
          <w:szCs w:val="24"/>
        </w:rPr>
        <w:t xml:space="preserve">Cohen’s </w:t>
      </w:r>
      <w:r w:rsidR="008911AE" w:rsidRPr="002C4040">
        <w:rPr>
          <w:rFonts w:cs="Times New Roman"/>
          <w:i/>
          <w:color w:val="3333CC"/>
          <w:sz w:val="24"/>
          <w:szCs w:val="24"/>
        </w:rPr>
        <w:t>d</w:t>
      </w:r>
      <w:r w:rsidR="008911AE">
        <w:rPr>
          <w:rFonts w:cs="Times New Roman"/>
          <w:i/>
          <w:color w:val="3333CC"/>
          <w:sz w:val="24"/>
          <w:szCs w:val="24"/>
          <w:vertAlign w:val="subscript"/>
        </w:rPr>
        <w:t xml:space="preserve"> </w:t>
      </w:r>
      <w:r w:rsidR="008911AE" w:rsidRPr="00E74495">
        <w:rPr>
          <w:rFonts w:cs="Times New Roman"/>
          <w:color w:val="3333CC"/>
          <w:sz w:val="24"/>
          <w:szCs w:val="24"/>
        </w:rPr>
        <w:t xml:space="preserve"> </w:t>
      </w:r>
      <w:r w:rsidR="008911AE" w:rsidRPr="00FB6543">
        <w:rPr>
          <w:rFonts w:eastAsia="SimSun" w:cs="Times New Roman"/>
          <w:sz w:val="24"/>
          <w:szCs w:val="24"/>
        </w:rPr>
        <w:t xml:space="preserve">= </w:t>
      </w:r>
      <w:r w:rsidR="008911AE">
        <w:rPr>
          <w:rFonts w:eastAsia="SimSun" w:cs="Times New Roman"/>
          <w:sz w:val="24"/>
          <w:szCs w:val="24"/>
        </w:rPr>
        <w:t>-</w:t>
      </w:r>
      <w:r w:rsidR="008911AE" w:rsidRPr="00FB6543">
        <w:rPr>
          <w:rFonts w:eastAsia="SimSun" w:cs="Times New Roman"/>
          <w:sz w:val="24"/>
          <w:szCs w:val="24"/>
        </w:rPr>
        <w:t>0.</w:t>
      </w:r>
      <w:r w:rsidR="00265083">
        <w:rPr>
          <w:rFonts w:eastAsia="SimSun" w:cs="Times New Roman"/>
          <w:sz w:val="24"/>
          <w:szCs w:val="24"/>
        </w:rPr>
        <w:t>657</w:t>
      </w:r>
      <w:r w:rsidR="008911AE" w:rsidRPr="00FB6543">
        <w:rPr>
          <w:rFonts w:eastAsia="SimSun" w:cs="Times New Roman"/>
          <w:sz w:val="24"/>
          <w:szCs w:val="24"/>
        </w:rPr>
        <w:t xml:space="preserve">, </w:t>
      </w:r>
      <w:r w:rsidR="008911AE" w:rsidRPr="00F849C1">
        <w:rPr>
          <w:rFonts w:eastAsia="SimSun" w:cs="Times New Roman"/>
          <w:color w:val="3333FF"/>
          <w:sz w:val="24"/>
          <w:szCs w:val="24"/>
        </w:rPr>
        <w:t>9</w:t>
      </w:r>
      <w:r w:rsidR="008911AE">
        <w:rPr>
          <w:rFonts w:eastAsia="SimSun" w:cs="Times New Roman"/>
          <w:color w:val="3333FF"/>
          <w:sz w:val="24"/>
          <w:szCs w:val="24"/>
        </w:rPr>
        <w:t>5</w:t>
      </w:r>
      <w:r w:rsidR="008911AE" w:rsidRPr="00F849C1">
        <w:rPr>
          <w:rFonts w:eastAsia="SimSun" w:cs="Times New Roman"/>
          <w:color w:val="3333FF"/>
          <w:sz w:val="24"/>
          <w:szCs w:val="24"/>
        </w:rPr>
        <w:t xml:space="preserve">% CI </w:t>
      </w:r>
      <w:r w:rsidR="008911AE" w:rsidRPr="00F849C1">
        <w:rPr>
          <w:rFonts w:cs="Times New Roman"/>
          <w:color w:val="3333FF"/>
          <w:sz w:val="24"/>
          <w:szCs w:val="24"/>
        </w:rPr>
        <w:t>[</w:t>
      </w:r>
      <w:r w:rsidR="008911AE">
        <w:rPr>
          <w:rFonts w:cs="Times New Roman"/>
          <w:color w:val="3333FF"/>
          <w:sz w:val="24"/>
          <w:szCs w:val="24"/>
        </w:rPr>
        <w:t>-</w:t>
      </w:r>
      <w:r w:rsidR="00265083">
        <w:rPr>
          <w:rFonts w:cs="Times New Roman"/>
          <w:color w:val="3333FF"/>
          <w:sz w:val="24"/>
          <w:szCs w:val="24"/>
        </w:rPr>
        <w:t>1.0</w:t>
      </w:r>
      <w:r w:rsidR="0039626D">
        <w:rPr>
          <w:rFonts w:cs="Times New Roman"/>
          <w:color w:val="3333FF"/>
          <w:sz w:val="24"/>
          <w:szCs w:val="24"/>
        </w:rPr>
        <w:t>2</w:t>
      </w:r>
      <w:r w:rsidR="00265083">
        <w:rPr>
          <w:rFonts w:cs="Times New Roman"/>
          <w:color w:val="3333FF"/>
          <w:sz w:val="24"/>
          <w:szCs w:val="24"/>
        </w:rPr>
        <w:t>9</w:t>
      </w:r>
      <w:r w:rsidR="008911AE">
        <w:rPr>
          <w:rFonts w:cs="Times New Roman"/>
          <w:color w:val="3333FF"/>
          <w:sz w:val="24"/>
          <w:szCs w:val="24"/>
        </w:rPr>
        <w:t>, -0.2</w:t>
      </w:r>
      <w:r w:rsidR="0039626D">
        <w:rPr>
          <w:rFonts w:cs="Times New Roman"/>
          <w:color w:val="3333FF"/>
          <w:sz w:val="24"/>
          <w:szCs w:val="24"/>
        </w:rPr>
        <w:t>7</w:t>
      </w:r>
      <w:r w:rsidR="00265083">
        <w:rPr>
          <w:rFonts w:cs="Times New Roman"/>
          <w:color w:val="3333FF"/>
          <w:sz w:val="24"/>
          <w:szCs w:val="24"/>
        </w:rPr>
        <w:t>5</w:t>
      </w:r>
      <w:r w:rsidR="00A85259">
        <w:rPr>
          <w:rFonts w:cs="Times New Roman"/>
          <w:color w:val="3333FF"/>
          <w:sz w:val="24"/>
          <w:szCs w:val="24"/>
        </w:rPr>
        <w:t>]</w:t>
      </w:r>
      <w:r w:rsidR="00A00A4D">
        <w:rPr>
          <w:rFonts w:cs="Times New Roman"/>
          <w:color w:val="3333FF"/>
          <w:sz w:val="24"/>
          <w:szCs w:val="24"/>
        </w:rPr>
        <w:t xml:space="preserve"> </w:t>
      </w:r>
      <w:r w:rsidR="00A00A4D">
        <w:rPr>
          <w:rFonts w:eastAsia="SimSun" w:cs="Times New Roman"/>
          <w:sz w:val="24"/>
          <w:szCs w:val="24"/>
        </w:rPr>
        <w:t>BF</w:t>
      </w:r>
      <w:r w:rsidR="00A00A4D" w:rsidRPr="00076EAF">
        <w:rPr>
          <w:rFonts w:eastAsia="SimSun" w:cs="Times New Roman"/>
          <w:sz w:val="24"/>
          <w:szCs w:val="24"/>
          <w:vertAlign w:val="subscript"/>
        </w:rPr>
        <w:t>10</w:t>
      </w:r>
      <w:r w:rsidR="00A00A4D">
        <w:rPr>
          <w:rFonts w:eastAsia="SimSun" w:cs="Times New Roman"/>
          <w:sz w:val="24"/>
          <w:szCs w:val="24"/>
        </w:rPr>
        <w:t xml:space="preserve"> = 46.6</w:t>
      </w:r>
      <w:r w:rsidR="00C071AD">
        <w:rPr>
          <w:rFonts w:eastAsia="SimSun" w:cs="Times New Roman"/>
          <w:sz w:val="24"/>
          <w:szCs w:val="24"/>
        </w:rPr>
        <w:t xml:space="preserve">, </w:t>
      </w:r>
      <w:r w:rsidR="008911AE">
        <w:rPr>
          <w:rFonts w:eastAsia="SimSun" w:cs="Times New Roman"/>
          <w:sz w:val="24"/>
          <w:szCs w:val="24"/>
        </w:rPr>
        <w:t xml:space="preserve">and the </w:t>
      </w:r>
      <w:r w:rsidR="008911AE" w:rsidRPr="00FB6543">
        <w:rPr>
          <w:rFonts w:eastAsia="SimSun" w:cs="Times New Roman"/>
          <w:sz w:val="24"/>
          <w:szCs w:val="24"/>
        </w:rPr>
        <w:t>bad person</w:t>
      </w:r>
      <w:r w:rsidR="008911AE">
        <w:rPr>
          <w:rFonts w:eastAsia="SimSun" w:cs="Times New Roman"/>
          <w:sz w:val="24"/>
          <w:szCs w:val="24"/>
        </w:rPr>
        <w:t xml:space="preserve"> association</w:t>
      </w:r>
      <w:r w:rsidR="008911AE" w:rsidRPr="00FB6543">
        <w:rPr>
          <w:rFonts w:eastAsia="SimSun" w:cs="Times New Roman"/>
          <w:sz w:val="24"/>
          <w:szCs w:val="24"/>
        </w:rPr>
        <w:t xml:space="preserve"> (58</w:t>
      </w:r>
      <w:r w:rsidR="0039626D">
        <w:rPr>
          <w:rFonts w:eastAsia="SimSun" w:cs="Times New Roman"/>
          <w:sz w:val="24"/>
          <w:szCs w:val="24"/>
        </w:rPr>
        <w:t>4.7</w:t>
      </w:r>
      <w:r w:rsidR="00C071AD">
        <w:rPr>
          <w:rFonts w:eastAsia="SimSun" w:cs="Times New Roman"/>
          <w:sz w:val="24"/>
          <w:szCs w:val="24"/>
        </w:rPr>
        <w:t xml:space="preserve"> ± </w:t>
      </w:r>
      <w:r w:rsidR="008911AE" w:rsidRPr="00FB6543">
        <w:rPr>
          <w:rFonts w:eastAsia="SimSun" w:cs="Times New Roman"/>
          <w:sz w:val="24"/>
          <w:szCs w:val="24"/>
        </w:rPr>
        <w:t>5</w:t>
      </w:r>
      <w:r w:rsidR="0039626D">
        <w:rPr>
          <w:rFonts w:eastAsia="SimSun" w:cs="Times New Roman"/>
          <w:sz w:val="24"/>
          <w:szCs w:val="24"/>
        </w:rPr>
        <w:t>7.9</w:t>
      </w:r>
      <w:r w:rsidR="008911AE" w:rsidRPr="00FB6543">
        <w:rPr>
          <w:rFonts w:eastAsia="SimSun" w:cs="Times New Roman"/>
          <w:sz w:val="24"/>
          <w:szCs w:val="24"/>
        </w:rPr>
        <w:t>)</w:t>
      </w:r>
      <w:r w:rsidR="009840F7">
        <w:rPr>
          <w:rFonts w:eastAsia="SimSun" w:cs="Times New Roman"/>
          <w:sz w:val="24"/>
          <w:szCs w:val="24"/>
        </w:rPr>
        <w:t xml:space="preserve">, </w:t>
      </w:r>
      <w:r w:rsidR="008911AE" w:rsidRPr="00A85A04">
        <w:rPr>
          <w:rFonts w:eastAsia="SimSun" w:cs="Times New Roman"/>
          <w:i/>
          <w:sz w:val="24"/>
          <w:szCs w:val="24"/>
        </w:rPr>
        <w:t>t</w:t>
      </w:r>
      <w:r w:rsidR="008911AE" w:rsidRPr="00FB6543">
        <w:rPr>
          <w:rFonts w:eastAsia="SimSun" w:cs="Times New Roman"/>
          <w:sz w:val="24"/>
          <w:szCs w:val="24"/>
        </w:rPr>
        <w:t>(</w:t>
      </w:r>
      <w:r w:rsidR="008911AE" w:rsidRPr="009840F7">
        <w:rPr>
          <w:rFonts w:eastAsia="SimSun" w:cs="Times New Roman"/>
          <w:sz w:val="24"/>
          <w:szCs w:val="24"/>
        </w:rPr>
        <w:t>32</w:t>
      </w:r>
      <w:r w:rsidR="008911AE" w:rsidRPr="00FB6543">
        <w:rPr>
          <w:rFonts w:eastAsia="SimSun" w:cs="Times New Roman"/>
          <w:sz w:val="24"/>
          <w:szCs w:val="24"/>
        </w:rPr>
        <w:t xml:space="preserve">) = </w:t>
      </w:r>
      <w:r w:rsidR="008911AE">
        <w:rPr>
          <w:rFonts w:eastAsia="SimSun" w:cs="Times New Roman"/>
          <w:sz w:val="24"/>
          <w:szCs w:val="24"/>
        </w:rPr>
        <w:t>-</w:t>
      </w:r>
      <w:r w:rsidR="008911AE" w:rsidRPr="00FB6543">
        <w:rPr>
          <w:rFonts w:eastAsia="SimSun" w:cs="Times New Roman"/>
          <w:sz w:val="24"/>
          <w:szCs w:val="24"/>
        </w:rPr>
        <w:t>4</w:t>
      </w:r>
      <w:r w:rsidR="0039626D">
        <w:rPr>
          <w:rFonts w:eastAsia="SimSun" w:cs="Times New Roman"/>
          <w:sz w:val="24"/>
          <w:szCs w:val="24"/>
        </w:rPr>
        <w:t>.005</w:t>
      </w:r>
      <w:r w:rsidR="008911AE" w:rsidRPr="00FB6543">
        <w:rPr>
          <w:rFonts w:eastAsia="SimSun" w:cs="Times New Roman"/>
          <w:sz w:val="24"/>
          <w:szCs w:val="24"/>
        </w:rPr>
        <w:t xml:space="preserve">, </w:t>
      </w:r>
      <w:r w:rsidR="008911AE" w:rsidRPr="00A85A04">
        <w:rPr>
          <w:rFonts w:eastAsia="SimSun" w:cs="Times New Roman"/>
          <w:i/>
          <w:sz w:val="24"/>
          <w:szCs w:val="24"/>
        </w:rPr>
        <w:t>p</w:t>
      </w:r>
      <w:r w:rsidR="008911AE" w:rsidRPr="00FB6543">
        <w:rPr>
          <w:rFonts w:eastAsia="SimSun" w:cs="Times New Roman"/>
          <w:sz w:val="24"/>
          <w:szCs w:val="24"/>
        </w:rPr>
        <w:t xml:space="preserve"> </w:t>
      </w:r>
      <w:r w:rsidR="009E7991">
        <w:rPr>
          <w:rFonts w:eastAsia="SimSun" w:cs="Times New Roman"/>
          <w:sz w:val="24"/>
          <w:szCs w:val="24"/>
        </w:rPr>
        <w:t xml:space="preserve">= </w:t>
      </w:r>
      <w:r w:rsidR="008911AE" w:rsidRPr="00FB6543">
        <w:rPr>
          <w:rFonts w:eastAsia="SimSun" w:cs="Times New Roman"/>
          <w:sz w:val="24"/>
          <w:szCs w:val="24"/>
        </w:rPr>
        <w:t>0.</w:t>
      </w:r>
      <w:r w:rsidR="009E7991" w:rsidRPr="00FB6543">
        <w:rPr>
          <w:rFonts w:eastAsia="SimSun" w:cs="Times New Roman"/>
          <w:sz w:val="24"/>
          <w:szCs w:val="24"/>
        </w:rPr>
        <w:t>000</w:t>
      </w:r>
      <w:r w:rsidR="009E7991">
        <w:rPr>
          <w:rFonts w:eastAsia="SimSun" w:cs="Times New Roman"/>
          <w:sz w:val="24"/>
          <w:szCs w:val="24"/>
        </w:rPr>
        <w:t>35</w:t>
      </w:r>
      <w:r w:rsidR="008911AE" w:rsidRPr="00FB6543">
        <w:rPr>
          <w:rFonts w:eastAsia="SimSun" w:cs="Times New Roman"/>
          <w:sz w:val="24"/>
          <w:szCs w:val="24"/>
        </w:rPr>
        <w:t xml:space="preserve">, </w:t>
      </w:r>
      <w:r w:rsidR="008911AE" w:rsidRPr="00E74495">
        <w:rPr>
          <w:rFonts w:cs="Times New Roman"/>
          <w:color w:val="3333CC"/>
          <w:sz w:val="24"/>
          <w:szCs w:val="24"/>
        </w:rPr>
        <w:t xml:space="preserve">Cohen’s </w:t>
      </w:r>
      <w:r w:rsidR="008911AE" w:rsidRPr="002C4040">
        <w:rPr>
          <w:rFonts w:cs="Times New Roman"/>
          <w:i/>
          <w:color w:val="3333CC"/>
          <w:sz w:val="24"/>
          <w:szCs w:val="24"/>
        </w:rPr>
        <w:t>d</w:t>
      </w:r>
      <w:r w:rsidR="008911AE">
        <w:rPr>
          <w:rFonts w:cs="Times New Roman"/>
          <w:i/>
          <w:color w:val="3333CC"/>
          <w:sz w:val="24"/>
          <w:szCs w:val="24"/>
          <w:vertAlign w:val="subscript"/>
        </w:rPr>
        <w:t xml:space="preserve"> </w:t>
      </w:r>
      <w:r w:rsidR="008911AE" w:rsidRPr="00E74495">
        <w:rPr>
          <w:rFonts w:cs="Times New Roman"/>
          <w:color w:val="3333CC"/>
          <w:sz w:val="24"/>
          <w:szCs w:val="24"/>
        </w:rPr>
        <w:t xml:space="preserve"> </w:t>
      </w:r>
      <w:r w:rsidR="008911AE" w:rsidRPr="00FB6543">
        <w:rPr>
          <w:rFonts w:eastAsia="SimSun" w:cs="Times New Roman"/>
          <w:sz w:val="24"/>
          <w:szCs w:val="24"/>
        </w:rPr>
        <w:t xml:space="preserve">= </w:t>
      </w:r>
      <w:r w:rsidR="008911AE">
        <w:rPr>
          <w:rFonts w:eastAsia="SimSun" w:cs="Times New Roman"/>
          <w:sz w:val="24"/>
          <w:szCs w:val="24"/>
        </w:rPr>
        <w:t>-</w:t>
      </w:r>
      <w:r w:rsidR="008911AE" w:rsidRPr="00FB6543">
        <w:rPr>
          <w:rFonts w:eastAsia="SimSun" w:cs="Times New Roman"/>
          <w:sz w:val="24"/>
          <w:szCs w:val="24"/>
        </w:rPr>
        <w:t>0.</w:t>
      </w:r>
      <w:r w:rsidR="009E7991">
        <w:rPr>
          <w:rFonts w:eastAsia="SimSun" w:cs="Times New Roman"/>
          <w:sz w:val="24"/>
          <w:szCs w:val="24"/>
        </w:rPr>
        <w:t xml:space="preserve">697 </w:t>
      </w:r>
      <w:r w:rsidR="008911AE" w:rsidRPr="00FB6543">
        <w:rPr>
          <w:rFonts w:eastAsia="SimSun" w:cs="Times New Roman"/>
          <w:sz w:val="24"/>
          <w:szCs w:val="24"/>
        </w:rPr>
        <w:t xml:space="preserve">, </w:t>
      </w:r>
      <w:r w:rsidR="008911AE" w:rsidRPr="00F849C1">
        <w:rPr>
          <w:rFonts w:eastAsia="SimSun" w:cs="Times New Roman"/>
          <w:color w:val="3333FF"/>
          <w:sz w:val="24"/>
          <w:szCs w:val="24"/>
        </w:rPr>
        <w:t>9</w:t>
      </w:r>
      <w:r w:rsidR="008911AE">
        <w:rPr>
          <w:rFonts w:eastAsia="SimSun" w:cs="Times New Roman"/>
          <w:color w:val="3333FF"/>
          <w:sz w:val="24"/>
          <w:szCs w:val="24"/>
        </w:rPr>
        <w:t>5</w:t>
      </w:r>
      <w:r w:rsidR="008911AE" w:rsidRPr="00F849C1">
        <w:rPr>
          <w:rFonts w:eastAsia="SimSun" w:cs="Times New Roman"/>
          <w:color w:val="3333FF"/>
          <w:sz w:val="24"/>
          <w:szCs w:val="24"/>
        </w:rPr>
        <w:t xml:space="preserve">% CI </w:t>
      </w:r>
      <w:r w:rsidR="008911AE" w:rsidRPr="00F849C1">
        <w:rPr>
          <w:rFonts w:cs="Times New Roman"/>
          <w:color w:val="3333FF"/>
          <w:sz w:val="24"/>
          <w:szCs w:val="24"/>
        </w:rPr>
        <w:t>[</w:t>
      </w:r>
      <w:r w:rsidR="008911AE">
        <w:rPr>
          <w:rFonts w:cs="Times New Roman"/>
          <w:color w:val="3333FF"/>
          <w:sz w:val="24"/>
          <w:szCs w:val="24"/>
        </w:rPr>
        <w:t>-</w:t>
      </w:r>
      <w:r w:rsidR="009E7991">
        <w:rPr>
          <w:rFonts w:cs="Times New Roman"/>
          <w:color w:val="3333FF"/>
          <w:sz w:val="24"/>
          <w:szCs w:val="24"/>
        </w:rPr>
        <w:t>1.0</w:t>
      </w:r>
      <w:r w:rsidR="0039626D">
        <w:rPr>
          <w:rFonts w:cs="Times New Roman"/>
          <w:color w:val="3333FF"/>
          <w:sz w:val="24"/>
          <w:szCs w:val="24"/>
        </w:rPr>
        <w:t>7</w:t>
      </w:r>
      <w:r w:rsidR="009E7991">
        <w:rPr>
          <w:rFonts w:cs="Times New Roman"/>
          <w:color w:val="3333FF"/>
          <w:sz w:val="24"/>
          <w:szCs w:val="24"/>
        </w:rPr>
        <w:t>4</w:t>
      </w:r>
      <w:r w:rsidR="008911AE">
        <w:rPr>
          <w:rFonts w:cs="Times New Roman"/>
          <w:color w:val="3333FF"/>
          <w:sz w:val="24"/>
          <w:szCs w:val="24"/>
        </w:rPr>
        <w:t xml:space="preserve"> -0.</w:t>
      </w:r>
      <w:r w:rsidR="0039626D">
        <w:rPr>
          <w:rFonts w:cs="Times New Roman"/>
          <w:color w:val="3333FF"/>
          <w:sz w:val="24"/>
          <w:szCs w:val="24"/>
        </w:rPr>
        <w:t>311</w:t>
      </w:r>
      <w:r w:rsidR="008911AE" w:rsidRPr="00F849C1">
        <w:rPr>
          <w:rFonts w:cs="Times New Roman"/>
          <w:color w:val="3333FF"/>
          <w:sz w:val="24"/>
          <w:szCs w:val="24"/>
        </w:rPr>
        <w:t>]</w:t>
      </w:r>
      <w:r w:rsidR="00A00A4D">
        <w:rPr>
          <w:rFonts w:cs="Times New Roman"/>
          <w:color w:val="3333FF"/>
          <w:sz w:val="24"/>
          <w:szCs w:val="24"/>
        </w:rPr>
        <w:t xml:space="preserve">, </w:t>
      </w:r>
      <w:r w:rsidR="00A00A4D">
        <w:rPr>
          <w:rFonts w:eastAsia="SimSun" w:cs="Times New Roman"/>
          <w:sz w:val="24"/>
          <w:szCs w:val="24"/>
        </w:rPr>
        <w:t>BF</w:t>
      </w:r>
      <w:r w:rsidR="00A00A4D" w:rsidRPr="00076EAF">
        <w:rPr>
          <w:rFonts w:eastAsia="SimSun" w:cs="Times New Roman"/>
          <w:sz w:val="24"/>
          <w:szCs w:val="24"/>
          <w:vertAlign w:val="subscript"/>
        </w:rPr>
        <w:t>10</w:t>
      </w:r>
      <w:r w:rsidR="00A00A4D">
        <w:rPr>
          <w:rFonts w:eastAsia="SimSun" w:cs="Times New Roman"/>
          <w:sz w:val="24"/>
          <w:szCs w:val="24"/>
        </w:rPr>
        <w:t xml:space="preserve"> = 83.1</w:t>
      </w:r>
      <w:r w:rsidR="00C071AD">
        <w:rPr>
          <w:rFonts w:eastAsia="SimSun" w:cs="Times New Roman"/>
          <w:sz w:val="24"/>
          <w:szCs w:val="24"/>
        </w:rPr>
        <w:t>.</w:t>
      </w:r>
      <w:r w:rsidR="002402E3">
        <w:rPr>
          <w:rFonts w:eastAsia="SimSun" w:cs="Times New Roman"/>
          <w:sz w:val="24"/>
          <w:szCs w:val="24"/>
        </w:rPr>
        <w:t xml:space="preserve"> </w:t>
      </w:r>
      <w:r w:rsidR="00C071AD">
        <w:rPr>
          <w:rFonts w:eastAsia="SimSun" w:cs="Times New Roman"/>
          <w:sz w:val="24"/>
          <w:szCs w:val="24"/>
        </w:rPr>
        <w:t>B</w:t>
      </w:r>
      <w:r w:rsidR="008911AE">
        <w:rPr>
          <w:rFonts w:eastAsia="SimSun" w:cs="Times New Roman"/>
          <w:sz w:val="24"/>
          <w:szCs w:val="24"/>
        </w:rPr>
        <w:t xml:space="preserve">ut no difference between the </w:t>
      </w:r>
      <w:r w:rsidR="008D57DE">
        <w:rPr>
          <w:rFonts w:eastAsia="SimSun" w:cs="Times New Roman"/>
          <w:sz w:val="24"/>
          <w:szCs w:val="24"/>
        </w:rPr>
        <w:t>neutral</w:t>
      </w:r>
      <w:r w:rsidR="008911AE">
        <w:rPr>
          <w:rFonts w:eastAsia="SimSun" w:cs="Times New Roman"/>
          <w:sz w:val="24"/>
          <w:szCs w:val="24"/>
        </w:rPr>
        <w:t xml:space="preserve"> and bad person associations, </w:t>
      </w:r>
      <w:proofErr w:type="gramStart"/>
      <w:r w:rsidR="008911AE" w:rsidRPr="00A85A04">
        <w:rPr>
          <w:rFonts w:eastAsia="SimSun" w:cs="Times New Roman"/>
          <w:i/>
          <w:sz w:val="24"/>
          <w:szCs w:val="24"/>
        </w:rPr>
        <w:t>t</w:t>
      </w:r>
      <w:r w:rsidR="008911AE" w:rsidRPr="00FB6543">
        <w:rPr>
          <w:rFonts w:eastAsia="SimSun" w:cs="Times New Roman"/>
          <w:sz w:val="24"/>
          <w:szCs w:val="24"/>
        </w:rPr>
        <w:t>(</w:t>
      </w:r>
      <w:proofErr w:type="gramEnd"/>
      <w:r w:rsidR="008911AE" w:rsidRPr="00FB6543">
        <w:rPr>
          <w:rFonts w:eastAsia="SimSun" w:cs="Times New Roman"/>
          <w:sz w:val="24"/>
          <w:szCs w:val="24"/>
        </w:rPr>
        <w:t>32) = 0.2</w:t>
      </w:r>
      <w:r w:rsidR="008031C1">
        <w:rPr>
          <w:rFonts w:eastAsia="SimSun" w:cs="Times New Roman"/>
          <w:sz w:val="24"/>
          <w:szCs w:val="24"/>
        </w:rPr>
        <w:t>64</w:t>
      </w:r>
      <w:r w:rsidR="008911AE" w:rsidRPr="00FB6543">
        <w:rPr>
          <w:rFonts w:eastAsia="SimSun" w:cs="Times New Roman"/>
          <w:sz w:val="24"/>
          <w:szCs w:val="24"/>
        </w:rPr>
        <w:t xml:space="preserve">, </w:t>
      </w:r>
      <w:r w:rsidR="008911AE" w:rsidRPr="00A85A04">
        <w:rPr>
          <w:rFonts w:eastAsia="SimSun" w:cs="Times New Roman"/>
          <w:i/>
          <w:sz w:val="24"/>
          <w:szCs w:val="24"/>
        </w:rPr>
        <w:t>p</w:t>
      </w:r>
      <w:r w:rsidR="008911AE" w:rsidRPr="00FB6543">
        <w:rPr>
          <w:rFonts w:eastAsia="SimSun" w:cs="Times New Roman"/>
          <w:sz w:val="24"/>
          <w:szCs w:val="24"/>
        </w:rPr>
        <w:t xml:space="preserve"> = 0.7</w:t>
      </w:r>
      <w:r w:rsidR="008911AE">
        <w:rPr>
          <w:rFonts w:eastAsia="SimSun" w:cs="Times New Roman"/>
          <w:sz w:val="24"/>
          <w:szCs w:val="24"/>
        </w:rPr>
        <w:t>9</w:t>
      </w:r>
      <w:r w:rsidR="008911AE" w:rsidRPr="00FB6543">
        <w:rPr>
          <w:rFonts w:eastAsia="SimSun" w:cs="Times New Roman"/>
          <w:sz w:val="24"/>
          <w:szCs w:val="24"/>
        </w:rPr>
        <w:t xml:space="preserve"> , </w:t>
      </w:r>
      <w:r w:rsidR="008911AE" w:rsidRPr="00E74495">
        <w:rPr>
          <w:rFonts w:cs="Times New Roman"/>
          <w:color w:val="3333CC"/>
          <w:sz w:val="24"/>
          <w:szCs w:val="24"/>
        </w:rPr>
        <w:t xml:space="preserve">Cohen’s </w:t>
      </w:r>
      <w:r w:rsidR="008911AE" w:rsidRPr="002C4040">
        <w:rPr>
          <w:rFonts w:cs="Times New Roman"/>
          <w:i/>
          <w:color w:val="3333CC"/>
          <w:sz w:val="24"/>
          <w:szCs w:val="24"/>
        </w:rPr>
        <w:t>d</w:t>
      </w:r>
      <w:r w:rsidR="008911AE">
        <w:rPr>
          <w:rFonts w:cs="Times New Roman"/>
          <w:i/>
          <w:color w:val="3333CC"/>
          <w:sz w:val="24"/>
          <w:szCs w:val="24"/>
          <w:vertAlign w:val="subscript"/>
        </w:rPr>
        <w:t xml:space="preserve"> </w:t>
      </w:r>
      <w:r w:rsidR="008911AE" w:rsidRPr="00E74495">
        <w:rPr>
          <w:rFonts w:cs="Times New Roman"/>
          <w:color w:val="3333CC"/>
          <w:sz w:val="24"/>
          <w:szCs w:val="24"/>
        </w:rPr>
        <w:t xml:space="preserve"> </w:t>
      </w:r>
      <w:r w:rsidR="008911AE" w:rsidRPr="00FB6543">
        <w:rPr>
          <w:rFonts w:eastAsia="SimSun" w:cs="Times New Roman"/>
          <w:sz w:val="24"/>
          <w:szCs w:val="24"/>
        </w:rPr>
        <w:t xml:space="preserve">= </w:t>
      </w:r>
      <w:r w:rsidR="0039626D">
        <w:rPr>
          <w:rFonts w:eastAsia="SimSun" w:cs="Times New Roman"/>
          <w:sz w:val="24"/>
          <w:szCs w:val="24"/>
        </w:rPr>
        <w:t>-</w:t>
      </w:r>
      <w:r w:rsidR="008911AE" w:rsidRPr="00FB6543">
        <w:rPr>
          <w:rFonts w:eastAsia="SimSun" w:cs="Times New Roman"/>
          <w:sz w:val="24"/>
          <w:szCs w:val="24"/>
        </w:rPr>
        <w:t>0.0</w:t>
      </w:r>
      <w:r w:rsidR="008031C1">
        <w:rPr>
          <w:rFonts w:eastAsia="SimSun" w:cs="Times New Roman"/>
          <w:sz w:val="24"/>
          <w:szCs w:val="24"/>
        </w:rPr>
        <w:t>4</w:t>
      </w:r>
      <w:r w:rsidR="008911AE">
        <w:rPr>
          <w:rFonts w:eastAsia="SimSun" w:cs="Times New Roman"/>
          <w:sz w:val="24"/>
          <w:szCs w:val="24"/>
        </w:rPr>
        <w:t>6</w:t>
      </w:r>
      <w:r w:rsidR="008911AE" w:rsidRPr="00FB6543">
        <w:rPr>
          <w:rFonts w:eastAsia="SimSun" w:cs="Times New Roman"/>
          <w:sz w:val="24"/>
          <w:szCs w:val="24"/>
        </w:rPr>
        <w:t xml:space="preserve">, </w:t>
      </w:r>
      <w:r w:rsidR="008911AE" w:rsidRPr="00F849C1">
        <w:rPr>
          <w:rFonts w:eastAsia="SimSun" w:cs="Times New Roman"/>
          <w:color w:val="3333FF"/>
          <w:sz w:val="24"/>
          <w:szCs w:val="24"/>
        </w:rPr>
        <w:t>9</w:t>
      </w:r>
      <w:r w:rsidR="008911AE">
        <w:rPr>
          <w:rFonts w:eastAsia="SimSun" w:cs="Times New Roman"/>
          <w:color w:val="3333FF"/>
          <w:sz w:val="24"/>
          <w:szCs w:val="24"/>
        </w:rPr>
        <w:t>5</w:t>
      </w:r>
      <w:r w:rsidR="008911AE" w:rsidRPr="00F849C1">
        <w:rPr>
          <w:rFonts w:eastAsia="SimSun" w:cs="Times New Roman"/>
          <w:color w:val="3333FF"/>
          <w:sz w:val="24"/>
          <w:szCs w:val="24"/>
        </w:rPr>
        <w:t xml:space="preserve">% CI </w:t>
      </w:r>
      <w:r w:rsidR="008911AE" w:rsidRPr="00F849C1">
        <w:rPr>
          <w:rFonts w:cs="Times New Roman"/>
          <w:color w:val="3333FF"/>
          <w:sz w:val="24"/>
          <w:szCs w:val="24"/>
        </w:rPr>
        <w:t>[</w:t>
      </w:r>
      <w:r w:rsidR="008911AE">
        <w:rPr>
          <w:rFonts w:cs="Times New Roman"/>
          <w:color w:val="3333FF"/>
          <w:sz w:val="24"/>
          <w:szCs w:val="24"/>
        </w:rPr>
        <w:t>-0.</w:t>
      </w:r>
      <w:r w:rsidR="008031C1">
        <w:rPr>
          <w:rFonts w:cs="Times New Roman"/>
          <w:color w:val="3333FF"/>
          <w:sz w:val="24"/>
          <w:szCs w:val="24"/>
        </w:rPr>
        <w:t>3</w:t>
      </w:r>
      <w:r w:rsidR="0039626D">
        <w:rPr>
          <w:rFonts w:cs="Times New Roman"/>
          <w:color w:val="3333FF"/>
          <w:sz w:val="24"/>
          <w:szCs w:val="24"/>
        </w:rPr>
        <w:t>87</w:t>
      </w:r>
      <w:r w:rsidR="008031C1">
        <w:rPr>
          <w:rFonts w:cs="Times New Roman"/>
          <w:color w:val="3333FF"/>
          <w:sz w:val="24"/>
          <w:szCs w:val="24"/>
        </w:rPr>
        <w:t xml:space="preserve"> </w:t>
      </w:r>
      <w:r w:rsidR="008911AE">
        <w:rPr>
          <w:rFonts w:cs="Times New Roman"/>
          <w:color w:val="3333FF"/>
          <w:sz w:val="24"/>
          <w:szCs w:val="24"/>
        </w:rPr>
        <w:t>0.</w:t>
      </w:r>
      <w:r w:rsidR="0039626D">
        <w:rPr>
          <w:rFonts w:cs="Times New Roman"/>
          <w:color w:val="3333FF"/>
          <w:sz w:val="24"/>
          <w:szCs w:val="24"/>
        </w:rPr>
        <w:t>296</w:t>
      </w:r>
      <w:r w:rsidR="008911AE" w:rsidRPr="00F849C1">
        <w:rPr>
          <w:rFonts w:cs="Times New Roman"/>
          <w:color w:val="3333FF"/>
          <w:sz w:val="24"/>
          <w:szCs w:val="24"/>
        </w:rPr>
        <w:t>]</w:t>
      </w:r>
      <w:r w:rsidR="00A00A4D">
        <w:rPr>
          <w:rFonts w:cs="Times New Roman"/>
          <w:color w:val="3333FF"/>
          <w:sz w:val="24"/>
          <w:szCs w:val="24"/>
        </w:rPr>
        <w:t xml:space="preserve">, </w:t>
      </w:r>
      <w:r w:rsidR="00A00A4D">
        <w:rPr>
          <w:rFonts w:eastAsia="SimSun" w:cs="Times New Roman"/>
          <w:sz w:val="24"/>
          <w:szCs w:val="24"/>
        </w:rPr>
        <w:t>BF</w:t>
      </w:r>
      <w:r w:rsidR="00A00A4D" w:rsidRPr="00076EAF">
        <w:rPr>
          <w:rFonts w:eastAsia="SimSun" w:cs="Times New Roman"/>
          <w:sz w:val="24"/>
          <w:szCs w:val="24"/>
          <w:vertAlign w:val="subscript"/>
        </w:rPr>
        <w:t>10</w:t>
      </w:r>
      <w:r w:rsidR="00A00A4D">
        <w:rPr>
          <w:rFonts w:eastAsia="SimSun" w:cs="Times New Roman"/>
          <w:sz w:val="24"/>
          <w:szCs w:val="24"/>
        </w:rPr>
        <w:t xml:space="preserve"> = 0.192</w:t>
      </w:r>
      <w:r w:rsidR="008911AE" w:rsidRPr="00FB6543">
        <w:rPr>
          <w:rFonts w:eastAsia="SimSun" w:cs="Times New Roman"/>
          <w:sz w:val="24"/>
          <w:szCs w:val="24"/>
        </w:rPr>
        <w:t>.</w:t>
      </w:r>
      <w:r w:rsidR="00220CD6">
        <w:rPr>
          <w:rFonts w:eastAsia="SimSun" w:cs="Times New Roman"/>
          <w:sz w:val="24"/>
          <w:szCs w:val="24"/>
        </w:rPr>
        <w:t xml:space="preserve"> </w:t>
      </w:r>
    </w:p>
    <w:p w14:paraId="5F692116" w14:textId="3E46F610" w:rsidR="00BB7605" w:rsidRDefault="00BB7605" w:rsidP="00E026D2">
      <w:pPr>
        <w:spacing w:line="480" w:lineRule="auto"/>
        <w:jc w:val="center"/>
        <w:rPr>
          <w:rFonts w:cs="Times New Roman"/>
          <w:sz w:val="24"/>
          <w:szCs w:val="24"/>
        </w:rPr>
      </w:pPr>
      <w:r>
        <w:rPr>
          <w:noProof/>
        </w:rPr>
        <w:drawing>
          <wp:inline distT="0" distB="0" distL="0" distR="0" wp14:anchorId="435A93C3" wp14:editId="29F205DA">
            <wp:extent cx="5274310" cy="33648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64865"/>
                    </a:xfrm>
                    <a:prstGeom prst="rect">
                      <a:avLst/>
                    </a:prstGeom>
                  </pic:spPr>
                </pic:pic>
              </a:graphicData>
            </a:graphic>
          </wp:inline>
        </w:drawing>
      </w:r>
    </w:p>
    <w:p w14:paraId="602D6219" w14:textId="52F8CC66" w:rsidR="002C0C4D" w:rsidRDefault="002C0C4D" w:rsidP="004C0D43">
      <w:pPr>
        <w:spacing w:line="480" w:lineRule="auto"/>
        <w:jc w:val="center"/>
        <w:rPr>
          <w:rFonts w:cs="Times New Roman"/>
          <w:sz w:val="24"/>
          <w:szCs w:val="24"/>
        </w:rPr>
      </w:pPr>
      <w:r>
        <w:rPr>
          <w:rFonts w:cs="Times New Roman"/>
          <w:sz w:val="24"/>
          <w:szCs w:val="24"/>
        </w:rPr>
        <w:t>Figure_2</w:t>
      </w:r>
      <w:r w:rsidR="001A7CC0">
        <w:rPr>
          <w:rFonts w:cs="Times New Roman"/>
          <w:sz w:val="24"/>
          <w:szCs w:val="24"/>
        </w:rPr>
        <w:t>. Behavioral results of experiment 2.</w:t>
      </w:r>
    </w:p>
    <w:p w14:paraId="7AEA5179" w14:textId="00811211" w:rsidR="00D17349" w:rsidRDefault="00D151CB" w:rsidP="00E026D2">
      <w:pPr>
        <w:spacing w:line="480" w:lineRule="auto"/>
        <w:ind w:firstLine="720"/>
        <w:rPr>
          <w:rFonts w:eastAsia="SimSun" w:cs="Times New Roman"/>
          <w:sz w:val="24"/>
          <w:szCs w:val="24"/>
        </w:rPr>
      </w:pPr>
      <w:r w:rsidRPr="00902B8E">
        <w:rPr>
          <w:rFonts w:eastAsia="SimSun" w:cs="Times New Roman" w:hint="eastAsia"/>
          <w:b/>
          <w:sz w:val="24"/>
          <w:szCs w:val="24"/>
        </w:rPr>
        <w:t>Cross experiments analysis</w:t>
      </w:r>
      <w:r w:rsidR="00235811">
        <w:rPr>
          <w:rFonts w:eastAsia="SimSun" w:cs="Times New Roman"/>
          <w:b/>
          <w:sz w:val="24"/>
          <w:szCs w:val="24"/>
        </w:rPr>
        <w:t xml:space="preserve">. </w:t>
      </w:r>
      <w:r w:rsidR="00651DD9">
        <w:rPr>
          <w:rFonts w:eastAsia="SimSun" w:cs="Times New Roman"/>
          <w:sz w:val="24"/>
          <w:szCs w:val="24"/>
        </w:rPr>
        <w:t>To</w:t>
      </w:r>
      <w:r w:rsidR="00651DD9" w:rsidRPr="00F60C5B">
        <w:rPr>
          <w:rFonts w:eastAsia="SimSun" w:cs="Times New Roman"/>
          <w:sz w:val="24"/>
          <w:szCs w:val="24"/>
        </w:rPr>
        <w:t xml:space="preserve"> test the </w:t>
      </w:r>
      <w:r w:rsidR="00651DD9">
        <w:rPr>
          <w:rFonts w:eastAsia="SimSun" w:cs="Times New Roman"/>
          <w:sz w:val="24"/>
          <w:szCs w:val="24"/>
        </w:rPr>
        <w:t>robust</w:t>
      </w:r>
      <w:r w:rsidR="00651DD9" w:rsidRPr="00F60C5B">
        <w:rPr>
          <w:rFonts w:eastAsia="SimSun" w:cs="Times New Roman"/>
          <w:sz w:val="24"/>
          <w:szCs w:val="24"/>
        </w:rPr>
        <w:t xml:space="preserve"> of </w:t>
      </w:r>
      <w:r w:rsidR="00651DD9">
        <w:rPr>
          <w:rFonts w:eastAsia="SimSun" w:cs="Times New Roman"/>
          <w:sz w:val="24"/>
          <w:szCs w:val="24"/>
        </w:rPr>
        <w:t xml:space="preserve">the modulation effect of </w:t>
      </w:r>
      <w:r w:rsidR="00651DD9" w:rsidRPr="00F60C5B">
        <w:rPr>
          <w:rFonts w:eastAsia="SimSun" w:cs="Times New Roman"/>
          <w:sz w:val="24"/>
          <w:szCs w:val="24"/>
        </w:rPr>
        <w:t xml:space="preserve">moral </w:t>
      </w:r>
      <w:r w:rsidR="00F0304E">
        <w:rPr>
          <w:rFonts w:eastAsia="SimSun" w:cs="Times New Roman"/>
          <w:sz w:val="24"/>
          <w:szCs w:val="24"/>
        </w:rPr>
        <w:t>valence</w:t>
      </w:r>
      <w:r w:rsidR="00651DD9" w:rsidRPr="00F60C5B">
        <w:rPr>
          <w:rFonts w:eastAsia="SimSun" w:cs="Times New Roman"/>
          <w:sz w:val="24"/>
          <w:szCs w:val="24"/>
        </w:rPr>
        <w:t xml:space="preserve"> on perception across experiments</w:t>
      </w:r>
      <w:r w:rsidR="00F0304E">
        <w:rPr>
          <w:rFonts w:eastAsia="SimSun" w:cs="Times New Roman"/>
          <w:sz w:val="24"/>
          <w:szCs w:val="24"/>
        </w:rPr>
        <w:t>, we conducted a repeated measure</w:t>
      </w:r>
      <w:r w:rsidR="00A85259">
        <w:rPr>
          <w:rFonts w:eastAsia="SimSun" w:cs="Times New Roman"/>
          <w:sz w:val="24"/>
          <w:szCs w:val="24"/>
        </w:rPr>
        <w:t>s</w:t>
      </w:r>
      <w:r w:rsidR="00F0304E">
        <w:rPr>
          <w:rFonts w:eastAsia="SimSun" w:cs="Times New Roman"/>
          <w:sz w:val="24"/>
          <w:szCs w:val="24"/>
        </w:rPr>
        <w:t xml:space="preserve"> ANOVA to the </w:t>
      </w:r>
      <w:r w:rsidR="00767CD5">
        <w:rPr>
          <w:rFonts w:eastAsia="SimSun" w:cs="Times New Roman"/>
          <w:sz w:val="24"/>
          <w:szCs w:val="24"/>
        </w:rPr>
        <w:t>combined</w:t>
      </w:r>
      <w:r w:rsidR="00F0304E">
        <w:rPr>
          <w:rFonts w:eastAsia="SimSun" w:cs="Times New Roman"/>
          <w:sz w:val="24"/>
          <w:szCs w:val="24"/>
        </w:rPr>
        <w:t xml:space="preserve"> </w:t>
      </w:r>
      <w:r w:rsidR="00651DD9">
        <w:rPr>
          <w:rFonts w:eastAsia="SimSun" w:cs="Times New Roman"/>
          <w:sz w:val="24"/>
          <w:szCs w:val="24"/>
        </w:rPr>
        <w:t xml:space="preserve">data from </w:t>
      </w:r>
      <w:r w:rsidR="00651DD9" w:rsidRPr="00F60C5B">
        <w:rPr>
          <w:rFonts w:eastAsia="SimSun" w:cs="Times New Roman"/>
          <w:sz w:val="24"/>
          <w:szCs w:val="24"/>
        </w:rPr>
        <w:t>p</w:t>
      </w:r>
      <w:r w:rsidR="00651DD9">
        <w:rPr>
          <w:rFonts w:eastAsia="SimSun" w:cs="Times New Roman"/>
          <w:sz w:val="24"/>
          <w:szCs w:val="24"/>
        </w:rPr>
        <w:t>articipants who performed both E</w:t>
      </w:r>
      <w:r w:rsidR="00651DD9" w:rsidRPr="00F60C5B">
        <w:rPr>
          <w:rFonts w:eastAsia="SimSun" w:cs="Times New Roman"/>
          <w:sz w:val="24"/>
          <w:szCs w:val="24"/>
        </w:rPr>
        <w:t>xperiments 1</w:t>
      </w:r>
      <w:r w:rsidR="00A16427">
        <w:rPr>
          <w:rFonts w:eastAsia="SimSun" w:cs="Times New Roman"/>
          <w:sz w:val="24"/>
          <w:szCs w:val="24"/>
        </w:rPr>
        <w:t>a</w:t>
      </w:r>
      <w:r w:rsidR="00F0304E">
        <w:rPr>
          <w:rFonts w:eastAsia="SimSun" w:cs="Times New Roman"/>
          <w:sz w:val="24"/>
          <w:szCs w:val="24"/>
        </w:rPr>
        <w:t xml:space="preserve"> and 2, with experiments as within-subject factor.</w:t>
      </w:r>
      <w:r w:rsidR="00A85259">
        <w:rPr>
          <w:rFonts w:eastAsia="SimSun" w:cs="Times New Roman"/>
          <w:sz w:val="24"/>
          <w:szCs w:val="24"/>
        </w:rPr>
        <w:t xml:space="preserve"> T</w:t>
      </w:r>
      <w:r w:rsidR="00F0304E">
        <w:rPr>
          <w:rFonts w:eastAsia="SimSun" w:cs="Times New Roman"/>
          <w:sz w:val="24"/>
          <w:szCs w:val="24"/>
        </w:rPr>
        <w:t xml:space="preserve">his analysis showed that the modulation effect of moral valence was not influenced by the way </w:t>
      </w:r>
      <w:r w:rsidR="00767CD5">
        <w:rPr>
          <w:rFonts w:eastAsia="SimSun" w:cs="Times New Roman"/>
          <w:sz w:val="24"/>
          <w:szCs w:val="24"/>
        </w:rPr>
        <w:t>stimuli</w:t>
      </w:r>
      <w:r w:rsidR="00F0304E">
        <w:rPr>
          <w:rFonts w:eastAsia="SimSun" w:cs="Times New Roman"/>
          <w:sz w:val="24"/>
          <w:szCs w:val="24"/>
        </w:rPr>
        <w:t xml:space="preserve"> was presented</w:t>
      </w:r>
      <w:r w:rsidR="00CD1E11">
        <w:rPr>
          <w:rFonts w:eastAsia="SimSun" w:cs="Times New Roman"/>
          <w:sz w:val="24"/>
          <w:szCs w:val="24"/>
        </w:rPr>
        <w:t xml:space="preserve">. For the </w:t>
      </w:r>
      <w:r w:rsidR="00CD1E11" w:rsidRPr="000255F6">
        <w:rPr>
          <w:rFonts w:eastAsia="SimSun" w:cs="Times New Roman"/>
          <w:i/>
          <w:sz w:val="24"/>
          <w:szCs w:val="24"/>
        </w:rPr>
        <w:t>d</w:t>
      </w:r>
      <w:r w:rsidR="00CD1E11">
        <w:rPr>
          <w:rFonts w:eastAsia="SimSun" w:cs="Times New Roman"/>
          <w:sz w:val="24"/>
          <w:szCs w:val="24"/>
        </w:rPr>
        <w:t xml:space="preserve"> prime data, the</w:t>
      </w:r>
      <w:r w:rsidR="00F0304E" w:rsidRPr="00327DEC">
        <w:rPr>
          <w:rFonts w:eastAsia="SimSun" w:cs="Times New Roman"/>
          <w:sz w:val="24"/>
          <w:szCs w:val="24"/>
        </w:rPr>
        <w:t xml:space="preserve"> interaction between moral valence and experiment was not significant</w:t>
      </w:r>
      <w:r w:rsidR="008B086D">
        <w:rPr>
          <w:rFonts w:eastAsia="SimSun" w:cs="Times New Roman"/>
          <w:sz w:val="24"/>
          <w:szCs w:val="24"/>
        </w:rPr>
        <w:t xml:space="preserve">: </w:t>
      </w:r>
      <w:proofErr w:type="gramStart"/>
      <w:r w:rsidR="00CD1E11" w:rsidRPr="00A54014">
        <w:rPr>
          <w:rFonts w:eastAsia="SimSun" w:cs="Times New Roman"/>
          <w:i/>
          <w:sz w:val="24"/>
          <w:szCs w:val="24"/>
        </w:rPr>
        <w:t>F</w:t>
      </w:r>
      <w:r w:rsidR="00CD1E11">
        <w:rPr>
          <w:rFonts w:eastAsia="SimSun" w:cs="Times New Roman"/>
          <w:sz w:val="24"/>
          <w:szCs w:val="24"/>
        </w:rPr>
        <w:t>(</w:t>
      </w:r>
      <w:proofErr w:type="gramEnd"/>
      <w:r w:rsidR="00CD1E11">
        <w:rPr>
          <w:rFonts w:eastAsia="SimSun" w:cs="Times New Roman"/>
          <w:sz w:val="24"/>
          <w:szCs w:val="24"/>
        </w:rPr>
        <w:t>1,</w:t>
      </w:r>
      <w:r w:rsidR="00EF4A1A">
        <w:rPr>
          <w:rFonts w:eastAsia="SimSun" w:cs="Times New Roman"/>
          <w:sz w:val="24"/>
          <w:szCs w:val="24"/>
        </w:rPr>
        <w:t xml:space="preserve"> </w:t>
      </w:r>
      <w:r w:rsidR="00CD1E11">
        <w:rPr>
          <w:rFonts w:eastAsia="SimSun" w:cs="Times New Roman"/>
          <w:sz w:val="24"/>
          <w:szCs w:val="24"/>
        </w:rPr>
        <w:t xml:space="preserve">22) = 1.854, </w:t>
      </w:r>
      <w:r w:rsidR="00CD1E11" w:rsidRPr="00A54014">
        <w:rPr>
          <w:rFonts w:eastAsia="SimSun" w:cs="Times New Roman"/>
          <w:i/>
          <w:sz w:val="24"/>
          <w:szCs w:val="24"/>
        </w:rPr>
        <w:t>p</w:t>
      </w:r>
      <w:r w:rsidR="00CD1E11">
        <w:rPr>
          <w:rFonts w:eastAsia="SimSun" w:cs="Times New Roman"/>
          <w:sz w:val="24"/>
          <w:szCs w:val="24"/>
        </w:rPr>
        <w:t xml:space="preserve"> = 0.1686, </w:t>
      </w:r>
      <w:r w:rsidR="00CD1E11" w:rsidRPr="00C3520D">
        <w:rPr>
          <w:rFonts w:cs="Times New Roman"/>
          <w:i/>
          <w:sz w:val="24"/>
          <w:szCs w:val="24"/>
        </w:rPr>
        <w:t>ω</w:t>
      </w:r>
      <w:r w:rsidR="00CD1E11" w:rsidRPr="00C3520D">
        <w:rPr>
          <w:rFonts w:cs="Times New Roman"/>
          <w:bCs/>
          <w:i/>
          <w:iCs/>
          <w:sz w:val="24"/>
          <w:szCs w:val="24"/>
        </w:rPr>
        <w:t>²</w:t>
      </w:r>
      <w:r w:rsidR="00CD1E11" w:rsidRPr="00F55BD8">
        <w:rPr>
          <w:rFonts w:cs="Times New Roman"/>
          <w:sz w:val="24"/>
          <w:szCs w:val="24"/>
        </w:rPr>
        <w:t xml:space="preserve"> </w:t>
      </w:r>
      <w:r w:rsidR="00CD1E11">
        <w:rPr>
          <w:rFonts w:cs="Times New Roman"/>
          <w:sz w:val="24"/>
          <w:szCs w:val="24"/>
        </w:rPr>
        <w:t xml:space="preserve"> = 0.0062,</w:t>
      </w:r>
      <w:r w:rsidR="00CD1E11">
        <w:rPr>
          <w:rFonts w:eastAsia="SimSun" w:cs="Times New Roman"/>
          <w:color w:val="3333FF"/>
          <w:sz w:val="24"/>
          <w:szCs w:val="24"/>
        </w:rPr>
        <w:t xml:space="preserve"> </w:t>
      </w:r>
      <w:r w:rsidR="00CD1E11">
        <w:rPr>
          <w:rFonts w:eastAsia="SimSun" w:cs="Times New Roman"/>
          <w:sz w:val="24"/>
          <w:szCs w:val="24"/>
        </w:rPr>
        <w:t>BF</w:t>
      </w:r>
      <w:r w:rsidR="00CD1E11" w:rsidRPr="00076EAF">
        <w:rPr>
          <w:rFonts w:eastAsia="SimSun" w:cs="Times New Roman"/>
          <w:sz w:val="24"/>
          <w:szCs w:val="24"/>
          <w:vertAlign w:val="subscript"/>
        </w:rPr>
        <w:t>10</w:t>
      </w:r>
      <w:r w:rsidR="00CD1E11">
        <w:rPr>
          <w:rFonts w:eastAsia="SimSun" w:cs="Times New Roman"/>
          <w:sz w:val="24"/>
          <w:szCs w:val="24"/>
        </w:rPr>
        <w:t xml:space="preserve"> = 0.3633. The main effect of morality: </w:t>
      </w:r>
      <w:proofErr w:type="gramStart"/>
      <w:r w:rsidR="00CD1E11" w:rsidRPr="00A54014">
        <w:rPr>
          <w:rFonts w:eastAsia="SimSun" w:cs="Times New Roman"/>
          <w:i/>
          <w:sz w:val="24"/>
          <w:szCs w:val="24"/>
        </w:rPr>
        <w:t>F</w:t>
      </w:r>
      <w:r w:rsidR="00CD1E11">
        <w:rPr>
          <w:rFonts w:eastAsia="SimSun" w:cs="Times New Roman"/>
          <w:sz w:val="24"/>
          <w:szCs w:val="24"/>
        </w:rPr>
        <w:t>(</w:t>
      </w:r>
      <w:proofErr w:type="gramEnd"/>
      <w:r w:rsidR="00CD1E11">
        <w:rPr>
          <w:rFonts w:eastAsia="SimSun" w:cs="Times New Roman"/>
          <w:sz w:val="24"/>
          <w:szCs w:val="24"/>
        </w:rPr>
        <w:t>1,</w:t>
      </w:r>
      <w:r w:rsidR="004C0D43">
        <w:rPr>
          <w:rFonts w:eastAsia="SimSun" w:cs="Times New Roman"/>
          <w:sz w:val="24"/>
          <w:szCs w:val="24"/>
        </w:rPr>
        <w:t xml:space="preserve"> </w:t>
      </w:r>
      <w:r w:rsidR="00CD1E11">
        <w:rPr>
          <w:rFonts w:eastAsia="SimSun" w:cs="Times New Roman"/>
          <w:sz w:val="24"/>
          <w:szCs w:val="24"/>
        </w:rPr>
        <w:t xml:space="preserve">44) = 10.25, </w:t>
      </w:r>
      <w:r w:rsidR="00CD1E11" w:rsidRPr="00A54014">
        <w:rPr>
          <w:rFonts w:eastAsia="SimSun" w:cs="Times New Roman"/>
          <w:i/>
          <w:sz w:val="24"/>
          <w:szCs w:val="24"/>
        </w:rPr>
        <w:t>p</w:t>
      </w:r>
      <w:r w:rsidR="00CD1E11">
        <w:rPr>
          <w:rFonts w:eastAsia="SimSun" w:cs="Times New Roman"/>
          <w:sz w:val="24"/>
          <w:szCs w:val="24"/>
        </w:rPr>
        <w:t xml:space="preserve"> = 0.0002, </w:t>
      </w:r>
      <w:r w:rsidR="00CD1E11" w:rsidRPr="00C3520D">
        <w:rPr>
          <w:rFonts w:cs="Times New Roman"/>
          <w:i/>
          <w:sz w:val="24"/>
          <w:szCs w:val="24"/>
        </w:rPr>
        <w:t>ω</w:t>
      </w:r>
      <w:r w:rsidR="00CD1E11" w:rsidRPr="00C3520D">
        <w:rPr>
          <w:rFonts w:cs="Times New Roman"/>
          <w:bCs/>
          <w:i/>
          <w:iCs/>
          <w:sz w:val="24"/>
          <w:szCs w:val="24"/>
        </w:rPr>
        <w:t>²</w:t>
      </w:r>
      <w:r w:rsidR="00CD1E11" w:rsidRPr="00F55BD8">
        <w:rPr>
          <w:rFonts w:cs="Times New Roman"/>
          <w:sz w:val="24"/>
          <w:szCs w:val="24"/>
        </w:rPr>
        <w:t xml:space="preserve"> </w:t>
      </w:r>
      <w:r w:rsidR="00CD1E11">
        <w:rPr>
          <w:rFonts w:cs="Times New Roman"/>
          <w:sz w:val="24"/>
          <w:szCs w:val="24"/>
        </w:rPr>
        <w:t xml:space="preserve"> = 0.0606,</w:t>
      </w:r>
      <w:r w:rsidR="00CD1E11">
        <w:rPr>
          <w:rFonts w:eastAsia="SimSun" w:cs="Times New Roman"/>
          <w:color w:val="3333FF"/>
          <w:sz w:val="24"/>
          <w:szCs w:val="24"/>
        </w:rPr>
        <w:t xml:space="preserve"> </w:t>
      </w:r>
      <w:r w:rsidR="00CD1E11">
        <w:rPr>
          <w:rFonts w:eastAsia="SimSun" w:cs="Times New Roman"/>
          <w:sz w:val="24"/>
          <w:szCs w:val="24"/>
        </w:rPr>
        <w:t>BF</w:t>
      </w:r>
      <w:r w:rsidR="00CD1E11" w:rsidRPr="00076EAF">
        <w:rPr>
          <w:rFonts w:eastAsia="SimSun" w:cs="Times New Roman"/>
          <w:sz w:val="24"/>
          <w:szCs w:val="24"/>
          <w:vertAlign w:val="subscript"/>
        </w:rPr>
        <w:t>10</w:t>
      </w:r>
      <w:r w:rsidR="00CD1E11">
        <w:rPr>
          <w:rFonts w:eastAsia="SimSun" w:cs="Times New Roman"/>
          <w:sz w:val="24"/>
          <w:szCs w:val="24"/>
        </w:rPr>
        <w:t xml:space="preserve"> = </w:t>
      </w:r>
      <w:r w:rsidR="00D17349">
        <w:rPr>
          <w:rFonts w:eastAsia="SimSun" w:cs="Times New Roman"/>
          <w:sz w:val="24"/>
          <w:szCs w:val="24"/>
        </w:rPr>
        <w:t xml:space="preserve">4.35; the main effect of experiment: </w:t>
      </w:r>
      <w:r w:rsidR="00D17349" w:rsidRPr="00A54014">
        <w:rPr>
          <w:rFonts w:eastAsia="SimSun" w:cs="Times New Roman"/>
          <w:i/>
          <w:sz w:val="24"/>
          <w:szCs w:val="24"/>
        </w:rPr>
        <w:t>F</w:t>
      </w:r>
      <w:r w:rsidR="00D17349">
        <w:rPr>
          <w:rFonts w:eastAsia="SimSun" w:cs="Times New Roman"/>
          <w:sz w:val="24"/>
          <w:szCs w:val="24"/>
        </w:rPr>
        <w:t>(1,</w:t>
      </w:r>
      <w:r w:rsidR="004C0D43">
        <w:rPr>
          <w:rFonts w:eastAsia="SimSun" w:cs="Times New Roman"/>
          <w:sz w:val="24"/>
          <w:szCs w:val="24"/>
        </w:rPr>
        <w:t xml:space="preserve"> </w:t>
      </w:r>
      <w:r w:rsidR="00D17349">
        <w:rPr>
          <w:rFonts w:eastAsia="SimSun" w:cs="Times New Roman"/>
          <w:sz w:val="24"/>
          <w:szCs w:val="24"/>
        </w:rPr>
        <w:t xml:space="preserve">22) = 34.24, </w:t>
      </w:r>
      <w:r w:rsidR="00D17349" w:rsidRPr="00A54014">
        <w:rPr>
          <w:rFonts w:eastAsia="SimSun" w:cs="Times New Roman"/>
          <w:i/>
          <w:sz w:val="24"/>
          <w:szCs w:val="24"/>
        </w:rPr>
        <w:t>p</w:t>
      </w:r>
      <w:r w:rsidR="00D17349">
        <w:rPr>
          <w:rFonts w:eastAsia="SimSun" w:cs="Times New Roman"/>
          <w:sz w:val="24"/>
          <w:szCs w:val="24"/>
        </w:rPr>
        <w:t xml:space="preserve"> &lt; 0.0001, </w:t>
      </w:r>
      <w:r w:rsidR="00D17349" w:rsidRPr="00C3520D">
        <w:rPr>
          <w:rFonts w:cs="Times New Roman"/>
          <w:i/>
          <w:sz w:val="24"/>
          <w:szCs w:val="24"/>
        </w:rPr>
        <w:t>ω</w:t>
      </w:r>
      <w:r w:rsidR="00D17349" w:rsidRPr="00C3520D">
        <w:rPr>
          <w:rFonts w:cs="Times New Roman"/>
          <w:bCs/>
          <w:i/>
          <w:iCs/>
          <w:sz w:val="24"/>
          <w:szCs w:val="24"/>
        </w:rPr>
        <w:t>²</w:t>
      </w:r>
      <w:r w:rsidR="00D17349" w:rsidRPr="00F55BD8">
        <w:rPr>
          <w:rFonts w:cs="Times New Roman"/>
          <w:sz w:val="24"/>
          <w:szCs w:val="24"/>
        </w:rPr>
        <w:t xml:space="preserve"> </w:t>
      </w:r>
      <w:r w:rsidR="00D17349">
        <w:rPr>
          <w:rFonts w:cs="Times New Roman"/>
          <w:sz w:val="24"/>
          <w:szCs w:val="24"/>
        </w:rPr>
        <w:t xml:space="preserve"> = 0.2164, </w:t>
      </w:r>
      <w:r w:rsidR="00D17349">
        <w:rPr>
          <w:rFonts w:eastAsia="SimSun" w:cs="Times New Roman"/>
          <w:sz w:val="24"/>
          <w:szCs w:val="24"/>
        </w:rPr>
        <w:t>BF</w:t>
      </w:r>
      <w:r w:rsidR="00D17349" w:rsidRPr="00076EAF">
        <w:rPr>
          <w:rFonts w:eastAsia="SimSun" w:cs="Times New Roman"/>
          <w:sz w:val="24"/>
          <w:szCs w:val="24"/>
          <w:vertAlign w:val="subscript"/>
        </w:rPr>
        <w:t>10</w:t>
      </w:r>
      <w:r w:rsidR="00D17349">
        <w:rPr>
          <w:rFonts w:eastAsia="SimSun" w:cs="Times New Roman"/>
          <w:sz w:val="24"/>
          <w:szCs w:val="24"/>
        </w:rPr>
        <w:t xml:space="preserve"> = 5.72e+8. </w:t>
      </w:r>
    </w:p>
    <w:p w14:paraId="191BA5D8" w14:textId="3A9F195B" w:rsidR="00F27623" w:rsidRPr="00F27623" w:rsidRDefault="00D17349" w:rsidP="00E026D2">
      <w:pPr>
        <w:spacing w:line="480" w:lineRule="auto"/>
        <w:ind w:firstLine="720"/>
        <w:rPr>
          <w:rFonts w:eastAsia="SimSun" w:cs="Times New Roman"/>
          <w:sz w:val="24"/>
          <w:szCs w:val="24"/>
        </w:rPr>
      </w:pPr>
      <w:r>
        <w:rPr>
          <w:rFonts w:eastAsia="SimSun" w:cs="Times New Roman"/>
          <w:sz w:val="24"/>
          <w:szCs w:val="24"/>
        </w:rPr>
        <w:t xml:space="preserve">For the matched trials of RT data show the same pattern: the interaction </w:t>
      </w:r>
      <w:r w:rsidR="00C94C46">
        <w:rPr>
          <w:rFonts w:eastAsia="SimSun" w:cs="Times New Roman"/>
          <w:sz w:val="24"/>
          <w:szCs w:val="24"/>
        </w:rPr>
        <w:t xml:space="preserve">between experiment and moral valence </w:t>
      </w:r>
      <w:r>
        <w:rPr>
          <w:rFonts w:eastAsia="SimSun" w:cs="Times New Roman"/>
          <w:sz w:val="24"/>
          <w:szCs w:val="24"/>
        </w:rPr>
        <w:t xml:space="preserve">was not significant, </w:t>
      </w:r>
      <w:proofErr w:type="gramStart"/>
      <w:r w:rsidRPr="00A54014">
        <w:rPr>
          <w:rFonts w:eastAsia="SimSun" w:cs="Times New Roman"/>
          <w:i/>
          <w:sz w:val="24"/>
          <w:szCs w:val="24"/>
        </w:rPr>
        <w:t>F</w:t>
      </w:r>
      <w:r>
        <w:rPr>
          <w:rFonts w:eastAsia="SimSun" w:cs="Times New Roman"/>
          <w:sz w:val="24"/>
          <w:szCs w:val="24"/>
        </w:rPr>
        <w:t>(</w:t>
      </w:r>
      <w:proofErr w:type="gramEnd"/>
      <w:r>
        <w:rPr>
          <w:rFonts w:eastAsia="SimSun" w:cs="Times New Roman"/>
          <w:sz w:val="24"/>
          <w:szCs w:val="24"/>
        </w:rPr>
        <w:t>1,</w:t>
      </w:r>
      <w:r w:rsidR="00145689">
        <w:rPr>
          <w:rFonts w:eastAsia="SimSun" w:cs="Times New Roman"/>
          <w:sz w:val="24"/>
          <w:szCs w:val="24"/>
        </w:rPr>
        <w:t xml:space="preserve"> </w:t>
      </w:r>
      <w:r>
        <w:rPr>
          <w:rFonts w:eastAsia="SimSun" w:cs="Times New Roman"/>
          <w:sz w:val="24"/>
          <w:szCs w:val="24"/>
        </w:rPr>
        <w:t xml:space="preserve">44) = 1.98 </w:t>
      </w:r>
      <w:r w:rsidRPr="00A54014">
        <w:rPr>
          <w:rFonts w:eastAsia="SimSun" w:cs="Times New Roman"/>
          <w:i/>
          <w:sz w:val="24"/>
          <w:szCs w:val="24"/>
        </w:rPr>
        <w:t>p</w:t>
      </w:r>
      <w:r>
        <w:rPr>
          <w:rFonts w:eastAsia="SimSun" w:cs="Times New Roman"/>
          <w:sz w:val="24"/>
          <w:szCs w:val="24"/>
        </w:rPr>
        <w:t xml:space="preserve"> = 0.1505, </w:t>
      </w:r>
      <w:r w:rsidRPr="00C3520D">
        <w:rPr>
          <w:rFonts w:cs="Times New Roman"/>
          <w:i/>
          <w:sz w:val="24"/>
          <w:szCs w:val="24"/>
        </w:rPr>
        <w:t>ω</w:t>
      </w:r>
      <w:r w:rsidRPr="00C3520D">
        <w:rPr>
          <w:rFonts w:cs="Times New Roman"/>
          <w:bCs/>
          <w:i/>
          <w:iCs/>
          <w:sz w:val="24"/>
          <w:szCs w:val="24"/>
        </w:rPr>
        <w:t>²</w:t>
      </w:r>
      <w:r w:rsidRPr="00F55BD8">
        <w:rPr>
          <w:rFonts w:cs="Times New Roman"/>
          <w:sz w:val="24"/>
          <w:szCs w:val="24"/>
        </w:rPr>
        <w:t xml:space="preserve"> </w:t>
      </w:r>
      <w:r>
        <w:rPr>
          <w:rFonts w:cs="Times New Roman"/>
          <w:sz w:val="24"/>
          <w:szCs w:val="24"/>
        </w:rPr>
        <w:t xml:space="preserve"> = 0.007,</w:t>
      </w:r>
      <w:r w:rsidR="004C0D43">
        <w:rPr>
          <w:rFonts w:cs="Times New Roman"/>
          <w:sz w:val="24"/>
          <w:szCs w:val="24"/>
        </w:rPr>
        <w:t xml:space="preserve"> </w:t>
      </w:r>
      <w:r>
        <w:rPr>
          <w:rFonts w:eastAsia="SimSun" w:cs="Times New Roman"/>
          <w:sz w:val="24"/>
          <w:szCs w:val="24"/>
        </w:rPr>
        <w:t>BF</w:t>
      </w:r>
      <w:r w:rsidRPr="00076EAF">
        <w:rPr>
          <w:rFonts w:eastAsia="SimSun" w:cs="Times New Roman"/>
          <w:sz w:val="24"/>
          <w:szCs w:val="24"/>
          <w:vertAlign w:val="subscript"/>
        </w:rPr>
        <w:t>10</w:t>
      </w:r>
      <w:r>
        <w:rPr>
          <w:rFonts w:eastAsia="SimSun" w:cs="Times New Roman"/>
          <w:sz w:val="24"/>
          <w:szCs w:val="24"/>
        </w:rPr>
        <w:t xml:space="preserve"> = 0.3002. The main effect of morality</w:t>
      </w:r>
      <w:r w:rsidR="00AA1C29">
        <w:rPr>
          <w:rFonts w:eastAsia="SimSun" w:cs="Times New Roman"/>
          <w:sz w:val="24"/>
          <w:szCs w:val="24"/>
        </w:rPr>
        <w:t xml:space="preserve"> get contridicting results from Bayesian and NHST</w:t>
      </w:r>
      <w:r>
        <w:rPr>
          <w:rFonts w:eastAsia="SimSun" w:cs="Times New Roman"/>
          <w:sz w:val="24"/>
          <w:szCs w:val="24"/>
        </w:rPr>
        <w:t xml:space="preserve">: </w:t>
      </w:r>
      <w:proofErr w:type="gramStart"/>
      <w:r w:rsidRPr="00A54014">
        <w:rPr>
          <w:rFonts w:eastAsia="SimSun" w:cs="Times New Roman"/>
          <w:i/>
          <w:sz w:val="24"/>
          <w:szCs w:val="24"/>
        </w:rPr>
        <w:t>F</w:t>
      </w:r>
      <w:r>
        <w:rPr>
          <w:rFonts w:eastAsia="SimSun" w:cs="Times New Roman"/>
          <w:sz w:val="24"/>
          <w:szCs w:val="24"/>
        </w:rPr>
        <w:t>(</w:t>
      </w:r>
      <w:proofErr w:type="gramEnd"/>
      <w:r>
        <w:rPr>
          <w:rFonts w:eastAsia="SimSun" w:cs="Times New Roman"/>
          <w:sz w:val="24"/>
          <w:szCs w:val="24"/>
        </w:rPr>
        <w:t>1,</w:t>
      </w:r>
      <w:r w:rsidR="00145689">
        <w:rPr>
          <w:rFonts w:eastAsia="SimSun" w:cs="Times New Roman"/>
          <w:sz w:val="24"/>
          <w:szCs w:val="24"/>
        </w:rPr>
        <w:t xml:space="preserve"> </w:t>
      </w:r>
      <w:r>
        <w:rPr>
          <w:rFonts w:eastAsia="SimSun" w:cs="Times New Roman"/>
          <w:sz w:val="24"/>
          <w:szCs w:val="24"/>
        </w:rPr>
        <w:t xml:space="preserve">44) = 9.16, </w:t>
      </w:r>
      <w:r w:rsidRPr="00A54014">
        <w:rPr>
          <w:rFonts w:eastAsia="SimSun" w:cs="Times New Roman"/>
          <w:i/>
          <w:sz w:val="24"/>
          <w:szCs w:val="24"/>
        </w:rPr>
        <w:t>p</w:t>
      </w:r>
      <w:r>
        <w:rPr>
          <w:rFonts w:eastAsia="SimSun" w:cs="Times New Roman"/>
          <w:sz w:val="24"/>
          <w:szCs w:val="24"/>
        </w:rPr>
        <w:t xml:space="preserve"> = 0.0005, </w:t>
      </w:r>
      <w:r w:rsidRPr="00C3520D">
        <w:rPr>
          <w:rFonts w:cs="Times New Roman"/>
          <w:i/>
          <w:sz w:val="24"/>
          <w:szCs w:val="24"/>
        </w:rPr>
        <w:t>ω</w:t>
      </w:r>
      <w:r w:rsidRPr="00C3520D">
        <w:rPr>
          <w:rFonts w:cs="Times New Roman"/>
          <w:bCs/>
          <w:i/>
          <w:iCs/>
          <w:sz w:val="24"/>
          <w:szCs w:val="24"/>
        </w:rPr>
        <w:t>²</w:t>
      </w:r>
      <w:r w:rsidRPr="00F55BD8">
        <w:rPr>
          <w:rFonts w:cs="Times New Roman"/>
          <w:sz w:val="24"/>
          <w:szCs w:val="24"/>
        </w:rPr>
        <w:t xml:space="preserve"> </w:t>
      </w:r>
      <w:r>
        <w:rPr>
          <w:rFonts w:cs="Times New Roman"/>
          <w:sz w:val="24"/>
          <w:szCs w:val="24"/>
        </w:rPr>
        <w:t xml:space="preserve"> = 0.0869,</w:t>
      </w:r>
      <w:r>
        <w:rPr>
          <w:rFonts w:eastAsia="SimSun" w:cs="Times New Roman"/>
          <w:color w:val="3333FF"/>
          <w:sz w:val="24"/>
          <w:szCs w:val="24"/>
        </w:rPr>
        <w:t xml:space="preserve"> </w:t>
      </w:r>
      <w:r>
        <w:rPr>
          <w:rFonts w:eastAsia="SimSun" w:cs="Times New Roman"/>
          <w:sz w:val="24"/>
          <w:szCs w:val="24"/>
        </w:rPr>
        <w:t>BF</w:t>
      </w:r>
      <w:r w:rsidRPr="00076EAF">
        <w:rPr>
          <w:rFonts w:eastAsia="SimSun" w:cs="Times New Roman"/>
          <w:sz w:val="24"/>
          <w:szCs w:val="24"/>
          <w:vertAlign w:val="subscript"/>
        </w:rPr>
        <w:t>10</w:t>
      </w:r>
      <w:r>
        <w:rPr>
          <w:rFonts w:eastAsia="SimSun" w:cs="Times New Roman"/>
          <w:sz w:val="24"/>
          <w:szCs w:val="24"/>
        </w:rPr>
        <w:t xml:space="preserve"> = 0.6407</w:t>
      </w:r>
      <w:r w:rsidR="00AA1C29">
        <w:rPr>
          <w:rFonts w:eastAsia="SimSun" w:cs="Times New Roman"/>
          <w:sz w:val="24"/>
          <w:szCs w:val="24"/>
        </w:rPr>
        <w:t>. T</w:t>
      </w:r>
      <w:r w:rsidR="002C52D7">
        <w:rPr>
          <w:rFonts w:eastAsia="SimSun" w:cs="Times New Roman"/>
          <w:sz w:val="24"/>
          <w:szCs w:val="24"/>
        </w:rPr>
        <w:t>he main effect of experiment</w:t>
      </w:r>
      <w:r w:rsidR="00AA1C29">
        <w:rPr>
          <w:rFonts w:eastAsia="SimSun" w:cs="Times New Roman"/>
          <w:sz w:val="24"/>
          <w:szCs w:val="24"/>
        </w:rPr>
        <w:t xml:space="preserve"> was significant,</w:t>
      </w:r>
      <w:r w:rsidR="002C52D7">
        <w:rPr>
          <w:rFonts w:eastAsia="SimSun" w:cs="Times New Roman"/>
          <w:sz w:val="24"/>
          <w:szCs w:val="24"/>
        </w:rPr>
        <w:t xml:space="preserve"> </w:t>
      </w:r>
      <w:proofErr w:type="gramStart"/>
      <w:r w:rsidR="002C52D7" w:rsidRPr="00A54014">
        <w:rPr>
          <w:rFonts w:eastAsia="SimSun" w:cs="Times New Roman"/>
          <w:i/>
          <w:sz w:val="24"/>
          <w:szCs w:val="24"/>
        </w:rPr>
        <w:t>F</w:t>
      </w:r>
      <w:r w:rsidR="002C52D7">
        <w:rPr>
          <w:rFonts w:eastAsia="SimSun" w:cs="Times New Roman"/>
          <w:sz w:val="24"/>
          <w:szCs w:val="24"/>
        </w:rPr>
        <w:t>(</w:t>
      </w:r>
      <w:proofErr w:type="gramEnd"/>
      <w:r w:rsidR="002C52D7">
        <w:rPr>
          <w:rFonts w:eastAsia="SimSun" w:cs="Times New Roman"/>
          <w:sz w:val="24"/>
          <w:szCs w:val="24"/>
        </w:rPr>
        <w:t>1,</w:t>
      </w:r>
      <w:r w:rsidR="00145689">
        <w:rPr>
          <w:rFonts w:eastAsia="SimSun" w:cs="Times New Roman"/>
          <w:sz w:val="24"/>
          <w:szCs w:val="24"/>
        </w:rPr>
        <w:t xml:space="preserve"> </w:t>
      </w:r>
      <w:r w:rsidR="002C52D7">
        <w:rPr>
          <w:rFonts w:eastAsia="SimSun" w:cs="Times New Roman"/>
          <w:sz w:val="24"/>
          <w:szCs w:val="24"/>
        </w:rPr>
        <w:t xml:space="preserve">22) = 232.61, </w:t>
      </w:r>
      <w:r w:rsidR="002C52D7" w:rsidRPr="00A54014">
        <w:rPr>
          <w:rFonts w:eastAsia="SimSun" w:cs="Times New Roman"/>
          <w:i/>
          <w:sz w:val="24"/>
          <w:szCs w:val="24"/>
        </w:rPr>
        <w:t>p</w:t>
      </w:r>
      <w:r w:rsidR="002C52D7">
        <w:rPr>
          <w:rFonts w:eastAsia="SimSun" w:cs="Times New Roman"/>
          <w:sz w:val="24"/>
          <w:szCs w:val="24"/>
        </w:rPr>
        <w:t xml:space="preserve"> &lt; 0.0001, </w:t>
      </w:r>
      <w:r w:rsidR="002C52D7" w:rsidRPr="00C3520D">
        <w:rPr>
          <w:rFonts w:cs="Times New Roman"/>
          <w:i/>
          <w:sz w:val="24"/>
          <w:szCs w:val="24"/>
        </w:rPr>
        <w:t>ω</w:t>
      </w:r>
      <w:r w:rsidR="002C52D7" w:rsidRPr="00C3520D">
        <w:rPr>
          <w:rFonts w:cs="Times New Roman"/>
          <w:bCs/>
          <w:i/>
          <w:iCs/>
          <w:sz w:val="24"/>
          <w:szCs w:val="24"/>
        </w:rPr>
        <w:t>²</w:t>
      </w:r>
      <w:r w:rsidR="002C52D7" w:rsidRPr="00F55BD8">
        <w:rPr>
          <w:rFonts w:cs="Times New Roman"/>
          <w:sz w:val="24"/>
          <w:szCs w:val="24"/>
        </w:rPr>
        <w:t xml:space="preserve"> </w:t>
      </w:r>
      <w:r w:rsidR="002C52D7">
        <w:rPr>
          <w:rFonts w:cs="Times New Roman"/>
          <w:sz w:val="24"/>
          <w:szCs w:val="24"/>
        </w:rPr>
        <w:t xml:space="preserve"> = 0.6682,</w:t>
      </w:r>
      <w:r w:rsidR="002C52D7">
        <w:rPr>
          <w:rFonts w:eastAsia="SimSun" w:cs="Times New Roman"/>
          <w:color w:val="3333FF"/>
          <w:sz w:val="24"/>
          <w:szCs w:val="24"/>
        </w:rPr>
        <w:t xml:space="preserve"> </w:t>
      </w:r>
      <w:r w:rsidR="002C52D7">
        <w:rPr>
          <w:rFonts w:eastAsia="SimSun" w:cs="Times New Roman"/>
          <w:sz w:val="24"/>
          <w:szCs w:val="24"/>
        </w:rPr>
        <w:t>BF</w:t>
      </w:r>
      <w:r w:rsidR="002C52D7" w:rsidRPr="00076EAF">
        <w:rPr>
          <w:rFonts w:eastAsia="SimSun" w:cs="Times New Roman"/>
          <w:sz w:val="24"/>
          <w:szCs w:val="24"/>
          <w:vertAlign w:val="subscript"/>
        </w:rPr>
        <w:t>10</w:t>
      </w:r>
      <w:r w:rsidR="002C52D7">
        <w:rPr>
          <w:rFonts w:eastAsia="SimSun" w:cs="Times New Roman"/>
          <w:sz w:val="24"/>
          <w:szCs w:val="24"/>
        </w:rPr>
        <w:t xml:space="preserve"> = 2.364e+31.</w:t>
      </w:r>
    </w:p>
    <w:p w14:paraId="3A86BD4C" w14:textId="023C9C65" w:rsidR="008B086D" w:rsidRPr="000255F6" w:rsidRDefault="008B086D" w:rsidP="000255F6">
      <w:pPr>
        <w:spacing w:line="480" w:lineRule="auto"/>
        <w:jc w:val="left"/>
        <w:rPr>
          <w:rFonts w:eastAsia="SimSun" w:cs="Times New Roman"/>
          <w:b/>
          <w:sz w:val="24"/>
          <w:szCs w:val="24"/>
        </w:rPr>
      </w:pPr>
      <w:r w:rsidRPr="000255F6">
        <w:rPr>
          <w:rFonts w:eastAsia="SimSun" w:cs="Times New Roman"/>
          <w:b/>
          <w:sz w:val="24"/>
          <w:szCs w:val="24"/>
        </w:rPr>
        <w:t>Discussion</w:t>
      </w:r>
    </w:p>
    <w:p w14:paraId="01D19C22" w14:textId="5137EE10" w:rsidR="000255F6" w:rsidRDefault="000255F6" w:rsidP="00E026D2">
      <w:pPr>
        <w:spacing w:line="480" w:lineRule="auto"/>
        <w:ind w:firstLine="720"/>
        <w:rPr>
          <w:rFonts w:eastAsia="SimSun" w:cs="Times New Roman"/>
          <w:sz w:val="24"/>
          <w:szCs w:val="24"/>
        </w:rPr>
      </w:pPr>
      <w:r>
        <w:rPr>
          <w:rFonts w:eastAsia="SimSun" w:cs="Times New Roman"/>
          <w:sz w:val="24"/>
          <w:szCs w:val="24"/>
        </w:rPr>
        <w:t>In this experiment, we repeated the results pattern that the positive moral valenced stimuli has an advantage over the neutral or the negative valenced association. Moreover, w</w:t>
      </w:r>
      <w:r w:rsidR="002C52D7">
        <w:rPr>
          <w:rFonts w:eastAsia="SimSun" w:cs="Times New Roman"/>
          <w:sz w:val="24"/>
          <w:szCs w:val="24"/>
        </w:rPr>
        <w:t>ith a</w:t>
      </w:r>
      <w:r>
        <w:rPr>
          <w:rFonts w:eastAsia="SimSun" w:cs="Times New Roman"/>
          <w:sz w:val="24"/>
          <w:szCs w:val="24"/>
        </w:rPr>
        <w:t xml:space="preserve"> croass task analysis</w:t>
      </w:r>
      <w:r w:rsidR="002C52D7">
        <w:rPr>
          <w:rFonts w:eastAsia="SimSun" w:cs="Times New Roman"/>
          <w:sz w:val="24"/>
          <w:szCs w:val="24"/>
        </w:rPr>
        <w:t>, we</w:t>
      </w:r>
      <w:r w:rsidR="00C94C46">
        <w:rPr>
          <w:rFonts w:eastAsia="SimSun" w:cs="Times New Roman"/>
          <w:sz w:val="24"/>
          <w:szCs w:val="24"/>
        </w:rPr>
        <w:t xml:space="preserve"> didn’t</w:t>
      </w:r>
      <w:r w:rsidR="002C52D7">
        <w:rPr>
          <w:rFonts w:eastAsia="SimSun" w:cs="Times New Roman"/>
          <w:sz w:val="24"/>
          <w:szCs w:val="24"/>
        </w:rPr>
        <w:t xml:space="preserve"> found </w:t>
      </w:r>
      <w:r w:rsidR="00C94C46">
        <w:rPr>
          <w:rFonts w:eastAsia="SimSun" w:cs="Times New Roman"/>
          <w:sz w:val="24"/>
          <w:szCs w:val="24"/>
        </w:rPr>
        <w:t xml:space="preserve">evidence </w:t>
      </w:r>
      <w:r w:rsidR="002C52D7">
        <w:rPr>
          <w:rFonts w:eastAsia="SimSun" w:cs="Times New Roman"/>
          <w:sz w:val="24"/>
          <w:szCs w:val="24"/>
        </w:rPr>
        <w:t xml:space="preserve">that the </w:t>
      </w:r>
      <w:r w:rsidR="00AA1C29">
        <w:rPr>
          <w:rFonts w:eastAsia="SimSun" w:cs="Times New Roman"/>
          <w:sz w:val="24"/>
          <w:szCs w:val="24"/>
        </w:rPr>
        <w:t>experiment</w:t>
      </w:r>
      <w:r w:rsidR="00D24E3D">
        <w:rPr>
          <w:rFonts w:eastAsia="SimSun" w:cs="Times New Roman"/>
          <w:sz w:val="24"/>
          <w:szCs w:val="24"/>
        </w:rPr>
        <w:t xml:space="preserve"> task</w:t>
      </w:r>
      <w:r w:rsidR="002C52D7">
        <w:rPr>
          <w:rFonts w:eastAsia="SimSun" w:cs="Times New Roman"/>
          <w:sz w:val="24"/>
          <w:szCs w:val="24"/>
        </w:rPr>
        <w:t xml:space="preserve"> interact</w:t>
      </w:r>
      <w:r w:rsidR="00C94C46">
        <w:rPr>
          <w:rFonts w:eastAsia="SimSun" w:cs="Times New Roman"/>
          <w:sz w:val="24"/>
          <w:szCs w:val="24"/>
        </w:rPr>
        <w:t>ed</w:t>
      </w:r>
      <w:r w:rsidR="002C52D7">
        <w:rPr>
          <w:rFonts w:eastAsia="SimSun" w:cs="Times New Roman"/>
          <w:sz w:val="24"/>
          <w:szCs w:val="24"/>
        </w:rPr>
        <w:t xml:space="preserve"> with moral valence, suggesting that the effect might n</w:t>
      </w:r>
      <w:r w:rsidR="00656447">
        <w:rPr>
          <w:rFonts w:eastAsia="SimSun" w:cs="Times New Roman"/>
          <w:sz w:val="24"/>
          <w:szCs w:val="24"/>
        </w:rPr>
        <w:t>ot be effect by experiment task.</w:t>
      </w:r>
      <w:r w:rsidR="0056090E">
        <w:rPr>
          <w:rFonts w:eastAsia="SimSun" w:cs="Times New Roman"/>
          <w:sz w:val="24"/>
          <w:szCs w:val="24"/>
        </w:rPr>
        <w:t xml:space="preserve"> </w:t>
      </w:r>
    </w:p>
    <w:p w14:paraId="45FB9D93" w14:textId="256E07CF" w:rsidR="00A522A5" w:rsidRDefault="00A1711A" w:rsidP="00E026D2">
      <w:pPr>
        <w:spacing w:line="480" w:lineRule="auto"/>
        <w:ind w:firstLine="720"/>
        <w:rPr>
          <w:rFonts w:eastAsia="SimSun" w:cs="Times New Roman"/>
          <w:sz w:val="24"/>
          <w:szCs w:val="24"/>
        </w:rPr>
      </w:pPr>
      <w:r>
        <w:rPr>
          <w:rFonts w:eastAsia="SimSun" w:cs="Times New Roman"/>
          <w:sz w:val="24"/>
          <w:szCs w:val="24"/>
        </w:rPr>
        <w:t xml:space="preserve">These findings suggested that the </w:t>
      </w:r>
      <w:r w:rsidR="00C94C46">
        <w:rPr>
          <w:rFonts w:eastAsia="SimSun" w:cs="Times New Roman"/>
          <w:sz w:val="24"/>
          <w:szCs w:val="24"/>
        </w:rPr>
        <w:t xml:space="preserve">facilitation </w:t>
      </w:r>
      <w:r>
        <w:rPr>
          <w:rFonts w:eastAsia="SimSun" w:cs="Times New Roman"/>
          <w:sz w:val="24"/>
          <w:szCs w:val="24"/>
        </w:rPr>
        <w:t xml:space="preserve">effect </w:t>
      </w:r>
      <w:r w:rsidR="00C94C46">
        <w:rPr>
          <w:rFonts w:eastAsia="SimSun" w:cs="Times New Roman"/>
          <w:sz w:val="24"/>
          <w:szCs w:val="24"/>
        </w:rPr>
        <w:t xml:space="preserve">of positive moral valence is robust and not affected by task. This robust effect detected by the associative learning is unexpected. As we mentioned above, there is quit a lot of study in attention and perception found that negative bias, and evolution psychologists proposed a </w:t>
      </w:r>
      <w:r w:rsidR="00321DB7">
        <w:rPr>
          <w:rFonts w:eastAsia="SimSun" w:cs="Times New Roman"/>
          <w:sz w:val="24"/>
          <w:szCs w:val="24"/>
        </w:rPr>
        <w:t>“cheater-detection theory</w:t>
      </w:r>
      <w:r w:rsidR="00D151CB">
        <w:rPr>
          <w:rFonts w:eastAsia="SimSun" w:cs="Times New Roman"/>
          <w:sz w:val="24"/>
          <w:szCs w:val="24"/>
        </w:rPr>
        <w:t xml:space="preserve"> that people would show bias for negative moral association because of the potential harm that this can convey </w:t>
      </w:r>
      <w:r w:rsidR="00D151CB">
        <w:rPr>
          <w:rFonts w:eastAsia="SimSun" w:cs="Times New Roman"/>
          <w:sz w:val="24"/>
          <w:szCs w:val="24"/>
        </w:rPr>
        <w:fldChar w:fldCharType="begin"/>
      </w:r>
      <w:r w:rsidR="00E64630">
        <w:rPr>
          <w:rFonts w:eastAsia="SimSun" w:cs="Times New Roman"/>
          <w:sz w:val="24"/>
          <w:szCs w:val="24"/>
        </w:rPr>
        <w:instrText xml:space="preserve"> ADDIN EN.CITE &lt;EndNote&gt;&lt;Cite&gt;&lt;Author&gt;Cosmides&lt;/Author&gt;&lt;Year&gt;2000&lt;/Year&gt;&lt;RecNum&gt;6322&lt;/RecNum&gt;&lt;DisplayText&gt;(Cosmides, 1989; Cosmides &amp;amp; Tooby, 2000)&lt;/DisplayText&gt;&lt;record&gt;&lt;rec-number&gt;6322&lt;/rec-number&gt;&lt;foreign-keys&gt;&lt;key app="EN" db-id="2rwpxrts1esv2metztzveppdex90zxxxaspz" timestamp="1408331402"&gt;6322&lt;/key&gt;&lt;/foreign-keys&gt;&lt;ref-type name="Book Section"&gt;5&lt;/ref-type&gt;&lt;contributors&gt;&lt;authors&gt;&lt;author&gt;Cosmides, Leda&lt;/author&gt;&lt;author&gt;Tooby, John&lt;/author&gt;&lt;/authors&gt;&lt;secondary-authors&gt;&lt;author&gt;Gazzaniga, Michael S.&lt;/author&gt;&lt;/secondary-authors&gt;&lt;/contributors&gt;&lt;titles&gt;&lt;title&gt;The cognitive neuroscience of social reasoning&lt;/title&gt;&lt;secondary-title&gt;The new cognitive neurosciences&lt;/secondary-title&gt;&lt;/titles&gt;&lt;periodical&gt;&lt;full-title&gt;The new cognitive neurosciences&lt;/full-title&gt;&lt;/periodical&gt;&lt;pages&gt;1259-1272&lt;/pages&gt;&lt;edition&gt;2&lt;/edition&gt;&lt;dates&gt;&lt;year&gt;2000&lt;/year&gt;&lt;/dates&gt;&lt;pub-location&gt;Cambridge, MA&lt;/pub-location&gt;&lt;publisher&gt;MIT Press&lt;/publisher&gt;&lt;urls&gt;&lt;/urls&gt;&lt;/record&gt;&lt;/Cite&gt;&lt;Cite&gt;&lt;Author&gt;Cosmides&lt;/Author&gt;&lt;Year&gt;1989&lt;/Year&gt;&lt;RecNum&gt;7678&lt;/RecNum&gt;&lt;record&gt;&lt;rec-number&gt;7678&lt;/rec-number&gt;&lt;foreign-keys&gt;&lt;key app="EN" db-id="2rwpxrts1esv2metztzveppdex90zxxxaspz" timestamp="1425786293"&gt;7678&lt;/key&gt;&lt;/foreign-keys&gt;&lt;ref-type name="Journal Article"&gt;17&lt;/ref-type&gt;&lt;contributors&gt;&lt;authors&gt;&lt;author&gt;Cosmides, Leda&lt;/author&gt;&lt;/authors&gt;&lt;/contributors&gt;&lt;titles&gt;&lt;title&gt;The logic of social exchange: Has natural selection shaped how humans reason? Studies with the Wason selection task&lt;/title&gt;&lt;secondary-title&gt;Cognition&lt;/secondary-title&gt;&lt;/titles&gt;&lt;periodical&gt;&lt;full-title&gt;Cognition&lt;/full-title&gt;&lt;/periodical&gt;&lt;pages&gt;187-276&lt;/pages&gt;&lt;volume&gt;31&lt;/volume&gt;&lt;number&gt;3&lt;/number&gt;&lt;dates&gt;&lt;year&gt;1989&lt;/year&gt;&lt;pub-dates&gt;&lt;date&gt;4//&lt;/date&gt;&lt;/pub-dates&gt;&lt;/dates&gt;&lt;isbn&gt;0010-0277&lt;/isbn&gt;&lt;urls&gt;&lt;related-urls&gt;&lt;url&gt;http://www.sciencedirect.com/science/article/pii/0010027789900231&lt;/url&gt;&lt;/related-urls&gt;&lt;/urls&gt;&lt;electronic-resource-num&gt;10.1016/0010-0277(89)90023-1&lt;/electronic-resource-num&gt;&lt;/record&gt;&lt;/Cite&gt;&lt;/EndNote&gt;</w:instrText>
      </w:r>
      <w:r w:rsidR="00D151CB">
        <w:rPr>
          <w:rFonts w:eastAsia="SimSun" w:cs="Times New Roman"/>
          <w:sz w:val="24"/>
          <w:szCs w:val="24"/>
        </w:rPr>
        <w:fldChar w:fldCharType="separate"/>
      </w:r>
      <w:r w:rsidR="00D151CB">
        <w:rPr>
          <w:rFonts w:eastAsia="SimSun" w:cs="Times New Roman"/>
          <w:noProof/>
          <w:sz w:val="24"/>
          <w:szCs w:val="24"/>
        </w:rPr>
        <w:t>(</w:t>
      </w:r>
      <w:hyperlink w:anchor="_ENREF_4" w:tooltip="Cosmides, 1989 #7678" w:history="1">
        <w:r w:rsidR="00312133">
          <w:rPr>
            <w:rFonts w:eastAsia="SimSun" w:cs="Times New Roman"/>
            <w:noProof/>
            <w:sz w:val="24"/>
            <w:szCs w:val="24"/>
          </w:rPr>
          <w:t>Cosmides, 1989</w:t>
        </w:r>
      </w:hyperlink>
      <w:r w:rsidR="00D151CB">
        <w:rPr>
          <w:rFonts w:eastAsia="SimSun" w:cs="Times New Roman"/>
          <w:noProof/>
          <w:sz w:val="24"/>
          <w:szCs w:val="24"/>
        </w:rPr>
        <w:t xml:space="preserve">; </w:t>
      </w:r>
      <w:hyperlink w:anchor="_ENREF_5" w:tooltip="Cosmides, 2000 #6322" w:history="1">
        <w:r w:rsidR="00312133">
          <w:rPr>
            <w:rFonts w:eastAsia="SimSun" w:cs="Times New Roman"/>
            <w:noProof/>
            <w:sz w:val="24"/>
            <w:szCs w:val="24"/>
          </w:rPr>
          <w:t>Cosmides &amp; Tooby, 2000</w:t>
        </w:r>
      </w:hyperlink>
      <w:r w:rsidR="00D151CB">
        <w:rPr>
          <w:rFonts w:eastAsia="SimSun" w:cs="Times New Roman"/>
          <w:noProof/>
          <w:sz w:val="24"/>
          <w:szCs w:val="24"/>
        </w:rPr>
        <w:t>)</w:t>
      </w:r>
      <w:r w:rsidR="00D151CB">
        <w:rPr>
          <w:rFonts w:eastAsia="SimSun" w:cs="Times New Roman"/>
          <w:sz w:val="24"/>
          <w:szCs w:val="24"/>
        </w:rPr>
        <w:fldChar w:fldCharType="end"/>
      </w:r>
      <w:r w:rsidR="00D151CB">
        <w:rPr>
          <w:rFonts w:eastAsia="SimSun" w:cs="Times New Roman"/>
          <w:sz w:val="24"/>
          <w:szCs w:val="24"/>
        </w:rPr>
        <w:t xml:space="preserve">. </w:t>
      </w:r>
      <w:r w:rsidR="000C6ABD">
        <w:rPr>
          <w:rFonts w:eastAsia="SimSun" w:cs="Times New Roman"/>
          <w:sz w:val="24"/>
          <w:szCs w:val="24"/>
        </w:rPr>
        <w:t>It is probably that negative bias show on stimuli that have a threatening meaning in evolutionary history, such as snake and angry human faces</w:t>
      </w:r>
      <w:r w:rsidR="00B12B17">
        <w:rPr>
          <w:rFonts w:eastAsia="SimSun" w:cs="Times New Roman"/>
          <w:sz w:val="24"/>
          <w:szCs w:val="24"/>
        </w:rPr>
        <w:t xml:space="preserve"> </w:t>
      </w:r>
      <w:r w:rsidR="000C6ABD">
        <w:rPr>
          <w:rFonts w:eastAsia="SimSun" w:cs="Times New Roman"/>
          <w:sz w:val="24"/>
          <w:szCs w:val="24"/>
        </w:rPr>
        <w:t xml:space="preserve">[]. </w:t>
      </w:r>
    </w:p>
    <w:p w14:paraId="5D88EE2D" w14:textId="6E886C22" w:rsidR="00D151CB" w:rsidRDefault="00A522A5" w:rsidP="00E026D2">
      <w:pPr>
        <w:spacing w:line="480" w:lineRule="auto"/>
        <w:ind w:firstLine="720"/>
        <w:rPr>
          <w:rFonts w:eastAsia="SimSun" w:cs="Times New Roman"/>
          <w:sz w:val="24"/>
          <w:szCs w:val="24"/>
        </w:rPr>
      </w:pPr>
      <w:r>
        <w:rPr>
          <w:rFonts w:eastAsia="SimSun" w:cs="Times New Roman"/>
          <w:sz w:val="24"/>
          <w:szCs w:val="24"/>
        </w:rPr>
        <w:t xml:space="preserve">However, these results was consistent witht the positive bias in attention literature </w:t>
      </w:r>
      <w:r>
        <w:rPr>
          <w:rFonts w:eastAsia="SimSun" w:cs="Times New Roman"/>
          <w:sz w:val="24"/>
          <w:szCs w:val="24"/>
        </w:rPr>
        <w:fldChar w:fldCharType="begin"/>
      </w:r>
      <w:r>
        <w:rPr>
          <w:rFonts w:eastAsia="SimSun" w:cs="Times New Roman"/>
          <w:sz w:val="24"/>
          <w:szCs w:val="24"/>
        </w:rPr>
        <w:instrText xml:space="preserve"> ADDIN EN.CITE &lt;EndNote&gt;&lt;Cite&gt;&lt;Author&gt;Pool&lt;/Author&gt;&lt;Year&gt;2016&lt;/Year&gt;&lt;RecNum&gt;8368&lt;/RecNum&gt;&lt;DisplayText&gt;(Pool, Brosch, Delplanque, &amp;amp; Sander, 2016)&lt;/DisplayText&gt;&lt;record&gt;&lt;rec-number&gt;8368&lt;/rec-number&gt;&lt;foreign-keys&gt;&lt;key app="EN" db-id="2rwpxrts1esv2metztzveppdex90zxxxaspz" timestamp="1442937900"&gt;8368&lt;/key&gt;&lt;/foreign-keys&gt;&lt;ref-type name="Journal Article"&gt;17&lt;/ref-type&gt;&lt;contributors&gt;&lt;authors&gt;&lt;author&gt;Pool, Eva&lt;/author&gt;&lt;author&gt;Brosch, Tobias&lt;/author&gt;&lt;author&gt;Delplanque, Sylvain&lt;/author&gt;&lt;author&gt;Sander, David&lt;/author&gt;&lt;/authors&gt;&lt;/contributors&gt;&lt;auth-address&gt;Department of Psychology, FPSE, University of Geneva.&lt;/auth-address&gt;&lt;titles&gt;&lt;title&gt;Attentional Bias for Positive Emotional Stimuli: A Meta-Analytic Investigation&lt;/title&gt;&lt;secondary-title&gt;Psychological Bulletin&lt;/secondary-title&gt;&lt;alt-title&gt;Psychological bulletin&lt;/alt-title&gt;&lt;/titles&gt;&lt;periodical&gt;&lt;full-title&gt;Psychological Bulletin&lt;/full-title&gt;&lt;/periodical&gt;&lt;alt-periodical&gt;&lt;full-title&gt;Psychological Bulletin&lt;/full-title&gt;&lt;/alt-periodical&gt;&lt;pages&gt;79-106&lt;/pages&gt;&lt;volume&gt;142&lt;/volume&gt;&lt;number&gt;1&lt;/number&gt;&lt;dates&gt;&lt;year&gt;2016&lt;/year&gt;&lt;pub-dates&gt;&lt;date&gt;Jan&lt;/date&gt;&lt;/pub-dates&gt;&lt;/dates&gt;&lt;pub-location&gt;US&lt;/pub-location&gt;&lt;publisher&gt;American Psychological Association&lt;/publisher&gt;&lt;isbn&gt;1939-1455(Electronic);0033-2909(Print)&lt;/isbn&gt;&lt;accession-num&gt;26390266&lt;/accession-num&gt;&lt;urls&gt;&lt;related-urls&gt;&lt;url&gt;http://www.ncbi.nlm.nih.gov/pubmed/26390266&lt;/url&gt;&lt;/related-urls&gt;&lt;/urls&gt;&lt;electronic-resource-num&gt;10.1037/bul0000026&lt;/electronic-resource-num&gt;&lt;/record&gt;&lt;/Cite&gt;&lt;/EndNote&gt;</w:instrText>
      </w:r>
      <w:r>
        <w:rPr>
          <w:rFonts w:eastAsia="SimSun" w:cs="Times New Roman"/>
          <w:sz w:val="24"/>
          <w:szCs w:val="24"/>
        </w:rPr>
        <w:fldChar w:fldCharType="separate"/>
      </w:r>
      <w:r>
        <w:rPr>
          <w:rFonts w:eastAsia="SimSun" w:cs="Times New Roman"/>
          <w:noProof/>
          <w:sz w:val="24"/>
          <w:szCs w:val="24"/>
        </w:rPr>
        <w:t>(</w:t>
      </w:r>
      <w:hyperlink w:anchor="_ENREF_22" w:tooltip="Pool, 2016 #8368" w:history="1">
        <w:r w:rsidR="00312133">
          <w:rPr>
            <w:rFonts w:eastAsia="SimSun" w:cs="Times New Roman"/>
            <w:noProof/>
            <w:sz w:val="24"/>
            <w:szCs w:val="24"/>
          </w:rPr>
          <w:t>Pool, Brosch, Delplanque, &amp; Sander, 2016</w:t>
        </w:r>
      </w:hyperlink>
      <w:r>
        <w:rPr>
          <w:rFonts w:eastAsia="SimSun" w:cs="Times New Roman"/>
          <w:noProof/>
          <w:sz w:val="24"/>
          <w:szCs w:val="24"/>
        </w:rPr>
        <w:t>)</w:t>
      </w:r>
      <w:r>
        <w:rPr>
          <w:rFonts w:eastAsia="SimSun" w:cs="Times New Roman"/>
          <w:sz w:val="24"/>
          <w:szCs w:val="24"/>
        </w:rPr>
        <w:fldChar w:fldCharType="end"/>
      </w:r>
      <w:r>
        <w:rPr>
          <w:rFonts w:eastAsia="SimSun" w:cs="Times New Roman"/>
          <w:sz w:val="24"/>
          <w:szCs w:val="24"/>
        </w:rPr>
        <w:t xml:space="preserve">. </w:t>
      </w:r>
      <w:r w:rsidR="000C6ABD">
        <w:rPr>
          <w:rFonts w:eastAsia="SimSun" w:cs="Times New Roman"/>
          <w:sz w:val="24"/>
          <w:szCs w:val="24"/>
        </w:rPr>
        <w:t xml:space="preserve">Given that our paradigm used association task, there was no direct threatening </w:t>
      </w:r>
      <w:r w:rsidR="00767CD5">
        <w:rPr>
          <w:rFonts w:eastAsia="SimSun" w:cs="Times New Roman"/>
          <w:sz w:val="24"/>
          <w:szCs w:val="24"/>
        </w:rPr>
        <w:t>information</w:t>
      </w:r>
      <w:r w:rsidR="000C6ABD">
        <w:rPr>
          <w:rFonts w:eastAsia="SimSun" w:cs="Times New Roman"/>
          <w:sz w:val="24"/>
          <w:szCs w:val="24"/>
        </w:rPr>
        <w:t>.</w:t>
      </w:r>
      <w:r w:rsidR="00D151CB">
        <w:rPr>
          <w:rFonts w:eastAsia="SimSun" w:cs="Times New Roman"/>
          <w:sz w:val="24"/>
          <w:szCs w:val="24"/>
        </w:rPr>
        <w:t xml:space="preserve"> </w:t>
      </w:r>
      <w:r w:rsidR="00351B8E">
        <w:rPr>
          <w:rFonts w:eastAsia="SimSun" w:cs="Times New Roman"/>
          <w:sz w:val="24"/>
          <w:szCs w:val="24"/>
        </w:rPr>
        <w:t xml:space="preserve">Given that this is no rewarding or punishment in both positive or negative association, the positive bias may reflect an intrinsic, self-referential process.  We </w:t>
      </w:r>
      <w:r w:rsidR="00D24E3D">
        <w:rPr>
          <w:rFonts w:eastAsia="SimSun" w:cs="Times New Roman"/>
          <w:sz w:val="24"/>
          <w:szCs w:val="24"/>
        </w:rPr>
        <w:t xml:space="preserve">examined </w:t>
      </w:r>
      <w:r w:rsidR="00351B8E">
        <w:rPr>
          <w:rFonts w:eastAsia="SimSun" w:cs="Times New Roman"/>
          <w:sz w:val="24"/>
          <w:szCs w:val="24"/>
        </w:rPr>
        <w:t xml:space="preserve">this </w:t>
      </w:r>
      <w:r w:rsidR="00767CD5">
        <w:rPr>
          <w:rFonts w:eastAsia="SimSun" w:cs="Times New Roman"/>
          <w:sz w:val="24"/>
          <w:szCs w:val="24"/>
        </w:rPr>
        <w:t>hypothes</w:t>
      </w:r>
      <w:r w:rsidR="00D24E3D">
        <w:rPr>
          <w:rFonts w:eastAsia="SimSun" w:cs="Times New Roman"/>
          <w:sz w:val="24"/>
          <w:szCs w:val="24"/>
        </w:rPr>
        <w:t>i</w:t>
      </w:r>
      <w:r w:rsidR="00767CD5">
        <w:rPr>
          <w:rFonts w:eastAsia="SimSun" w:cs="Times New Roman"/>
          <w:sz w:val="24"/>
          <w:szCs w:val="24"/>
        </w:rPr>
        <w:t>s</w:t>
      </w:r>
      <w:r w:rsidR="00351B8E">
        <w:rPr>
          <w:rFonts w:eastAsia="SimSun" w:cs="Times New Roman"/>
          <w:sz w:val="24"/>
          <w:szCs w:val="24"/>
        </w:rPr>
        <w:t xml:space="preserve"> in study 3</w:t>
      </w:r>
      <w:r w:rsidR="00B84881">
        <w:rPr>
          <w:rFonts w:eastAsia="SimSun" w:cs="Times New Roman"/>
          <w:sz w:val="24"/>
          <w:szCs w:val="24"/>
        </w:rPr>
        <w:t xml:space="preserve">. </w:t>
      </w:r>
    </w:p>
    <w:p w14:paraId="692618F9" w14:textId="27AE5660" w:rsidR="00D151CB" w:rsidRDefault="00B84881" w:rsidP="00B84881">
      <w:pPr>
        <w:pStyle w:val="Heading2"/>
        <w:jc w:val="center"/>
        <w:rPr>
          <w:rFonts w:ascii="Times New Roman" w:eastAsia="SimSun" w:hAnsi="Times New Roman" w:cs="Times New Roman"/>
          <w:sz w:val="24"/>
          <w:szCs w:val="24"/>
        </w:rPr>
      </w:pPr>
      <w:del w:id="213" w:author="Hu, C-P" w:date="2019-03-26T08:28:00Z">
        <w:r w:rsidDel="000349CB">
          <w:rPr>
            <w:rFonts w:ascii="Times New Roman" w:eastAsia="SimSun" w:hAnsi="Times New Roman" w:cs="Times New Roman"/>
            <w:sz w:val="24"/>
            <w:szCs w:val="24"/>
          </w:rPr>
          <w:delText xml:space="preserve">Study </w:delText>
        </w:r>
      </w:del>
      <w:ins w:id="214" w:author="Hu, C-P" w:date="2019-03-26T08:28:00Z">
        <w:r w:rsidR="000349CB">
          <w:rPr>
            <w:rFonts w:ascii="Times New Roman" w:eastAsia="SimSun" w:hAnsi="Times New Roman" w:cs="Times New Roman"/>
            <w:sz w:val="24"/>
            <w:szCs w:val="24"/>
          </w:rPr>
          <w:t xml:space="preserve">Experiment </w:t>
        </w:r>
      </w:ins>
      <w:r>
        <w:rPr>
          <w:rFonts w:ascii="Times New Roman" w:eastAsia="SimSun" w:hAnsi="Times New Roman" w:cs="Times New Roman"/>
          <w:sz w:val="24"/>
          <w:szCs w:val="24"/>
        </w:rPr>
        <w:t>3</w:t>
      </w:r>
      <w:del w:id="215" w:author="Hu, C-P" w:date="2019-04-15T09:02:00Z">
        <w:r w:rsidR="00E369F1" w:rsidDel="00475B6B">
          <w:rPr>
            <w:rFonts w:ascii="Times New Roman" w:eastAsia="SimSun" w:hAnsi="Times New Roman" w:cs="Times New Roman"/>
            <w:sz w:val="24"/>
            <w:szCs w:val="24"/>
          </w:rPr>
          <w:delText xml:space="preserve"> </w:delText>
        </w:r>
      </w:del>
      <w:r w:rsidR="00E369F1">
        <w:rPr>
          <w:rFonts w:ascii="Times New Roman" w:eastAsia="SimSun" w:hAnsi="Times New Roman" w:cs="Times New Roman"/>
          <w:sz w:val="24"/>
          <w:szCs w:val="24"/>
        </w:rPr>
        <w:t>a</w:t>
      </w:r>
      <w:ins w:id="216" w:author="Hu, C-P" w:date="2019-04-15T09:02:00Z">
        <w:r w:rsidR="00FB76A5">
          <w:rPr>
            <w:rFonts w:ascii="Times New Roman" w:eastAsia="SimSun" w:hAnsi="Times New Roman" w:cs="Times New Roman"/>
            <w:sz w:val="24"/>
            <w:szCs w:val="24"/>
          </w:rPr>
          <w:t xml:space="preserve">: valenced-self </w:t>
        </w:r>
      </w:ins>
      <w:ins w:id="217" w:author="Hu, C-P" w:date="2019-04-15T09:03:00Z">
        <w:r w:rsidR="00FB76A5">
          <w:rPr>
            <w:rFonts w:ascii="Times New Roman" w:eastAsia="SimSun" w:hAnsi="Times New Roman" w:cs="Times New Roman"/>
            <w:sz w:val="24"/>
            <w:szCs w:val="24"/>
          </w:rPr>
          <w:t xml:space="preserve">and </w:t>
        </w:r>
      </w:ins>
      <w:ins w:id="218" w:author="Hu, C-P" w:date="2019-04-15T09:02:00Z">
        <w:r w:rsidR="00FB76A5">
          <w:rPr>
            <w:rFonts w:ascii="Times New Roman" w:eastAsia="SimSun" w:hAnsi="Times New Roman" w:cs="Times New Roman"/>
            <w:sz w:val="24"/>
            <w:szCs w:val="24"/>
          </w:rPr>
          <w:t>other</w:t>
        </w:r>
      </w:ins>
      <w:ins w:id="219" w:author="Hu, C-P" w:date="2019-04-15T09:03:00Z">
        <w:r w:rsidR="00FB76A5">
          <w:rPr>
            <w:rFonts w:ascii="Times New Roman" w:eastAsia="SimSun" w:hAnsi="Times New Roman" w:cs="Times New Roman"/>
            <w:sz w:val="24"/>
            <w:szCs w:val="24"/>
          </w:rPr>
          <w:t xml:space="preserve"> (together)</w:t>
        </w:r>
      </w:ins>
    </w:p>
    <w:p w14:paraId="339E8986" w14:textId="336A3010" w:rsidR="00B84881" w:rsidRPr="00D91369" w:rsidRDefault="009E72B9" w:rsidP="009E72B9">
      <w:pPr>
        <w:spacing w:line="480" w:lineRule="auto"/>
        <w:rPr>
          <w:sz w:val="24"/>
          <w:szCs w:val="24"/>
        </w:rPr>
      </w:pPr>
      <w:r>
        <w:tab/>
      </w:r>
      <w:r w:rsidRPr="00D91369">
        <w:rPr>
          <w:sz w:val="24"/>
          <w:szCs w:val="24"/>
        </w:rPr>
        <w:t xml:space="preserve">To examine the modulation effect of positive valence was an intrinsic, self-referential process, we designed study 3. In this study, moral valence was assigned to both self and </w:t>
      </w:r>
      <w:ins w:id="220" w:author="Hu, C-P" w:date="2018-11-05T07:52:00Z">
        <w:r w:rsidR="00460788">
          <w:rPr>
            <w:sz w:val="24"/>
            <w:szCs w:val="24"/>
          </w:rPr>
          <w:t>a strange</w:t>
        </w:r>
      </w:ins>
      <w:ins w:id="221" w:author="Hu, C-P" w:date="2018-11-05T07:53:00Z">
        <w:r w:rsidR="00460788">
          <w:rPr>
            <w:sz w:val="24"/>
            <w:szCs w:val="24"/>
          </w:rPr>
          <w:t>r</w:t>
        </w:r>
      </w:ins>
      <w:r w:rsidRPr="00D91369">
        <w:rPr>
          <w:sz w:val="24"/>
          <w:szCs w:val="24"/>
        </w:rPr>
        <w:t>. We hypothesize</w:t>
      </w:r>
      <w:r w:rsidR="00460788">
        <w:rPr>
          <w:sz w:val="24"/>
          <w:szCs w:val="24"/>
        </w:rPr>
        <w:t>d</w:t>
      </w:r>
      <w:r w:rsidRPr="00D91369">
        <w:rPr>
          <w:sz w:val="24"/>
          <w:szCs w:val="24"/>
        </w:rPr>
        <w:t xml:space="preserve"> that the modulation effect of moral valence will be stronger for </w:t>
      </w:r>
      <w:r w:rsidR="00460788">
        <w:rPr>
          <w:sz w:val="24"/>
          <w:szCs w:val="24"/>
        </w:rPr>
        <w:t xml:space="preserve">the </w:t>
      </w:r>
      <w:r w:rsidRPr="00D91369">
        <w:rPr>
          <w:sz w:val="24"/>
          <w:szCs w:val="24"/>
        </w:rPr>
        <w:t>self than for</w:t>
      </w:r>
      <w:r w:rsidR="00460788">
        <w:rPr>
          <w:sz w:val="24"/>
          <w:szCs w:val="24"/>
        </w:rPr>
        <w:t xml:space="preserve"> a stranger</w:t>
      </w:r>
      <w:r w:rsidRPr="00D91369">
        <w:rPr>
          <w:sz w:val="24"/>
          <w:szCs w:val="24"/>
        </w:rPr>
        <w:t>.</w:t>
      </w:r>
    </w:p>
    <w:p w14:paraId="7599067C" w14:textId="7A4F2209" w:rsidR="00D151CB" w:rsidRPr="00E52E54" w:rsidRDefault="00D151CB" w:rsidP="008122F4">
      <w:pPr>
        <w:pStyle w:val="Heading3"/>
        <w:ind w:firstLine="720"/>
        <w:jc w:val="left"/>
        <w:rPr>
          <w:rFonts w:eastAsia="SimSun" w:cs="Times New Roman"/>
          <w:sz w:val="24"/>
          <w:szCs w:val="24"/>
        </w:rPr>
      </w:pPr>
      <w:r w:rsidRPr="00E52E54">
        <w:rPr>
          <w:rFonts w:eastAsia="SimSun" w:cs="Times New Roman"/>
          <w:sz w:val="24"/>
          <w:szCs w:val="24"/>
        </w:rPr>
        <w:t>Method</w:t>
      </w:r>
      <w:r w:rsidR="00B84881">
        <w:rPr>
          <w:rFonts w:eastAsia="SimSun" w:cs="Times New Roman"/>
          <w:sz w:val="24"/>
          <w:szCs w:val="24"/>
        </w:rPr>
        <w:t xml:space="preserve">. </w:t>
      </w:r>
    </w:p>
    <w:p w14:paraId="0A9AB0D2" w14:textId="37571ECC" w:rsidR="00D151CB" w:rsidRDefault="00D151CB" w:rsidP="00E026D2">
      <w:pPr>
        <w:spacing w:line="480" w:lineRule="auto"/>
        <w:ind w:firstLine="720"/>
        <w:rPr>
          <w:rFonts w:eastAsia="SimSun" w:cs="Times New Roman"/>
          <w:sz w:val="24"/>
          <w:szCs w:val="24"/>
        </w:rPr>
      </w:pPr>
      <w:r w:rsidRPr="00B84881">
        <w:rPr>
          <w:rFonts w:eastAsia="SimSun" w:cs="Times New Roman"/>
          <w:b/>
          <w:sz w:val="24"/>
          <w:szCs w:val="24"/>
        </w:rPr>
        <w:t>Participants</w:t>
      </w:r>
      <w:r w:rsidR="003D4083">
        <w:rPr>
          <w:rFonts w:eastAsia="SimSun" w:cs="Times New Roman" w:hint="eastAsia"/>
          <w:b/>
          <w:sz w:val="24"/>
          <w:szCs w:val="24"/>
        </w:rPr>
        <w:t>.</w:t>
      </w:r>
      <w:r w:rsidR="003D4083">
        <w:rPr>
          <w:rFonts w:eastAsia="SimSun" w:cs="Times New Roman" w:hint="eastAsia"/>
          <w:b/>
          <w:sz w:val="24"/>
          <w:szCs w:val="24"/>
        </w:rPr>
        <w:tab/>
      </w:r>
      <w:r w:rsidR="00BC7525">
        <w:rPr>
          <w:rFonts w:eastAsia="SimSun" w:cs="Times New Roman"/>
          <w:sz w:val="24"/>
          <w:szCs w:val="24"/>
        </w:rPr>
        <w:t>38</w:t>
      </w:r>
      <w:r w:rsidRPr="00E52E54">
        <w:rPr>
          <w:rFonts w:eastAsia="SimSun" w:cs="Times New Roman"/>
          <w:sz w:val="24"/>
          <w:szCs w:val="24"/>
        </w:rPr>
        <w:t xml:space="preserve"> college students (1</w:t>
      </w:r>
      <w:r w:rsidR="00BC7525">
        <w:rPr>
          <w:rFonts w:eastAsia="SimSun" w:cs="Times New Roman"/>
          <w:sz w:val="24"/>
          <w:szCs w:val="24"/>
        </w:rPr>
        <w:t>6</w:t>
      </w:r>
      <w:r w:rsidRPr="00E52E54">
        <w:rPr>
          <w:rFonts w:eastAsia="SimSun" w:cs="Times New Roman"/>
          <w:sz w:val="24"/>
          <w:szCs w:val="24"/>
        </w:rPr>
        <w:t xml:space="preserve"> females; 19 to 26 years of age, M = 2</w:t>
      </w:r>
      <w:r w:rsidR="00BC7525">
        <w:rPr>
          <w:rFonts w:eastAsia="SimSun" w:cs="Times New Roman"/>
          <w:sz w:val="24"/>
          <w:szCs w:val="24"/>
        </w:rPr>
        <w:t>2.03</w:t>
      </w:r>
      <w:r w:rsidR="00780D41">
        <w:rPr>
          <w:rFonts w:eastAsia="SimSun" w:cs="Times New Roman"/>
          <w:sz w:val="24"/>
          <w:szCs w:val="24"/>
        </w:rPr>
        <w:t xml:space="preserve">, </w:t>
      </w:r>
      <w:r w:rsidR="00780D41" w:rsidRPr="009F4E68">
        <w:rPr>
          <w:rFonts w:cs="Times New Roman"/>
          <w:sz w:val="24"/>
          <w:szCs w:val="24"/>
        </w:rPr>
        <w:t>s</w:t>
      </w:r>
      <w:r w:rsidR="00780D41">
        <w:rPr>
          <w:rFonts w:cs="Times New Roman"/>
          <w:sz w:val="24"/>
          <w:szCs w:val="24"/>
        </w:rPr>
        <w:t>.</w:t>
      </w:r>
      <w:r w:rsidR="00780D41" w:rsidRPr="009F4E68">
        <w:rPr>
          <w:rFonts w:cs="Times New Roman"/>
          <w:sz w:val="24"/>
          <w:szCs w:val="24"/>
        </w:rPr>
        <w:t>d</w:t>
      </w:r>
      <w:r w:rsidR="00780D41">
        <w:rPr>
          <w:rFonts w:cs="Times New Roman"/>
          <w:sz w:val="24"/>
          <w:szCs w:val="24"/>
        </w:rPr>
        <w:t>.</w:t>
      </w:r>
      <w:r w:rsidR="00780D41" w:rsidRPr="009F4E68">
        <w:rPr>
          <w:rFonts w:cs="Times New Roman"/>
          <w:sz w:val="24"/>
          <w:szCs w:val="24"/>
        </w:rPr>
        <w:t xml:space="preserve"> = </w:t>
      </w:r>
      <w:r w:rsidRPr="00E52E54">
        <w:rPr>
          <w:rFonts w:eastAsia="SimSun" w:cs="Times New Roman"/>
          <w:sz w:val="24"/>
          <w:szCs w:val="24"/>
        </w:rPr>
        <w:t>2.</w:t>
      </w:r>
      <w:r w:rsidR="00BC7525">
        <w:rPr>
          <w:rFonts w:eastAsia="SimSun" w:cs="Times New Roman"/>
          <w:sz w:val="24"/>
          <w:szCs w:val="24"/>
        </w:rPr>
        <w:t>16</w:t>
      </w:r>
      <w:r w:rsidRPr="00E52E54">
        <w:rPr>
          <w:rFonts w:eastAsia="SimSun" w:cs="Times New Roman"/>
          <w:sz w:val="24"/>
          <w:szCs w:val="24"/>
        </w:rPr>
        <w:t xml:space="preserve">) participated in </w:t>
      </w:r>
      <w:r w:rsidR="003D4083">
        <w:rPr>
          <w:rFonts w:eastAsia="SimSun" w:cs="Times New Roman"/>
          <w:sz w:val="24"/>
          <w:szCs w:val="24"/>
        </w:rPr>
        <w:t>study</w:t>
      </w:r>
      <w:r w:rsidRPr="00E52E54">
        <w:rPr>
          <w:rFonts w:eastAsia="SimSun" w:cs="Times New Roman"/>
          <w:sz w:val="24"/>
          <w:szCs w:val="24"/>
        </w:rPr>
        <w:t xml:space="preserve"> 3. All participants were right-handed, and all had </w:t>
      </w:r>
      <w:del w:id="222" w:author="Hu, C-P" w:date="2019-03-26T08:46:00Z">
        <w:r w:rsidRPr="00E52E54" w:rsidDel="00E01150">
          <w:rPr>
            <w:rFonts w:eastAsia="SimSun" w:cs="Times New Roman"/>
            <w:sz w:val="24"/>
            <w:szCs w:val="24"/>
          </w:rPr>
          <w:delText>normal</w:delText>
        </w:r>
      </w:del>
      <w:ins w:id="223" w:author="Hu, C-P" w:date="2019-03-26T08:46:00Z">
        <w:r w:rsidR="00E01150">
          <w:rPr>
            <w:rFonts w:eastAsia="SimSun" w:cs="Times New Roman"/>
            <w:sz w:val="24"/>
            <w:szCs w:val="24"/>
          </w:rPr>
          <w:t>neutral</w:t>
        </w:r>
      </w:ins>
      <w:r w:rsidRPr="00E52E54">
        <w:rPr>
          <w:rFonts w:eastAsia="SimSun" w:cs="Times New Roman"/>
          <w:sz w:val="24"/>
          <w:szCs w:val="24"/>
        </w:rPr>
        <w:t xml:space="preserve"> or corrected-to-</w:t>
      </w:r>
      <w:del w:id="224" w:author="Hu, C-P" w:date="2019-03-26T08:46:00Z">
        <w:r w:rsidRPr="00E52E54" w:rsidDel="00E01150">
          <w:rPr>
            <w:rFonts w:eastAsia="SimSun" w:cs="Times New Roman"/>
            <w:sz w:val="24"/>
            <w:szCs w:val="24"/>
          </w:rPr>
          <w:delText>normal</w:delText>
        </w:r>
      </w:del>
      <w:ins w:id="225" w:author="Hu, C-P" w:date="2019-03-26T08:46:00Z">
        <w:r w:rsidR="00E01150">
          <w:rPr>
            <w:rFonts w:eastAsia="SimSun" w:cs="Times New Roman"/>
            <w:sz w:val="24"/>
            <w:szCs w:val="24"/>
          </w:rPr>
          <w:t>neutral</w:t>
        </w:r>
      </w:ins>
      <w:r w:rsidRPr="00E52E54">
        <w:rPr>
          <w:rFonts w:eastAsia="SimSun" w:cs="Times New Roman"/>
          <w:sz w:val="24"/>
          <w:szCs w:val="24"/>
        </w:rPr>
        <w:t xml:space="preserve"> vision. Informed consent was obtained from all participants prior to the experiment according to procedures approved by a local ethics committee. One female participant’s data was excluded from analysis because </w:t>
      </w:r>
      <w:r w:rsidR="00A85259">
        <w:rPr>
          <w:rFonts w:eastAsia="SimSun" w:cs="Times New Roman"/>
          <w:sz w:val="24"/>
          <w:szCs w:val="24"/>
        </w:rPr>
        <w:t xml:space="preserve">less than 60% overall </w:t>
      </w:r>
      <w:r w:rsidRPr="00E52E54">
        <w:rPr>
          <w:rFonts w:eastAsia="SimSun" w:cs="Times New Roman"/>
          <w:sz w:val="24"/>
          <w:szCs w:val="24"/>
        </w:rPr>
        <w:t xml:space="preserve">accuracy, </w:t>
      </w:r>
      <w:r w:rsidR="00BC7525">
        <w:rPr>
          <w:rFonts w:eastAsia="SimSun" w:cs="Times New Roman"/>
          <w:sz w:val="24"/>
          <w:szCs w:val="24"/>
        </w:rPr>
        <w:t xml:space="preserve">another </w:t>
      </w:r>
      <w:r w:rsidRPr="00E52E54">
        <w:rPr>
          <w:rFonts w:eastAsia="SimSun" w:cs="Times New Roman"/>
          <w:sz w:val="24"/>
          <w:szCs w:val="24"/>
        </w:rPr>
        <w:t>one female and one male student did not finish the experiment</w:t>
      </w:r>
      <w:r>
        <w:rPr>
          <w:rFonts w:eastAsia="SimSun" w:cs="Times New Roman"/>
          <w:sz w:val="24"/>
          <w:szCs w:val="24"/>
        </w:rPr>
        <w:t xml:space="preserve">. The final data was </w:t>
      </w:r>
      <w:r w:rsidR="00BC7525">
        <w:rPr>
          <w:rFonts w:eastAsia="SimSun" w:cs="Times New Roman"/>
          <w:sz w:val="24"/>
          <w:szCs w:val="24"/>
        </w:rPr>
        <w:t>35</w:t>
      </w:r>
      <w:r>
        <w:rPr>
          <w:rFonts w:eastAsia="SimSun" w:cs="Times New Roman"/>
          <w:sz w:val="24"/>
          <w:szCs w:val="24"/>
        </w:rPr>
        <w:t xml:space="preserve"> subjects, with age of </w:t>
      </w:r>
      <w:r w:rsidR="009039CB">
        <w:rPr>
          <w:rFonts w:eastAsia="SimSun" w:cs="Times New Roman"/>
          <w:sz w:val="24"/>
          <w:szCs w:val="24"/>
        </w:rPr>
        <w:t>22.17 ± 2.13</w:t>
      </w:r>
      <w:r w:rsidRPr="00E52E54">
        <w:rPr>
          <w:rFonts w:eastAsia="SimSun" w:cs="Times New Roman"/>
          <w:sz w:val="24"/>
          <w:szCs w:val="24"/>
        </w:rPr>
        <w:t>.</w:t>
      </w:r>
    </w:p>
    <w:p w14:paraId="6B7E1FCF" w14:textId="12DA275D" w:rsidR="00D151CB" w:rsidRPr="00BA6982" w:rsidRDefault="003D4083" w:rsidP="00E026D2">
      <w:pPr>
        <w:spacing w:line="480" w:lineRule="auto"/>
        <w:ind w:firstLine="720"/>
        <w:rPr>
          <w:rFonts w:cs="Times New Roman"/>
          <w:sz w:val="24"/>
          <w:szCs w:val="24"/>
        </w:rPr>
      </w:pPr>
      <w:r w:rsidRPr="003D4083">
        <w:rPr>
          <w:rFonts w:eastAsia="SimSun" w:cs="Times New Roman"/>
          <w:b/>
          <w:sz w:val="24"/>
          <w:szCs w:val="24"/>
        </w:rPr>
        <w:t>Design.</w:t>
      </w:r>
      <w:r>
        <w:rPr>
          <w:rFonts w:eastAsia="SimSun" w:cs="Times New Roman"/>
          <w:sz w:val="24"/>
          <w:szCs w:val="24"/>
        </w:rPr>
        <w:tab/>
      </w:r>
      <w:r w:rsidR="00125953">
        <w:rPr>
          <w:rFonts w:eastAsia="SimSun" w:cs="Times New Roman"/>
          <w:sz w:val="24"/>
          <w:szCs w:val="24"/>
        </w:rPr>
        <w:t>S</w:t>
      </w:r>
      <w:r>
        <w:rPr>
          <w:rFonts w:eastAsia="SimSun" w:cs="Times New Roman"/>
          <w:sz w:val="24"/>
          <w:szCs w:val="24"/>
        </w:rPr>
        <w:t>tudy</w:t>
      </w:r>
      <w:r w:rsidR="00D151CB" w:rsidRPr="00BA6982">
        <w:rPr>
          <w:rFonts w:eastAsia="SimSun" w:cs="Times New Roman"/>
          <w:sz w:val="24"/>
          <w:szCs w:val="24"/>
        </w:rPr>
        <w:t xml:space="preserve"> 3 added the </w:t>
      </w:r>
      <w:r w:rsidR="00D151CB">
        <w:rPr>
          <w:rFonts w:eastAsia="SimSun" w:cs="Times New Roman"/>
          <w:sz w:val="24"/>
          <w:szCs w:val="24"/>
        </w:rPr>
        <w:t xml:space="preserve">combined moral </w:t>
      </w:r>
      <w:r>
        <w:rPr>
          <w:rFonts w:eastAsia="SimSun" w:cs="Times New Roman"/>
          <w:sz w:val="24"/>
          <w:szCs w:val="24"/>
        </w:rPr>
        <w:t>valence</w:t>
      </w:r>
      <w:r w:rsidR="00D151CB">
        <w:rPr>
          <w:rFonts w:eastAsia="SimSun" w:cs="Times New Roman"/>
          <w:sz w:val="24"/>
          <w:szCs w:val="24"/>
        </w:rPr>
        <w:t xml:space="preserve"> with s</w:t>
      </w:r>
      <w:r w:rsidR="00D151CB" w:rsidRPr="00BA6982">
        <w:rPr>
          <w:rFonts w:eastAsia="SimSun" w:cs="Times New Roman"/>
          <w:sz w:val="24"/>
          <w:szCs w:val="24"/>
        </w:rPr>
        <w:t>elf-</w:t>
      </w:r>
      <w:r w:rsidR="00D24E3D">
        <w:rPr>
          <w:rFonts w:eastAsia="SimSun" w:cs="Times New Roman"/>
          <w:sz w:val="24"/>
          <w:szCs w:val="24"/>
        </w:rPr>
        <w:t>relevance</w:t>
      </w:r>
      <w:r w:rsidR="00D151CB" w:rsidRPr="00BA6982">
        <w:rPr>
          <w:rFonts w:eastAsia="SimSun" w:cs="Times New Roman"/>
          <w:sz w:val="24"/>
          <w:szCs w:val="24"/>
        </w:rPr>
        <w:t xml:space="preserve">, hence the experiment </w:t>
      </w:r>
      <w:del w:id="226" w:author="Hu, C-P" w:date="2018-11-06T07:32:00Z">
        <w:r w:rsidR="00D151CB" w:rsidRPr="00BA6982" w:rsidDel="001462B3">
          <w:rPr>
            <w:rFonts w:eastAsia="SimSun" w:cs="Times New Roman"/>
            <w:sz w:val="24"/>
            <w:szCs w:val="24"/>
          </w:rPr>
          <w:delText>was</w:delText>
        </w:r>
      </w:del>
      <w:ins w:id="227" w:author="Hu, C-P" w:date="2018-11-06T07:32:00Z">
        <w:r w:rsidR="001462B3">
          <w:rPr>
            <w:rFonts w:eastAsia="SimSun" w:cs="Times New Roman"/>
            <w:sz w:val="24"/>
            <w:szCs w:val="24"/>
          </w:rPr>
          <w:t xml:space="preserve">has a </w:t>
        </w:r>
      </w:ins>
      <w:del w:id="228" w:author="Hu, C-P" w:date="2018-11-06T07:32:00Z">
        <w:r w:rsidR="00D151CB" w:rsidRPr="00BA6982" w:rsidDel="001462B3">
          <w:rPr>
            <w:rFonts w:eastAsia="SimSun" w:cs="Times New Roman"/>
            <w:sz w:val="24"/>
            <w:szCs w:val="24"/>
          </w:rPr>
          <w:delText xml:space="preserve"> </w:delText>
        </w:r>
      </w:del>
      <w:ins w:id="229" w:author="Hu, C-P" w:date="2018-11-06T07:32:00Z">
        <w:r w:rsidR="001462B3" w:rsidRPr="00BA6982">
          <w:rPr>
            <w:rFonts w:eastAsia="SimSun" w:cs="Times New Roman"/>
            <w:sz w:val="24"/>
            <w:szCs w:val="24"/>
          </w:rPr>
          <w:t xml:space="preserve"> </w:t>
        </w:r>
      </w:ins>
      <w:r w:rsidR="00D151CB" w:rsidRPr="00BA6982">
        <w:rPr>
          <w:rFonts w:cs="Times New Roman"/>
          <w:sz w:val="24"/>
          <w:szCs w:val="24"/>
        </w:rPr>
        <w:t>2</w:t>
      </w:r>
      <w:ins w:id="230" w:author="Hu, C-P" w:date="2018-11-06T07:32:00Z">
        <w:r w:rsidR="001462B3">
          <w:rPr>
            <w:rFonts w:cs="Times New Roman"/>
            <w:sz w:val="24"/>
            <w:szCs w:val="24"/>
          </w:rPr>
          <w:t xml:space="preserve"> </w:t>
        </w:r>
      </w:ins>
      <w:r w:rsidR="00D151CB" w:rsidRPr="00BA6982">
        <w:rPr>
          <w:rFonts w:eastAsia="SimSun" w:cs="Times New Roman"/>
          <w:sz w:val="24"/>
          <w:szCs w:val="24"/>
        </w:rPr>
        <w:t>×</w:t>
      </w:r>
      <w:r w:rsidR="00D151CB" w:rsidRPr="00BA6982">
        <w:rPr>
          <w:rFonts w:cs="Times New Roman" w:hint="eastAsia"/>
          <w:sz w:val="24"/>
          <w:szCs w:val="24"/>
        </w:rPr>
        <w:t xml:space="preserve"> </w:t>
      </w:r>
      <w:r w:rsidR="00D151CB" w:rsidRPr="00BA6982">
        <w:rPr>
          <w:rFonts w:cs="Times New Roman"/>
          <w:sz w:val="24"/>
          <w:szCs w:val="24"/>
        </w:rPr>
        <w:t>3</w:t>
      </w:r>
      <w:ins w:id="231" w:author="Hu, C-P" w:date="2018-11-06T07:32:00Z">
        <w:r w:rsidR="001462B3">
          <w:rPr>
            <w:rFonts w:cs="Times New Roman"/>
            <w:sz w:val="24"/>
            <w:szCs w:val="24"/>
          </w:rPr>
          <w:t xml:space="preserve"> </w:t>
        </w:r>
      </w:ins>
      <w:r w:rsidR="00D151CB" w:rsidRPr="00BA6982">
        <w:rPr>
          <w:rFonts w:eastAsia="SimSun" w:cs="Times New Roman"/>
          <w:sz w:val="24"/>
          <w:szCs w:val="24"/>
        </w:rPr>
        <w:t>×</w:t>
      </w:r>
      <w:r w:rsidR="00D151CB" w:rsidRPr="00BA6982">
        <w:rPr>
          <w:rFonts w:cs="Times New Roman" w:hint="eastAsia"/>
          <w:sz w:val="24"/>
          <w:szCs w:val="24"/>
        </w:rPr>
        <w:t xml:space="preserve"> </w:t>
      </w:r>
      <w:r w:rsidR="00D151CB" w:rsidRPr="00BA6982">
        <w:rPr>
          <w:rFonts w:cs="Times New Roman"/>
          <w:sz w:val="24"/>
          <w:szCs w:val="24"/>
        </w:rPr>
        <w:t>2 within-subject design. The first variable was self-</w:t>
      </w:r>
      <w:r w:rsidR="00ED7A28">
        <w:rPr>
          <w:rFonts w:cs="Times New Roman"/>
          <w:sz w:val="24"/>
          <w:szCs w:val="24"/>
        </w:rPr>
        <w:t>relevance</w:t>
      </w:r>
      <w:r w:rsidR="00D151CB" w:rsidRPr="00BA6982">
        <w:rPr>
          <w:rFonts w:cs="Times New Roman"/>
          <w:sz w:val="24"/>
          <w:szCs w:val="24"/>
        </w:rPr>
        <w:t xml:space="preserve">, include </w:t>
      </w:r>
      <w:r w:rsidR="000255F6">
        <w:rPr>
          <w:rFonts w:cs="Times New Roman"/>
          <w:sz w:val="24"/>
          <w:szCs w:val="24"/>
        </w:rPr>
        <w:t xml:space="preserve">two levels: </w:t>
      </w:r>
      <w:r w:rsidR="00D151CB" w:rsidRPr="00BA6982">
        <w:rPr>
          <w:rFonts w:cs="Times New Roman"/>
          <w:sz w:val="24"/>
          <w:szCs w:val="24"/>
        </w:rPr>
        <w:t>self</w:t>
      </w:r>
      <w:r w:rsidR="000255F6">
        <w:rPr>
          <w:rFonts w:cs="Times New Roman"/>
          <w:sz w:val="24"/>
          <w:szCs w:val="24"/>
        </w:rPr>
        <w:t>-</w:t>
      </w:r>
      <w:r w:rsidR="00ED7A28">
        <w:rPr>
          <w:rFonts w:cs="Times New Roman"/>
          <w:sz w:val="24"/>
          <w:szCs w:val="24"/>
        </w:rPr>
        <w:t>relevance</w:t>
      </w:r>
      <w:r w:rsidR="000255F6">
        <w:rPr>
          <w:rFonts w:cs="Times New Roman"/>
          <w:sz w:val="24"/>
          <w:szCs w:val="24"/>
        </w:rPr>
        <w:t xml:space="preserve"> vs. </w:t>
      </w:r>
      <w:r w:rsidR="00D151CB" w:rsidRPr="00BA6982">
        <w:rPr>
          <w:rFonts w:cs="Times New Roman"/>
          <w:sz w:val="24"/>
          <w:szCs w:val="24"/>
        </w:rPr>
        <w:t>stranger</w:t>
      </w:r>
      <w:r w:rsidR="000255F6">
        <w:rPr>
          <w:rFonts w:cs="Times New Roman"/>
          <w:sz w:val="24"/>
          <w:szCs w:val="24"/>
        </w:rPr>
        <w:t>-</w:t>
      </w:r>
      <w:r w:rsidR="00ED7A28">
        <w:rPr>
          <w:rFonts w:cs="Times New Roman"/>
          <w:sz w:val="24"/>
          <w:szCs w:val="24"/>
        </w:rPr>
        <w:t>relevance</w:t>
      </w:r>
      <w:r w:rsidR="00D151CB" w:rsidRPr="00BA6982">
        <w:rPr>
          <w:rFonts w:cs="Times New Roman"/>
          <w:sz w:val="24"/>
          <w:szCs w:val="24"/>
        </w:rPr>
        <w:t xml:space="preserve">; the second variable was </w:t>
      </w:r>
      <w:r w:rsidR="000D102A">
        <w:rPr>
          <w:rFonts w:cs="Times New Roman"/>
          <w:sz w:val="24"/>
          <w:szCs w:val="24"/>
        </w:rPr>
        <w:t>moral valence</w:t>
      </w:r>
      <w:r w:rsidR="00D151CB" w:rsidRPr="00BA6982">
        <w:rPr>
          <w:rFonts w:cs="Times New Roman"/>
          <w:sz w:val="24"/>
          <w:szCs w:val="24"/>
        </w:rPr>
        <w:t xml:space="preserve">, include good, </w:t>
      </w:r>
      <w:r w:rsidR="008D57DE">
        <w:rPr>
          <w:rFonts w:cs="Times New Roman"/>
          <w:sz w:val="24"/>
          <w:szCs w:val="24"/>
        </w:rPr>
        <w:t>neutral</w:t>
      </w:r>
      <w:r w:rsidR="00D151CB" w:rsidRPr="00BA6982">
        <w:rPr>
          <w:rFonts w:cs="Times New Roman"/>
          <w:sz w:val="24"/>
          <w:szCs w:val="24"/>
        </w:rPr>
        <w:t xml:space="preserve"> and bad; the third variable was the </w:t>
      </w:r>
      <w:r w:rsidR="00D151CB">
        <w:rPr>
          <w:rFonts w:cs="Times New Roman"/>
          <w:sz w:val="24"/>
          <w:szCs w:val="24"/>
        </w:rPr>
        <w:t>matching</w:t>
      </w:r>
      <w:r w:rsidR="00D151CB" w:rsidRPr="00BA6982">
        <w:rPr>
          <w:rFonts w:cs="Times New Roman"/>
          <w:sz w:val="24"/>
          <w:szCs w:val="24"/>
        </w:rPr>
        <w:t xml:space="preserve"> between shape and label</w:t>
      </w:r>
      <w:r w:rsidR="00D151CB">
        <w:rPr>
          <w:rFonts w:cs="Times New Roman"/>
          <w:sz w:val="24"/>
          <w:szCs w:val="24"/>
        </w:rPr>
        <w:t>: match vs. mismatch</w:t>
      </w:r>
      <w:r w:rsidR="00D151CB" w:rsidRPr="00BA6982">
        <w:rPr>
          <w:rFonts w:cs="Times New Roman"/>
          <w:sz w:val="24"/>
          <w:szCs w:val="24"/>
        </w:rPr>
        <w:t>.</w:t>
      </w:r>
    </w:p>
    <w:p w14:paraId="609738E4" w14:textId="5C9CC51B" w:rsidR="00D151CB" w:rsidRDefault="00D151CB" w:rsidP="00E026D2">
      <w:pPr>
        <w:spacing w:line="480" w:lineRule="auto"/>
        <w:ind w:firstLine="720"/>
        <w:rPr>
          <w:rFonts w:cs="Times New Roman"/>
          <w:sz w:val="24"/>
          <w:szCs w:val="24"/>
        </w:rPr>
      </w:pPr>
      <w:r w:rsidRPr="00CC043D">
        <w:rPr>
          <w:rFonts w:cs="Times New Roman"/>
          <w:sz w:val="24"/>
        </w:rPr>
        <w:t xml:space="preserve"> </w:t>
      </w:r>
      <w:r w:rsidRPr="000D102A">
        <w:rPr>
          <w:rFonts w:cs="Times New Roman"/>
          <w:b/>
          <w:sz w:val="24"/>
        </w:rPr>
        <w:t>Stimuli</w:t>
      </w:r>
      <w:r w:rsidR="000D102A">
        <w:rPr>
          <w:rFonts w:cs="Times New Roman"/>
          <w:sz w:val="24"/>
        </w:rPr>
        <w:t>.</w:t>
      </w:r>
      <w:r w:rsidR="000D102A">
        <w:rPr>
          <w:rFonts w:cs="Times New Roman"/>
          <w:sz w:val="24"/>
        </w:rPr>
        <w:tab/>
      </w:r>
      <w:r>
        <w:rPr>
          <w:rFonts w:cs="Times New Roman"/>
          <w:sz w:val="24"/>
        </w:rPr>
        <w:t>T</w:t>
      </w:r>
      <w:r w:rsidRPr="00BA6982">
        <w:rPr>
          <w:rFonts w:cs="Times New Roman"/>
          <w:sz w:val="24"/>
          <w:szCs w:val="24"/>
        </w:rPr>
        <w:t xml:space="preserve">he stimuli used in </w:t>
      </w:r>
      <w:r w:rsidR="00F33D5B">
        <w:rPr>
          <w:rFonts w:cs="Times New Roman"/>
          <w:sz w:val="24"/>
          <w:szCs w:val="24"/>
        </w:rPr>
        <w:t>study</w:t>
      </w:r>
      <w:r w:rsidRPr="00BA6982">
        <w:rPr>
          <w:rFonts w:cs="Times New Roman"/>
          <w:sz w:val="24"/>
          <w:szCs w:val="24"/>
        </w:rPr>
        <w:t xml:space="preserve"> 3 share the same parameters with experiment 1 &amp; 2, with </w:t>
      </w:r>
      <w:r w:rsidR="00D24E3D">
        <w:rPr>
          <w:rFonts w:cs="Times New Roman"/>
          <w:sz w:val="24"/>
          <w:szCs w:val="24"/>
        </w:rPr>
        <w:t>an</w:t>
      </w:r>
      <w:r w:rsidR="00D24E3D" w:rsidRPr="00BA6982">
        <w:rPr>
          <w:rFonts w:cs="Times New Roman"/>
          <w:sz w:val="24"/>
          <w:szCs w:val="24"/>
        </w:rPr>
        <w:t xml:space="preserve"> </w:t>
      </w:r>
      <w:r w:rsidRPr="00BA6982">
        <w:rPr>
          <w:rFonts w:cs="Times New Roman"/>
          <w:sz w:val="24"/>
          <w:szCs w:val="24"/>
        </w:rPr>
        <w:t>increased number. 6 shapes were included (triangle,</w:t>
      </w:r>
      <w:r>
        <w:rPr>
          <w:rFonts w:cs="Times New Roman"/>
          <w:sz w:val="24"/>
          <w:szCs w:val="24"/>
        </w:rPr>
        <w:t xml:space="preserve"> square</w:t>
      </w:r>
      <w:r w:rsidRPr="00BA6982">
        <w:rPr>
          <w:rFonts w:cs="Times New Roman"/>
          <w:sz w:val="24"/>
          <w:szCs w:val="24"/>
        </w:rPr>
        <w:t xml:space="preserve">, circle, trapezoid, diamond, regular pentagon), </w:t>
      </w:r>
      <w:r w:rsidR="0062360B">
        <w:rPr>
          <w:rFonts w:cs="Times New Roman"/>
          <w:sz w:val="24"/>
          <w:szCs w:val="24"/>
        </w:rPr>
        <w:t>as well as 6 labels</w:t>
      </w:r>
      <w:r w:rsidRPr="00BA6982">
        <w:rPr>
          <w:rFonts w:cs="Times New Roman"/>
          <w:sz w:val="24"/>
          <w:szCs w:val="24"/>
        </w:rPr>
        <w:t xml:space="preserve"> (good self, </w:t>
      </w:r>
      <w:ins w:id="232" w:author="Hu, C-P" w:date="2018-11-05T07:54:00Z">
        <w:r w:rsidR="00460788">
          <w:rPr>
            <w:rFonts w:cs="Times New Roman"/>
            <w:sz w:val="24"/>
            <w:szCs w:val="24"/>
          </w:rPr>
          <w:t>neutral</w:t>
        </w:r>
      </w:ins>
      <w:ins w:id="233" w:author="Hu, C-P" w:date="2018-11-05T07:56:00Z">
        <w:r w:rsidR="00460788">
          <w:rPr>
            <w:rFonts w:cs="Times New Roman"/>
            <w:sz w:val="24"/>
            <w:szCs w:val="24"/>
          </w:rPr>
          <w:t xml:space="preserve"> </w:t>
        </w:r>
      </w:ins>
      <w:r w:rsidRPr="00BA6982">
        <w:rPr>
          <w:rFonts w:cs="Times New Roman"/>
          <w:sz w:val="24"/>
          <w:szCs w:val="24"/>
        </w:rPr>
        <w:t xml:space="preserve">self, bad self, good person, bad person, </w:t>
      </w:r>
      <w:r w:rsidR="008D57DE">
        <w:rPr>
          <w:rFonts w:cs="Times New Roman"/>
          <w:sz w:val="24"/>
          <w:szCs w:val="24"/>
        </w:rPr>
        <w:t>neutral</w:t>
      </w:r>
      <w:r>
        <w:rPr>
          <w:rFonts w:cs="Times New Roman"/>
          <w:sz w:val="24"/>
          <w:szCs w:val="24"/>
        </w:rPr>
        <w:t xml:space="preserve"> person</w:t>
      </w:r>
      <w:r w:rsidRPr="00BA6982">
        <w:rPr>
          <w:rFonts w:cs="Times New Roman"/>
          <w:sz w:val="24"/>
          <w:szCs w:val="24"/>
        </w:rPr>
        <w:t xml:space="preserve">). To match the concreteness of the label, </w:t>
      </w:r>
      <w:r>
        <w:rPr>
          <w:rFonts w:cs="Times New Roman"/>
          <w:sz w:val="24"/>
          <w:szCs w:val="24"/>
        </w:rPr>
        <w:t>we asked participant to chosen an</w:t>
      </w:r>
      <w:r w:rsidRPr="00BA6982">
        <w:rPr>
          <w:rFonts w:cs="Times New Roman"/>
          <w:sz w:val="24"/>
          <w:szCs w:val="24"/>
        </w:rPr>
        <w:t xml:space="preserve"> unfamiliar name of their own gender to be the stranger. </w:t>
      </w:r>
    </w:p>
    <w:p w14:paraId="246E63DD" w14:textId="3841F0B7" w:rsidR="00D151CB" w:rsidRDefault="00D151CB" w:rsidP="00E026D2">
      <w:pPr>
        <w:spacing w:line="480" w:lineRule="auto"/>
        <w:ind w:firstLine="720"/>
        <w:rPr>
          <w:rFonts w:cs="Times New Roman"/>
          <w:sz w:val="24"/>
        </w:rPr>
      </w:pPr>
      <w:r w:rsidRPr="00D74D49">
        <w:rPr>
          <w:rFonts w:cs="Times New Roman"/>
          <w:b/>
          <w:sz w:val="24"/>
        </w:rPr>
        <w:t>Procedure</w:t>
      </w:r>
      <w:r>
        <w:rPr>
          <w:rFonts w:cs="Times New Roman"/>
          <w:sz w:val="24"/>
        </w:rPr>
        <w:t>.</w:t>
      </w:r>
      <w:r w:rsidR="00D74D49">
        <w:rPr>
          <w:rFonts w:cs="Times New Roman"/>
          <w:sz w:val="24"/>
        </w:rPr>
        <w:tab/>
        <w:t xml:space="preserve"> </w:t>
      </w:r>
      <w:r w:rsidR="00AA1C29">
        <w:rPr>
          <w:rFonts w:cs="Times New Roman"/>
          <w:sz w:val="24"/>
        </w:rPr>
        <w:t xml:space="preserve">After </w:t>
      </w:r>
      <w:r w:rsidR="00D24E3D">
        <w:rPr>
          <w:rFonts w:cs="Times New Roman"/>
          <w:sz w:val="24"/>
        </w:rPr>
        <w:t xml:space="preserve">being </w:t>
      </w:r>
      <w:r w:rsidR="00AA1C29">
        <w:rPr>
          <w:rFonts w:cs="Times New Roman"/>
          <w:sz w:val="24"/>
        </w:rPr>
        <w:t>fully explained and sign</w:t>
      </w:r>
      <w:r w:rsidR="00D24E3D">
        <w:rPr>
          <w:rFonts w:cs="Times New Roman"/>
          <w:sz w:val="24"/>
        </w:rPr>
        <w:t>ed</w:t>
      </w:r>
      <w:r w:rsidR="00AA1C29">
        <w:rPr>
          <w:rFonts w:cs="Times New Roman"/>
          <w:sz w:val="24"/>
        </w:rPr>
        <w:t xml:space="preserve"> the informed consent, participants were instructed to chose a name that can represent a stranger with same gender as the participant themselves, from a name pool that of similar age as the participants. </w:t>
      </w:r>
      <w:r w:rsidR="00D74D49" w:rsidRPr="00BA6982">
        <w:rPr>
          <w:rFonts w:cs="Times New Roman"/>
          <w:sz w:val="24"/>
          <w:szCs w:val="24"/>
        </w:rPr>
        <w:t xml:space="preserve">Before </w:t>
      </w:r>
      <w:r w:rsidR="00D74D49">
        <w:rPr>
          <w:rFonts w:cs="Times New Roman"/>
          <w:sz w:val="24"/>
          <w:szCs w:val="24"/>
        </w:rPr>
        <w:t>experiment</w:t>
      </w:r>
      <w:r w:rsidR="00D74D49" w:rsidRPr="00BA6982">
        <w:rPr>
          <w:rFonts w:cs="Times New Roman"/>
          <w:sz w:val="24"/>
          <w:szCs w:val="24"/>
        </w:rPr>
        <w:t>, the experimenter explain</w:t>
      </w:r>
      <w:r w:rsidR="00D74D49">
        <w:rPr>
          <w:rFonts w:cs="Times New Roman"/>
          <w:sz w:val="24"/>
          <w:szCs w:val="24"/>
        </w:rPr>
        <w:t xml:space="preserve">ed the meaning of each label to </w:t>
      </w:r>
      <w:r w:rsidR="00D74D49" w:rsidRPr="00BA6982">
        <w:rPr>
          <w:rFonts w:cs="Times New Roman"/>
          <w:sz w:val="24"/>
          <w:szCs w:val="24"/>
        </w:rPr>
        <w:t>participant</w:t>
      </w:r>
      <w:r w:rsidR="00D74D49">
        <w:rPr>
          <w:rFonts w:cs="Times New Roman"/>
          <w:sz w:val="24"/>
          <w:szCs w:val="24"/>
        </w:rPr>
        <w:t>s</w:t>
      </w:r>
      <w:r w:rsidR="00D74D49" w:rsidRPr="00BA6982">
        <w:rPr>
          <w:rFonts w:cs="Times New Roman"/>
          <w:sz w:val="24"/>
          <w:szCs w:val="24"/>
        </w:rPr>
        <w:t xml:space="preserve">. For example, the “good self” mean the </w:t>
      </w:r>
      <w:r w:rsidR="00D24E3D">
        <w:rPr>
          <w:rFonts w:cs="Times New Roman"/>
          <w:sz w:val="24"/>
          <w:szCs w:val="24"/>
        </w:rPr>
        <w:t xml:space="preserve">morally </w:t>
      </w:r>
      <w:r w:rsidR="00D74D49" w:rsidRPr="00BA6982">
        <w:rPr>
          <w:rFonts w:cs="Times New Roman"/>
          <w:sz w:val="24"/>
          <w:szCs w:val="24"/>
        </w:rPr>
        <w:t>good side of themselves, them could imagine the moment when they do something’s morally applauded, “bad self” means the</w:t>
      </w:r>
      <w:r w:rsidR="00D24E3D">
        <w:rPr>
          <w:rFonts w:cs="Times New Roman"/>
          <w:sz w:val="24"/>
          <w:szCs w:val="24"/>
        </w:rPr>
        <w:t xml:space="preserve"> morally</w:t>
      </w:r>
      <w:r w:rsidR="00D74D49" w:rsidRPr="00BA6982">
        <w:rPr>
          <w:rFonts w:cs="Times New Roman"/>
          <w:sz w:val="24"/>
          <w:szCs w:val="24"/>
        </w:rPr>
        <w:t xml:space="preserve"> bad side of themselves, they could also imagine the moment when the</w:t>
      </w:r>
      <w:r w:rsidR="00F26BC5">
        <w:rPr>
          <w:rFonts w:cs="Times New Roman"/>
          <w:sz w:val="24"/>
          <w:szCs w:val="24"/>
        </w:rPr>
        <w:t>y doing something morally wrong, and “</w:t>
      </w:r>
      <w:r w:rsidR="008D57DE">
        <w:rPr>
          <w:rFonts w:cs="Times New Roman"/>
          <w:sz w:val="24"/>
          <w:szCs w:val="24"/>
        </w:rPr>
        <w:t>neutral</w:t>
      </w:r>
      <w:r w:rsidR="00F26BC5">
        <w:rPr>
          <w:rFonts w:cs="Times New Roman"/>
          <w:sz w:val="24"/>
          <w:szCs w:val="24"/>
        </w:rPr>
        <w:t xml:space="preserve"> self” means the aspect of self that doesn’t related to morality, they could imagine the </w:t>
      </w:r>
      <w:r w:rsidR="00767CD5">
        <w:rPr>
          <w:rFonts w:cs="Times New Roman"/>
          <w:sz w:val="24"/>
          <w:szCs w:val="24"/>
        </w:rPr>
        <w:t>moment</w:t>
      </w:r>
      <w:r w:rsidR="00F26BC5">
        <w:rPr>
          <w:rFonts w:cs="Times New Roman"/>
          <w:sz w:val="24"/>
          <w:szCs w:val="24"/>
        </w:rPr>
        <w:t xml:space="preserve"> when they doing something </w:t>
      </w:r>
      <w:r w:rsidR="00767CD5">
        <w:rPr>
          <w:rFonts w:cs="Times New Roman"/>
          <w:sz w:val="24"/>
          <w:szCs w:val="24"/>
        </w:rPr>
        <w:t>irrelevant</w:t>
      </w:r>
      <w:r w:rsidR="00F26BC5">
        <w:rPr>
          <w:rFonts w:cs="Times New Roman"/>
          <w:sz w:val="24"/>
          <w:szCs w:val="24"/>
        </w:rPr>
        <w:t xml:space="preserve"> to morality. In the same sense, the “good other”, “bad other”, and “</w:t>
      </w:r>
      <w:r w:rsidR="008D57DE">
        <w:rPr>
          <w:rFonts w:cs="Times New Roman"/>
          <w:sz w:val="24"/>
          <w:szCs w:val="24"/>
        </w:rPr>
        <w:t>neutral</w:t>
      </w:r>
      <w:r w:rsidR="00F26BC5">
        <w:rPr>
          <w:rFonts w:cs="Times New Roman"/>
          <w:sz w:val="24"/>
          <w:szCs w:val="24"/>
        </w:rPr>
        <w:t xml:space="preserve"> other” means the three different aspects of </w:t>
      </w:r>
      <w:r w:rsidR="00D24E3D">
        <w:rPr>
          <w:rFonts w:cs="Times New Roman"/>
          <w:sz w:val="24"/>
          <w:szCs w:val="24"/>
        </w:rPr>
        <w:t>the</w:t>
      </w:r>
      <w:r w:rsidR="00F26BC5">
        <w:rPr>
          <w:rFonts w:cs="Times New Roman"/>
          <w:sz w:val="24"/>
          <w:szCs w:val="24"/>
        </w:rPr>
        <w:t xml:space="preserve"> stranger, whose name was chosen</w:t>
      </w:r>
      <w:r w:rsidR="00AA1C29">
        <w:rPr>
          <w:rFonts w:cs="Times New Roman"/>
          <w:sz w:val="24"/>
          <w:szCs w:val="24"/>
        </w:rPr>
        <w:t xml:space="preserve"> </w:t>
      </w:r>
      <w:r w:rsidR="00F26BC5">
        <w:rPr>
          <w:rFonts w:cs="Times New Roman"/>
          <w:sz w:val="24"/>
          <w:szCs w:val="24"/>
        </w:rPr>
        <w:t xml:space="preserve">before the experiment. Then, the experiment </w:t>
      </w:r>
      <w:r w:rsidR="00D24E3D">
        <w:rPr>
          <w:rFonts w:cs="Times New Roman"/>
          <w:sz w:val="24"/>
          <w:szCs w:val="24"/>
        </w:rPr>
        <w:t xml:space="preserve">proceeded </w:t>
      </w:r>
      <w:r w:rsidR="00F26BC5">
        <w:rPr>
          <w:rFonts w:cs="Times New Roman"/>
          <w:sz w:val="24"/>
          <w:szCs w:val="24"/>
        </w:rPr>
        <w:t>as study</w:t>
      </w:r>
      <w:r w:rsidR="00606B4E">
        <w:rPr>
          <w:rFonts w:cs="Times New Roman"/>
          <w:sz w:val="24"/>
          <w:szCs w:val="24"/>
        </w:rPr>
        <w:t xml:space="preserve"> 1a</w:t>
      </w:r>
      <w:r w:rsidR="00F26BC5">
        <w:rPr>
          <w:rFonts w:cs="Times New Roman"/>
          <w:sz w:val="24"/>
          <w:szCs w:val="24"/>
        </w:rPr>
        <w:t xml:space="preserve">. </w:t>
      </w:r>
      <w:r w:rsidR="00F26BC5">
        <w:rPr>
          <w:rFonts w:cs="Times New Roman"/>
          <w:sz w:val="24"/>
        </w:rPr>
        <w:t xml:space="preserve">Each participant finished </w:t>
      </w:r>
      <w:r>
        <w:rPr>
          <w:rFonts w:cs="Times New Roman"/>
          <w:sz w:val="24"/>
        </w:rPr>
        <w:t xml:space="preserve">6 </w:t>
      </w:r>
      <w:proofErr w:type="gramStart"/>
      <w:r>
        <w:rPr>
          <w:rFonts w:cs="Times New Roman"/>
          <w:sz w:val="24"/>
        </w:rPr>
        <w:t>blocks,</w:t>
      </w:r>
      <w:proofErr w:type="gramEnd"/>
      <w:r>
        <w:rPr>
          <w:rFonts w:cs="Times New Roman"/>
          <w:sz w:val="24"/>
        </w:rPr>
        <w:t xml:space="preserve"> each have 120 trials.</w:t>
      </w:r>
      <w:ins w:id="234" w:author="Hu, C-P" w:date="2018-11-06T07:49:00Z">
        <w:r w:rsidR="001150D8">
          <w:rPr>
            <w:rFonts w:cs="Times New Roman"/>
            <w:sz w:val="24"/>
          </w:rPr>
          <w:t xml:space="preserve"> The sequence of trials w</w:t>
        </w:r>
      </w:ins>
      <w:ins w:id="235" w:author="Hu, C-P" w:date="2018-11-06T07:58:00Z">
        <w:r w:rsidR="002C5851">
          <w:rPr>
            <w:rFonts w:cs="Times New Roman"/>
            <w:sz w:val="24"/>
          </w:rPr>
          <w:t>as</w:t>
        </w:r>
      </w:ins>
      <w:ins w:id="236" w:author="Hu, C-P" w:date="2018-11-06T07:49:00Z">
        <w:r w:rsidR="001150D8">
          <w:rPr>
            <w:rFonts w:cs="Times New Roman"/>
            <w:sz w:val="24"/>
          </w:rPr>
          <w:t xml:space="preserve"> </w:t>
        </w:r>
      </w:ins>
      <w:ins w:id="237" w:author="Hu, C-P" w:date="2018-11-06T07:58:00Z">
        <w:r w:rsidR="002C5851">
          <w:rPr>
            <w:rFonts w:cs="Times New Roman"/>
            <w:sz w:val="24"/>
          </w:rPr>
          <w:t>pseudo-randomized s</w:t>
        </w:r>
      </w:ins>
      <w:ins w:id="238" w:author="Hu, C-P" w:date="2018-11-06T07:49:00Z">
        <w:r w:rsidR="001150D8">
          <w:rPr>
            <w:rFonts w:cs="Times New Roman"/>
            <w:sz w:val="24"/>
          </w:rPr>
          <w:t xml:space="preserve">o that there </w:t>
        </w:r>
      </w:ins>
      <w:ins w:id="239" w:author="Hu, C-P" w:date="2018-11-06T07:50:00Z">
        <w:r w:rsidR="001150D8">
          <w:rPr>
            <w:rFonts w:cs="Times New Roman"/>
            <w:sz w:val="24"/>
          </w:rPr>
          <w:t xml:space="preserve">are </w:t>
        </w:r>
      </w:ins>
      <w:ins w:id="240" w:author="Hu, C-P" w:date="2018-11-07T07:26:00Z">
        <w:r w:rsidR="00895E4F">
          <w:rPr>
            <w:rFonts w:cs="Times New Roman"/>
            <w:sz w:val="24"/>
          </w:rPr>
          <w:t>10</w:t>
        </w:r>
      </w:ins>
      <w:ins w:id="241" w:author="Hu, C-P" w:date="2018-11-06T07:50:00Z">
        <w:r w:rsidR="001150D8">
          <w:rPr>
            <w:rFonts w:cs="Times New Roman"/>
            <w:sz w:val="24"/>
          </w:rPr>
          <w:t xml:space="preserve"> matched trials for each condition and </w:t>
        </w:r>
      </w:ins>
      <w:ins w:id="242" w:author="Hu, C-P" w:date="2018-11-07T07:26:00Z">
        <w:r w:rsidR="00895E4F">
          <w:rPr>
            <w:rFonts w:cs="Times New Roman"/>
            <w:sz w:val="24"/>
          </w:rPr>
          <w:t>10</w:t>
        </w:r>
      </w:ins>
      <w:ins w:id="243" w:author="Hu, C-P" w:date="2018-11-06T07:50:00Z">
        <w:r w:rsidR="001150D8">
          <w:rPr>
            <w:rFonts w:cs="Times New Roman"/>
            <w:sz w:val="24"/>
          </w:rPr>
          <w:t xml:space="preserve"> non-matched trials for each condition (good self, neutral sef, bad self, good other, neutral other, bad o</w:t>
        </w:r>
      </w:ins>
      <w:ins w:id="244" w:author="Hu, C-P" w:date="2018-11-06T07:51:00Z">
        <w:r w:rsidR="001150D8">
          <w:rPr>
            <w:rFonts w:cs="Times New Roman"/>
            <w:sz w:val="24"/>
          </w:rPr>
          <w:t>ther)</w:t>
        </w:r>
      </w:ins>
      <w:ins w:id="245" w:author="Hu, C-P" w:date="2018-11-07T07:26:00Z">
        <w:r w:rsidR="00895E4F">
          <w:rPr>
            <w:rFonts w:cs="Times New Roman"/>
            <w:sz w:val="24"/>
          </w:rPr>
          <w:t xml:space="preserve"> for each block</w:t>
        </w:r>
      </w:ins>
      <w:ins w:id="246" w:author="Hu, C-P" w:date="2018-11-06T07:51:00Z">
        <w:r w:rsidR="001150D8">
          <w:rPr>
            <w:rFonts w:cs="Times New Roman"/>
            <w:sz w:val="24"/>
          </w:rPr>
          <w:t>.</w:t>
        </w:r>
      </w:ins>
    </w:p>
    <w:p w14:paraId="77D0212A" w14:textId="596B5104" w:rsidR="00741B46" w:rsidRDefault="000255F6" w:rsidP="00E026D2">
      <w:pPr>
        <w:spacing w:line="480" w:lineRule="auto"/>
        <w:ind w:firstLine="720"/>
        <w:rPr>
          <w:rFonts w:eastAsia="SimSun" w:cs="Times New Roman"/>
          <w:sz w:val="24"/>
          <w:szCs w:val="24"/>
        </w:rPr>
      </w:pPr>
      <w:r w:rsidRPr="000255F6">
        <w:rPr>
          <w:rFonts w:cs="Times New Roman"/>
          <w:b/>
          <w:sz w:val="24"/>
        </w:rPr>
        <w:t xml:space="preserve">Data </w:t>
      </w:r>
      <w:r w:rsidR="00741B46" w:rsidRPr="000255F6">
        <w:rPr>
          <w:rFonts w:cs="Times New Roman"/>
          <w:b/>
          <w:sz w:val="24"/>
        </w:rPr>
        <w:t>Analysis</w:t>
      </w:r>
      <w:r w:rsidR="00741B46">
        <w:rPr>
          <w:rFonts w:cs="Times New Roman"/>
          <w:sz w:val="24"/>
        </w:rPr>
        <w:t>.</w:t>
      </w:r>
      <w:r w:rsidR="00741B46">
        <w:rPr>
          <w:rFonts w:cs="Times New Roman"/>
          <w:sz w:val="24"/>
        </w:rPr>
        <w:tab/>
      </w:r>
      <w:r w:rsidR="006D1606">
        <w:rPr>
          <w:rFonts w:cs="Times New Roman"/>
          <w:sz w:val="24"/>
        </w:rPr>
        <w:t>Data analysis followed strategies described in the genera</w:t>
      </w:r>
      <w:r w:rsidR="00B415FD">
        <w:rPr>
          <w:rFonts w:cs="Times New Roman"/>
          <w:sz w:val="24"/>
        </w:rPr>
        <w:t>l</w:t>
      </w:r>
      <w:r w:rsidR="006D1606">
        <w:rPr>
          <w:rFonts w:cs="Times New Roman"/>
          <w:sz w:val="24"/>
        </w:rPr>
        <w:t xml:space="preserve"> method section. </w:t>
      </w:r>
      <w:r w:rsidR="00741B46">
        <w:rPr>
          <w:rFonts w:cs="Times New Roman"/>
          <w:sz w:val="24"/>
        </w:rPr>
        <w:t>Reaction times and d prime data were analyzed as in study 1 and study 2, except on more within-subject variable (i.e., self-re</w:t>
      </w:r>
      <w:r w:rsidR="00D24E3D">
        <w:rPr>
          <w:rFonts w:cs="Times New Roman"/>
          <w:sz w:val="24"/>
        </w:rPr>
        <w:t>levance</w:t>
      </w:r>
      <w:r w:rsidR="00741B46">
        <w:rPr>
          <w:rFonts w:cs="Times New Roman"/>
          <w:sz w:val="24"/>
        </w:rPr>
        <w:t>) was included in the repeated measures ANOVA.</w:t>
      </w:r>
      <w:r w:rsidR="007827D7" w:rsidRPr="007827D7">
        <w:rPr>
          <w:rFonts w:eastAsia="SimSun" w:cs="Times New Roman"/>
          <w:sz w:val="24"/>
          <w:szCs w:val="24"/>
        </w:rPr>
        <w:t xml:space="preserve"> </w:t>
      </w:r>
    </w:p>
    <w:p w14:paraId="036ADD6B" w14:textId="77777777" w:rsidR="008122F4" w:rsidRPr="0064107D" w:rsidRDefault="008122F4" w:rsidP="00E026D2">
      <w:pPr>
        <w:spacing w:line="480" w:lineRule="auto"/>
        <w:ind w:firstLine="720"/>
        <w:rPr>
          <w:rFonts w:eastAsia="SimSun" w:cs="Times New Roman"/>
          <w:sz w:val="24"/>
          <w:szCs w:val="24"/>
        </w:rPr>
      </w:pPr>
    </w:p>
    <w:p w14:paraId="245803EC" w14:textId="247897F5" w:rsidR="007827D7" w:rsidRPr="007827D7" w:rsidRDefault="00D151CB" w:rsidP="00E026D2">
      <w:pPr>
        <w:pStyle w:val="Heading3"/>
        <w:keepNext w:val="0"/>
        <w:keepLines w:val="0"/>
        <w:spacing w:before="0" w:after="0" w:line="480" w:lineRule="auto"/>
        <w:ind w:firstLine="720"/>
        <w:rPr>
          <w:rFonts w:eastAsia="SimSun" w:cs="Times New Roman"/>
          <w:sz w:val="24"/>
          <w:szCs w:val="24"/>
        </w:rPr>
      </w:pPr>
      <w:r w:rsidRPr="00E52E54">
        <w:rPr>
          <w:rFonts w:eastAsia="SimSun" w:cs="Times New Roman"/>
          <w:sz w:val="24"/>
          <w:szCs w:val="24"/>
        </w:rPr>
        <w:t>Results</w:t>
      </w:r>
    </w:p>
    <w:p w14:paraId="2F047EB2" w14:textId="77777777" w:rsidR="008122F4" w:rsidRDefault="007827D7" w:rsidP="00E026D2">
      <w:pPr>
        <w:spacing w:line="480" w:lineRule="auto"/>
        <w:ind w:firstLine="720"/>
        <w:rPr>
          <w:rFonts w:eastAsia="SimSun" w:cs="Times New Roman"/>
          <w:b/>
          <w:sz w:val="24"/>
          <w:szCs w:val="24"/>
        </w:rPr>
      </w:pPr>
      <w:r w:rsidRPr="007827D7">
        <w:rPr>
          <w:rFonts w:eastAsia="SimSun" w:cs="Times New Roman"/>
          <w:b/>
          <w:sz w:val="24"/>
          <w:szCs w:val="24"/>
        </w:rPr>
        <w:t>Effect of moral valence</w:t>
      </w:r>
      <w:r>
        <w:rPr>
          <w:rFonts w:eastAsia="SimSun" w:cs="Times New Roman"/>
          <w:b/>
          <w:sz w:val="24"/>
          <w:szCs w:val="24"/>
        </w:rPr>
        <w:t xml:space="preserve">. </w:t>
      </w:r>
      <w:r>
        <w:rPr>
          <w:rFonts w:eastAsia="SimSun" w:cs="Times New Roman"/>
          <w:b/>
          <w:sz w:val="24"/>
          <w:szCs w:val="24"/>
        </w:rPr>
        <w:tab/>
      </w:r>
    </w:p>
    <w:p w14:paraId="413CF612" w14:textId="6F99AD24" w:rsidR="001E6A05" w:rsidRDefault="00D151CB" w:rsidP="00E026D2">
      <w:pPr>
        <w:spacing w:line="480" w:lineRule="auto"/>
        <w:ind w:firstLine="720"/>
        <w:rPr>
          <w:rFonts w:eastAsia="SimSun" w:cs="Times New Roman"/>
          <w:sz w:val="24"/>
          <w:szCs w:val="24"/>
        </w:rPr>
      </w:pPr>
      <w:r w:rsidRPr="00D0217D">
        <w:rPr>
          <w:rFonts w:eastAsia="SimSun" w:cs="Times New Roman"/>
          <w:b/>
          <w:i/>
          <w:sz w:val="24"/>
          <w:szCs w:val="24"/>
        </w:rPr>
        <w:t>d’</w:t>
      </w:r>
      <w:r>
        <w:rPr>
          <w:rFonts w:eastAsia="SimSun" w:cs="Times New Roman"/>
          <w:i/>
          <w:sz w:val="24"/>
          <w:szCs w:val="24"/>
        </w:rPr>
        <w:t xml:space="preserve">. </w:t>
      </w:r>
      <w:r w:rsidR="006D1606">
        <w:rPr>
          <w:rFonts w:eastAsia="SimSun" w:cs="Times New Roman"/>
          <w:sz w:val="24"/>
          <w:szCs w:val="24"/>
        </w:rPr>
        <w:t xml:space="preserve">A repeated measures </w:t>
      </w:r>
      <w:r w:rsidRPr="0064107D">
        <w:rPr>
          <w:rFonts w:eastAsia="SimSun" w:cs="Times New Roman"/>
          <w:sz w:val="24"/>
          <w:szCs w:val="24"/>
        </w:rPr>
        <w:t xml:space="preserve">ANOVA for </w:t>
      </w:r>
      <w:r w:rsidRPr="0064107D">
        <w:rPr>
          <w:rFonts w:eastAsia="SimSun" w:cs="Times New Roman"/>
          <w:i/>
          <w:sz w:val="24"/>
          <w:szCs w:val="24"/>
        </w:rPr>
        <w:t>d’</w:t>
      </w:r>
      <w:r w:rsidR="006D1606">
        <w:rPr>
          <w:rFonts w:eastAsia="SimSun" w:cs="Times New Roman"/>
          <w:sz w:val="24"/>
          <w:szCs w:val="24"/>
        </w:rPr>
        <w:t xml:space="preserve">, </w:t>
      </w:r>
      <w:r w:rsidRPr="0064107D">
        <w:rPr>
          <w:rFonts w:eastAsia="SimSun" w:cs="Times New Roman"/>
          <w:sz w:val="24"/>
          <w:szCs w:val="24"/>
        </w:rPr>
        <w:t xml:space="preserve">with </w:t>
      </w:r>
      <w:r>
        <w:rPr>
          <w:rFonts w:eastAsia="SimSun" w:cs="Times New Roman"/>
          <w:sz w:val="24"/>
          <w:szCs w:val="24"/>
        </w:rPr>
        <w:t>moral valence</w:t>
      </w:r>
      <w:r w:rsidRPr="0064107D">
        <w:rPr>
          <w:rFonts w:eastAsia="SimSun" w:cs="Times New Roman"/>
          <w:sz w:val="24"/>
          <w:szCs w:val="24"/>
        </w:rPr>
        <w:t xml:space="preserve"> (good, bad or </w:t>
      </w:r>
      <w:del w:id="247" w:author="Hu, C-P" w:date="2019-03-26T08:46:00Z">
        <w:r w:rsidRPr="0064107D" w:rsidDel="00E01150">
          <w:rPr>
            <w:rFonts w:eastAsia="SimSun" w:cs="Times New Roman"/>
            <w:sz w:val="24"/>
            <w:szCs w:val="24"/>
          </w:rPr>
          <w:delText>normal</w:delText>
        </w:r>
      </w:del>
      <w:ins w:id="248" w:author="Hu, C-P" w:date="2019-03-26T08:46:00Z">
        <w:r w:rsidR="00E01150">
          <w:rPr>
            <w:rFonts w:eastAsia="SimSun" w:cs="Times New Roman"/>
            <w:sz w:val="24"/>
            <w:szCs w:val="24"/>
          </w:rPr>
          <w:t>neutral</w:t>
        </w:r>
      </w:ins>
      <w:r w:rsidRPr="0064107D">
        <w:rPr>
          <w:rFonts w:eastAsia="SimSun" w:cs="Times New Roman"/>
          <w:sz w:val="24"/>
          <w:szCs w:val="24"/>
        </w:rPr>
        <w:t xml:space="preserve">) and </w:t>
      </w:r>
      <w:r>
        <w:rPr>
          <w:rFonts w:eastAsia="SimSun" w:cs="Times New Roman"/>
          <w:sz w:val="24"/>
          <w:szCs w:val="24"/>
        </w:rPr>
        <w:t>personal association</w:t>
      </w:r>
      <w:r w:rsidRPr="0064107D">
        <w:rPr>
          <w:rFonts w:eastAsia="SimSun" w:cs="Times New Roman"/>
          <w:sz w:val="24"/>
          <w:szCs w:val="24"/>
        </w:rPr>
        <w:t xml:space="preserve"> (self vs. other) as within-subjects factors</w:t>
      </w:r>
      <w:r w:rsidR="006D1606">
        <w:rPr>
          <w:rFonts w:eastAsia="SimSun" w:cs="Times New Roman"/>
          <w:sz w:val="24"/>
          <w:szCs w:val="24"/>
        </w:rPr>
        <w:t>,</w:t>
      </w:r>
      <w:r w:rsidRPr="0064107D">
        <w:rPr>
          <w:rFonts w:eastAsia="SimSun" w:cs="Times New Roman"/>
          <w:sz w:val="24"/>
          <w:szCs w:val="24"/>
        </w:rPr>
        <w:t xml:space="preserve"> showed </w:t>
      </w:r>
      <w:r w:rsidRPr="00364EC9">
        <w:rPr>
          <w:rFonts w:eastAsia="SimSun" w:cs="Times New Roman"/>
          <w:sz w:val="24"/>
          <w:szCs w:val="24"/>
        </w:rPr>
        <w:t xml:space="preserve">main effect of </w:t>
      </w:r>
      <w:r>
        <w:rPr>
          <w:rFonts w:eastAsia="SimSun" w:cs="Times New Roman"/>
          <w:sz w:val="24"/>
          <w:szCs w:val="24"/>
        </w:rPr>
        <w:t>moral valence</w:t>
      </w:r>
      <w:r w:rsidRPr="00364EC9">
        <w:rPr>
          <w:rFonts w:eastAsia="SimSun" w:cs="Times New Roman"/>
          <w:sz w:val="24"/>
          <w:szCs w:val="24"/>
        </w:rPr>
        <w:t xml:space="preserve">, </w:t>
      </w:r>
      <w:proofErr w:type="gramStart"/>
      <w:r w:rsidRPr="00364EC9">
        <w:rPr>
          <w:rFonts w:eastAsia="SimSun" w:cs="Times New Roman"/>
          <w:i/>
          <w:sz w:val="24"/>
          <w:szCs w:val="24"/>
        </w:rPr>
        <w:t>F</w:t>
      </w:r>
      <w:r w:rsidRPr="00364EC9">
        <w:rPr>
          <w:rFonts w:eastAsia="SimSun" w:cs="Times New Roman"/>
          <w:sz w:val="24"/>
          <w:szCs w:val="24"/>
        </w:rPr>
        <w:t>(</w:t>
      </w:r>
      <w:proofErr w:type="gramEnd"/>
      <w:r w:rsidRPr="00364EC9">
        <w:rPr>
          <w:rFonts w:eastAsia="SimSun" w:cs="Times New Roman"/>
          <w:sz w:val="24"/>
          <w:szCs w:val="24"/>
        </w:rPr>
        <w:t>2,</w:t>
      </w:r>
      <w:r w:rsidR="00242DC4">
        <w:rPr>
          <w:rFonts w:eastAsia="SimSun" w:cs="Times New Roman"/>
          <w:sz w:val="24"/>
          <w:szCs w:val="24"/>
        </w:rPr>
        <w:t>68</w:t>
      </w:r>
      <w:r w:rsidRPr="00364EC9">
        <w:rPr>
          <w:rFonts w:eastAsia="SimSun" w:cs="Times New Roman"/>
          <w:sz w:val="24"/>
          <w:szCs w:val="24"/>
        </w:rPr>
        <w:t xml:space="preserve">) = </w:t>
      </w:r>
      <w:r w:rsidR="00277C7E">
        <w:rPr>
          <w:rFonts w:eastAsia="SimSun" w:cs="Times New Roman"/>
          <w:sz w:val="24"/>
          <w:szCs w:val="24"/>
        </w:rPr>
        <w:t>11.1</w:t>
      </w:r>
      <w:r w:rsidRPr="00364EC9">
        <w:rPr>
          <w:rFonts w:eastAsia="SimSun" w:cs="Times New Roman"/>
          <w:sz w:val="24"/>
          <w:szCs w:val="24"/>
        </w:rPr>
        <w:t xml:space="preserve">, </w:t>
      </w:r>
      <w:r w:rsidRPr="00364EC9">
        <w:rPr>
          <w:rFonts w:eastAsia="SimSun" w:cs="Times New Roman"/>
          <w:i/>
          <w:sz w:val="24"/>
          <w:szCs w:val="24"/>
        </w:rPr>
        <w:t>p</w:t>
      </w:r>
      <w:r w:rsidRPr="00364EC9">
        <w:rPr>
          <w:rFonts w:eastAsia="SimSun" w:cs="Times New Roman"/>
          <w:sz w:val="24"/>
          <w:szCs w:val="24"/>
        </w:rPr>
        <w:t xml:space="preserve"> </w:t>
      </w:r>
      <w:r w:rsidR="007F0A36">
        <w:rPr>
          <w:rFonts w:eastAsia="SimSun" w:cs="Times New Roman"/>
          <w:sz w:val="24"/>
          <w:szCs w:val="24"/>
        </w:rPr>
        <w:t>&lt;</w:t>
      </w:r>
      <w:r w:rsidRPr="00364EC9">
        <w:rPr>
          <w:rFonts w:eastAsia="SimSun" w:cs="Times New Roman"/>
          <w:sz w:val="24"/>
          <w:szCs w:val="24"/>
        </w:rPr>
        <w:t xml:space="preserve"> 0.0</w:t>
      </w:r>
      <w:r w:rsidR="00242DC4">
        <w:rPr>
          <w:rFonts w:eastAsia="SimSun" w:cs="Times New Roman"/>
          <w:sz w:val="24"/>
          <w:szCs w:val="24"/>
        </w:rPr>
        <w:t>00</w:t>
      </w:r>
      <w:r w:rsidR="007F0A36">
        <w:rPr>
          <w:rFonts w:eastAsia="SimSun" w:cs="Times New Roman"/>
          <w:sz w:val="24"/>
          <w:szCs w:val="24"/>
        </w:rPr>
        <w:t>1</w:t>
      </w:r>
      <w:r w:rsidRPr="00364EC9">
        <w:rPr>
          <w:rFonts w:eastAsia="SimSun" w:cs="Times New Roman"/>
          <w:sz w:val="24"/>
          <w:szCs w:val="24"/>
        </w:rPr>
        <w:t xml:space="preserve"> , </w:t>
      </w:r>
      <w:r w:rsidR="00277C7E" w:rsidRPr="00C3520D">
        <w:rPr>
          <w:rFonts w:cs="Times New Roman"/>
          <w:i/>
          <w:sz w:val="24"/>
          <w:szCs w:val="24"/>
        </w:rPr>
        <w:t>ω</w:t>
      </w:r>
      <w:r w:rsidR="00277C7E" w:rsidRPr="00C3520D">
        <w:rPr>
          <w:rFonts w:cs="Times New Roman"/>
          <w:bCs/>
          <w:i/>
          <w:iCs/>
          <w:sz w:val="24"/>
          <w:szCs w:val="24"/>
        </w:rPr>
        <w:t>²</w:t>
      </w:r>
      <w:r w:rsidR="00277C7E" w:rsidRPr="00F55BD8">
        <w:rPr>
          <w:rFonts w:cs="Times New Roman"/>
          <w:sz w:val="24"/>
          <w:szCs w:val="24"/>
        </w:rPr>
        <w:t xml:space="preserve"> </w:t>
      </w:r>
      <w:r w:rsidRPr="00364EC9">
        <w:rPr>
          <w:rFonts w:eastAsia="SimSun" w:cs="Times New Roman"/>
          <w:sz w:val="24"/>
          <w:szCs w:val="24"/>
        </w:rPr>
        <w:t xml:space="preserve">= </w:t>
      </w:r>
      <w:r w:rsidR="00242DC4">
        <w:rPr>
          <w:rFonts w:eastAsia="SimSun" w:cs="Times New Roman"/>
          <w:sz w:val="24"/>
          <w:szCs w:val="24"/>
        </w:rPr>
        <w:t>0.2</w:t>
      </w:r>
      <w:r w:rsidR="00277C7E">
        <w:rPr>
          <w:rFonts w:eastAsia="SimSun" w:cs="Times New Roman"/>
          <w:sz w:val="24"/>
          <w:szCs w:val="24"/>
        </w:rPr>
        <w:t>21</w:t>
      </w:r>
      <w:r w:rsidRPr="00364EC9">
        <w:rPr>
          <w:rFonts w:eastAsia="SimSun" w:cs="Times New Roman"/>
          <w:sz w:val="24"/>
          <w:szCs w:val="24"/>
        </w:rPr>
        <w:t>,</w:t>
      </w:r>
      <w:r w:rsidRPr="00F849C1">
        <w:rPr>
          <w:rFonts w:eastAsia="SimSun" w:cs="Times New Roman"/>
          <w:color w:val="0000FF"/>
          <w:sz w:val="24"/>
          <w:szCs w:val="24"/>
        </w:rPr>
        <w:t xml:space="preserve"> </w:t>
      </w:r>
      <w:r w:rsidR="00277C7E">
        <w:rPr>
          <w:rFonts w:eastAsia="SimSun" w:cs="Times New Roman"/>
          <w:color w:val="0000FF"/>
          <w:sz w:val="24"/>
          <w:szCs w:val="24"/>
        </w:rPr>
        <w:t>BF</w:t>
      </w:r>
      <w:r w:rsidR="00277C7E" w:rsidRPr="00277C7E">
        <w:rPr>
          <w:rFonts w:eastAsia="SimSun" w:cs="Times New Roman"/>
          <w:color w:val="0000FF"/>
          <w:sz w:val="24"/>
          <w:szCs w:val="24"/>
          <w:vertAlign w:val="subscript"/>
        </w:rPr>
        <w:t>10</w:t>
      </w:r>
      <w:r w:rsidR="00277C7E">
        <w:rPr>
          <w:rFonts w:eastAsia="SimSun" w:cs="Times New Roman"/>
          <w:color w:val="0000FF"/>
          <w:sz w:val="24"/>
          <w:szCs w:val="24"/>
        </w:rPr>
        <w:t xml:space="preserve"> = 14.2</w:t>
      </w:r>
      <w:r w:rsidRPr="00F849C1">
        <w:rPr>
          <w:rFonts w:eastAsia="SimSun" w:cs="Times New Roman"/>
          <w:color w:val="0000FF"/>
          <w:sz w:val="24"/>
          <w:szCs w:val="24"/>
        </w:rPr>
        <w:t xml:space="preserve">. </w:t>
      </w:r>
      <w:r w:rsidRPr="00364EC9">
        <w:rPr>
          <w:rFonts w:eastAsia="SimSun" w:cs="Times New Roman"/>
          <w:sz w:val="24"/>
          <w:szCs w:val="24"/>
        </w:rPr>
        <w:t xml:space="preserve">However, the personal association did not yield significant main effect </w:t>
      </w:r>
      <w:proofErr w:type="gramStart"/>
      <w:r w:rsidRPr="00364EC9">
        <w:rPr>
          <w:rFonts w:eastAsia="SimSun" w:cs="Times New Roman"/>
          <w:i/>
          <w:sz w:val="24"/>
          <w:szCs w:val="24"/>
        </w:rPr>
        <w:t>F(</w:t>
      </w:r>
      <w:proofErr w:type="gramEnd"/>
      <w:r w:rsidR="00176638">
        <w:rPr>
          <w:rFonts w:eastAsia="SimSun" w:cs="Times New Roman"/>
          <w:sz w:val="24"/>
          <w:szCs w:val="24"/>
        </w:rPr>
        <w:t>1</w:t>
      </w:r>
      <w:r w:rsidR="00242DC4">
        <w:rPr>
          <w:rFonts w:eastAsia="SimSun" w:cs="Times New Roman"/>
          <w:sz w:val="24"/>
          <w:szCs w:val="24"/>
        </w:rPr>
        <w:t xml:space="preserve">, </w:t>
      </w:r>
      <w:r w:rsidR="00176638">
        <w:rPr>
          <w:rFonts w:eastAsia="SimSun" w:cs="Times New Roman"/>
          <w:sz w:val="24"/>
          <w:szCs w:val="24"/>
        </w:rPr>
        <w:t>34</w:t>
      </w:r>
      <w:r w:rsidRPr="00364EC9">
        <w:rPr>
          <w:rFonts w:eastAsia="SimSun" w:cs="Times New Roman"/>
          <w:sz w:val="24"/>
          <w:szCs w:val="24"/>
        </w:rPr>
        <w:t>) =</w:t>
      </w:r>
      <w:r w:rsidR="00277C7E">
        <w:rPr>
          <w:rFonts w:eastAsia="SimSun" w:cs="Times New Roman"/>
          <w:sz w:val="24"/>
          <w:szCs w:val="24"/>
        </w:rPr>
        <w:t xml:space="preserve"> 3.219</w:t>
      </w:r>
      <w:r w:rsidRPr="00364EC9">
        <w:rPr>
          <w:rFonts w:eastAsia="SimSun" w:cs="Times New Roman"/>
          <w:sz w:val="24"/>
          <w:szCs w:val="24"/>
        </w:rPr>
        <w:t xml:space="preserve">, </w:t>
      </w:r>
      <w:r w:rsidRPr="00364EC9">
        <w:rPr>
          <w:rFonts w:eastAsia="SimSun" w:cs="Times New Roman"/>
          <w:i/>
          <w:sz w:val="24"/>
          <w:szCs w:val="24"/>
        </w:rPr>
        <w:t>p</w:t>
      </w:r>
      <w:r w:rsidRPr="00364EC9">
        <w:rPr>
          <w:rFonts w:eastAsia="SimSun" w:cs="Times New Roman"/>
          <w:sz w:val="24"/>
          <w:szCs w:val="24"/>
        </w:rPr>
        <w:t xml:space="preserve"> = </w:t>
      </w:r>
      <w:r w:rsidR="00242DC4">
        <w:rPr>
          <w:rFonts w:eastAsia="SimSun" w:cs="Times New Roman"/>
          <w:sz w:val="24"/>
          <w:szCs w:val="24"/>
        </w:rPr>
        <w:t xml:space="preserve">0.096, </w:t>
      </w:r>
      <w:r w:rsidR="00277C7E" w:rsidRPr="00C3520D">
        <w:rPr>
          <w:rFonts w:cs="Times New Roman"/>
          <w:i/>
          <w:sz w:val="24"/>
          <w:szCs w:val="24"/>
        </w:rPr>
        <w:t>ω</w:t>
      </w:r>
      <w:r w:rsidR="00277C7E" w:rsidRPr="00C3520D">
        <w:rPr>
          <w:rFonts w:cs="Times New Roman"/>
          <w:bCs/>
          <w:i/>
          <w:iCs/>
          <w:sz w:val="24"/>
          <w:szCs w:val="24"/>
        </w:rPr>
        <w:t>²</w:t>
      </w:r>
      <w:r w:rsidR="00277C7E" w:rsidRPr="00F55BD8">
        <w:rPr>
          <w:rFonts w:cs="Times New Roman"/>
          <w:sz w:val="24"/>
          <w:szCs w:val="24"/>
        </w:rPr>
        <w:t xml:space="preserve"> </w:t>
      </w:r>
      <w:r w:rsidR="00277C7E">
        <w:rPr>
          <w:rFonts w:cs="Times New Roman"/>
          <w:sz w:val="24"/>
          <w:szCs w:val="24"/>
        </w:rPr>
        <w:t xml:space="preserve"> </w:t>
      </w:r>
      <w:r w:rsidR="00242DC4" w:rsidRPr="00364EC9">
        <w:rPr>
          <w:rFonts w:eastAsia="SimSun" w:cs="Times New Roman"/>
          <w:sz w:val="24"/>
          <w:szCs w:val="24"/>
        </w:rPr>
        <w:t xml:space="preserve">= </w:t>
      </w:r>
      <w:r w:rsidR="00242DC4">
        <w:rPr>
          <w:rFonts w:eastAsia="SimSun" w:cs="Times New Roman"/>
          <w:sz w:val="24"/>
          <w:szCs w:val="24"/>
        </w:rPr>
        <w:t>0.0</w:t>
      </w:r>
      <w:r w:rsidR="00277C7E">
        <w:rPr>
          <w:rFonts w:eastAsia="SimSun" w:cs="Times New Roman"/>
          <w:sz w:val="24"/>
          <w:szCs w:val="24"/>
        </w:rPr>
        <w:t>5</w:t>
      </w:r>
      <w:r w:rsidR="00242DC4">
        <w:rPr>
          <w:rFonts w:eastAsia="SimSun" w:cs="Times New Roman"/>
          <w:sz w:val="24"/>
          <w:szCs w:val="24"/>
        </w:rPr>
        <w:t>8</w:t>
      </w:r>
      <w:r w:rsidR="00242DC4" w:rsidRPr="00364EC9">
        <w:rPr>
          <w:rFonts w:eastAsia="SimSun" w:cs="Times New Roman"/>
          <w:sz w:val="24"/>
          <w:szCs w:val="24"/>
        </w:rPr>
        <w:t xml:space="preserve">, </w:t>
      </w:r>
      <w:r w:rsidR="00277C7E">
        <w:rPr>
          <w:rFonts w:eastAsia="SimSun" w:cs="Times New Roman"/>
          <w:color w:val="0000FF"/>
          <w:sz w:val="24"/>
          <w:szCs w:val="24"/>
        </w:rPr>
        <w:t>BF</w:t>
      </w:r>
      <w:r w:rsidR="00277C7E" w:rsidRPr="009323C5">
        <w:rPr>
          <w:rFonts w:eastAsia="SimSun" w:cs="Times New Roman"/>
          <w:color w:val="0000FF"/>
          <w:sz w:val="24"/>
          <w:szCs w:val="24"/>
          <w:vertAlign w:val="subscript"/>
        </w:rPr>
        <w:t>10</w:t>
      </w:r>
      <w:r w:rsidR="00277C7E">
        <w:rPr>
          <w:rFonts w:eastAsia="SimSun" w:cs="Times New Roman"/>
          <w:color w:val="0000FF"/>
          <w:sz w:val="24"/>
          <w:szCs w:val="24"/>
        </w:rPr>
        <w:t xml:space="preserve"> = 1.2</w:t>
      </w:r>
      <w:r w:rsidR="00F86FE0">
        <w:rPr>
          <w:rFonts w:eastAsia="SimSun" w:cs="Times New Roman"/>
          <w:color w:val="0000FF"/>
          <w:sz w:val="24"/>
          <w:szCs w:val="24"/>
        </w:rPr>
        <w:t>6</w:t>
      </w:r>
      <w:r w:rsidR="00E04FA8">
        <w:rPr>
          <w:rFonts w:eastAsia="SimSun" w:cs="Times New Roman"/>
          <w:sz w:val="24"/>
          <w:szCs w:val="24"/>
        </w:rPr>
        <w:t xml:space="preserve">, </w:t>
      </w:r>
      <w:r w:rsidR="00D24E3D">
        <w:rPr>
          <w:rFonts w:eastAsia="SimSun" w:cs="Times New Roman"/>
          <w:sz w:val="24"/>
          <w:szCs w:val="24"/>
        </w:rPr>
        <w:t xml:space="preserve">neither </w:t>
      </w:r>
      <w:r w:rsidR="00E04FA8">
        <w:rPr>
          <w:rFonts w:eastAsia="SimSun" w:cs="Times New Roman"/>
          <w:sz w:val="24"/>
          <w:szCs w:val="24"/>
        </w:rPr>
        <w:t xml:space="preserve"> the</w:t>
      </w:r>
      <w:r w:rsidR="00E04FA8" w:rsidRPr="0064107D">
        <w:rPr>
          <w:rFonts w:eastAsia="SimSun" w:cs="Times New Roman"/>
          <w:sz w:val="24"/>
          <w:szCs w:val="24"/>
        </w:rPr>
        <w:t xml:space="preserve"> interaction between </w:t>
      </w:r>
      <w:r w:rsidR="00E04FA8">
        <w:rPr>
          <w:rFonts w:eastAsia="SimSun" w:cs="Times New Roman"/>
          <w:sz w:val="24"/>
          <w:szCs w:val="24"/>
        </w:rPr>
        <w:t>moral valence</w:t>
      </w:r>
      <w:r w:rsidR="00E04FA8" w:rsidRPr="00364EC9">
        <w:rPr>
          <w:rFonts w:eastAsia="SimSun" w:cs="Times New Roman"/>
          <w:sz w:val="24"/>
          <w:szCs w:val="24"/>
        </w:rPr>
        <w:t xml:space="preserve"> and personal association, </w:t>
      </w:r>
      <w:r w:rsidR="00E04FA8" w:rsidRPr="00364EC9">
        <w:rPr>
          <w:rFonts w:eastAsia="SimSun" w:cs="Times New Roman"/>
          <w:i/>
          <w:sz w:val="24"/>
          <w:szCs w:val="24"/>
        </w:rPr>
        <w:t>F</w:t>
      </w:r>
      <w:r w:rsidR="00E04FA8" w:rsidRPr="00364EC9">
        <w:rPr>
          <w:rFonts w:eastAsia="SimSun" w:cs="Times New Roman"/>
          <w:sz w:val="24"/>
          <w:szCs w:val="24"/>
        </w:rPr>
        <w:t>(2,</w:t>
      </w:r>
      <w:r w:rsidR="00E04FA8">
        <w:rPr>
          <w:rFonts w:eastAsia="SimSun" w:cs="Times New Roman"/>
          <w:sz w:val="24"/>
          <w:szCs w:val="24"/>
        </w:rPr>
        <w:t>68</w:t>
      </w:r>
      <w:r w:rsidR="00E04FA8" w:rsidRPr="00364EC9">
        <w:rPr>
          <w:rFonts w:eastAsia="SimSun" w:cs="Times New Roman"/>
          <w:sz w:val="24"/>
          <w:szCs w:val="24"/>
        </w:rPr>
        <w:t>) =</w:t>
      </w:r>
      <w:r w:rsidR="002402E3">
        <w:rPr>
          <w:rFonts w:eastAsia="SimSun" w:cs="Times New Roman"/>
          <w:sz w:val="24"/>
          <w:szCs w:val="24"/>
        </w:rPr>
        <w:t xml:space="preserve"> </w:t>
      </w:r>
      <w:r w:rsidR="00277C7E">
        <w:rPr>
          <w:rFonts w:eastAsia="SimSun" w:cs="Times New Roman"/>
          <w:sz w:val="24"/>
          <w:szCs w:val="24"/>
        </w:rPr>
        <w:t>1.304</w:t>
      </w:r>
      <w:r w:rsidR="00E04FA8" w:rsidRPr="00364EC9">
        <w:rPr>
          <w:rFonts w:eastAsia="SimSun" w:cs="Times New Roman"/>
          <w:sz w:val="24"/>
          <w:szCs w:val="24"/>
        </w:rPr>
        <w:t xml:space="preserve">, </w:t>
      </w:r>
      <w:r w:rsidR="00E04FA8" w:rsidRPr="00364EC9">
        <w:rPr>
          <w:rFonts w:eastAsia="SimSun" w:cs="Times New Roman"/>
          <w:i/>
          <w:sz w:val="24"/>
          <w:szCs w:val="24"/>
        </w:rPr>
        <w:t>p</w:t>
      </w:r>
      <w:r w:rsidR="00E04FA8" w:rsidRPr="00364EC9">
        <w:rPr>
          <w:rFonts w:eastAsia="SimSun" w:cs="Times New Roman"/>
          <w:sz w:val="24"/>
          <w:szCs w:val="24"/>
        </w:rPr>
        <w:t xml:space="preserve"> = 0.0</w:t>
      </w:r>
      <w:r w:rsidR="00277C7E">
        <w:rPr>
          <w:rFonts w:eastAsia="SimSun" w:cs="Times New Roman"/>
          <w:sz w:val="24"/>
          <w:szCs w:val="24"/>
        </w:rPr>
        <w:t>39</w:t>
      </w:r>
      <w:r w:rsidR="00E04FA8" w:rsidRPr="00364EC9">
        <w:rPr>
          <w:rFonts w:eastAsia="SimSun" w:cs="Times New Roman"/>
          <w:sz w:val="24"/>
          <w:szCs w:val="24"/>
        </w:rPr>
        <w:t xml:space="preserve"> , </w:t>
      </w:r>
      <w:r w:rsidR="00277C7E" w:rsidRPr="00C3520D">
        <w:rPr>
          <w:rFonts w:cs="Times New Roman"/>
          <w:i/>
          <w:sz w:val="24"/>
          <w:szCs w:val="24"/>
        </w:rPr>
        <w:t>ω</w:t>
      </w:r>
      <w:r w:rsidR="00277C7E" w:rsidRPr="00C3520D">
        <w:rPr>
          <w:rFonts w:cs="Times New Roman"/>
          <w:bCs/>
          <w:i/>
          <w:iCs/>
          <w:sz w:val="24"/>
          <w:szCs w:val="24"/>
        </w:rPr>
        <w:t>²</w:t>
      </w:r>
      <w:r w:rsidR="00277C7E" w:rsidRPr="00F55BD8">
        <w:rPr>
          <w:rFonts w:cs="Times New Roman"/>
          <w:sz w:val="24"/>
          <w:szCs w:val="24"/>
        </w:rPr>
        <w:t xml:space="preserve"> </w:t>
      </w:r>
      <w:r w:rsidR="00E04FA8" w:rsidRPr="00364EC9">
        <w:rPr>
          <w:rFonts w:eastAsia="SimSun" w:cs="Times New Roman"/>
          <w:sz w:val="24"/>
          <w:szCs w:val="24"/>
        </w:rPr>
        <w:t xml:space="preserve">= </w:t>
      </w:r>
      <w:r w:rsidR="00277C7E">
        <w:rPr>
          <w:rFonts w:eastAsia="SimSun" w:cs="Times New Roman"/>
          <w:sz w:val="24"/>
          <w:szCs w:val="24"/>
        </w:rPr>
        <w:t xml:space="preserve"> </w:t>
      </w:r>
      <w:r w:rsidR="00E04FA8" w:rsidRPr="00364EC9">
        <w:rPr>
          <w:rFonts w:eastAsia="SimSun" w:cs="Times New Roman"/>
          <w:sz w:val="24"/>
          <w:szCs w:val="24"/>
        </w:rPr>
        <w:t>0.</w:t>
      </w:r>
      <w:r w:rsidR="00E04FA8">
        <w:rPr>
          <w:rFonts w:eastAsia="SimSun" w:cs="Times New Roman"/>
          <w:sz w:val="24"/>
          <w:szCs w:val="24"/>
        </w:rPr>
        <w:t>0</w:t>
      </w:r>
      <w:r w:rsidR="00277C7E">
        <w:rPr>
          <w:rFonts w:eastAsia="SimSun" w:cs="Times New Roman"/>
          <w:sz w:val="24"/>
          <w:szCs w:val="24"/>
        </w:rPr>
        <w:t>63</w:t>
      </w:r>
      <w:r w:rsidR="00277C7E">
        <w:rPr>
          <w:rFonts w:eastAsia="SimSun" w:cs="Times New Roman"/>
          <w:color w:val="0000FF"/>
          <w:sz w:val="24"/>
          <w:szCs w:val="24"/>
        </w:rPr>
        <w:t>, BF</w:t>
      </w:r>
      <w:r w:rsidR="00277C7E" w:rsidRPr="009323C5">
        <w:rPr>
          <w:rFonts w:eastAsia="SimSun" w:cs="Times New Roman"/>
          <w:color w:val="0000FF"/>
          <w:sz w:val="24"/>
          <w:szCs w:val="24"/>
          <w:vertAlign w:val="subscript"/>
        </w:rPr>
        <w:t>10</w:t>
      </w:r>
      <w:r w:rsidR="00277C7E">
        <w:rPr>
          <w:rFonts w:eastAsia="SimSun" w:cs="Times New Roman"/>
          <w:color w:val="0000FF"/>
          <w:sz w:val="24"/>
          <w:szCs w:val="24"/>
        </w:rPr>
        <w:t xml:space="preserve"> = 1.729</w:t>
      </w:r>
      <w:r w:rsidRPr="00364EC9">
        <w:rPr>
          <w:rFonts w:eastAsia="SimSun" w:cs="Times New Roman"/>
          <w:sz w:val="24"/>
          <w:szCs w:val="24"/>
        </w:rPr>
        <w:t>.</w:t>
      </w:r>
      <w:r w:rsidRPr="00145F85">
        <w:rPr>
          <w:rFonts w:eastAsia="SimSun" w:cs="Times New Roman"/>
          <w:sz w:val="24"/>
          <w:szCs w:val="24"/>
        </w:rPr>
        <w:t xml:space="preserve"> </w:t>
      </w:r>
    </w:p>
    <w:p w14:paraId="6649B667" w14:textId="2266CB95" w:rsidR="00D151CB" w:rsidRDefault="00D74E16" w:rsidP="00E026D2">
      <w:pPr>
        <w:spacing w:line="480" w:lineRule="auto"/>
        <w:ind w:firstLine="720"/>
        <w:rPr>
          <w:rFonts w:eastAsia="SimSun" w:cs="Times New Roman"/>
          <w:sz w:val="24"/>
          <w:szCs w:val="24"/>
        </w:rPr>
      </w:pPr>
      <w:r>
        <w:rPr>
          <w:rFonts w:eastAsia="SimSun" w:cs="Times New Roman"/>
          <w:sz w:val="24"/>
          <w:szCs w:val="24"/>
        </w:rPr>
        <w:t>To examine our hypothesis, w</w:t>
      </w:r>
      <w:r w:rsidR="00D151CB" w:rsidRPr="00145F85">
        <w:rPr>
          <w:rFonts w:eastAsia="SimSun" w:cs="Times New Roman"/>
          <w:sz w:val="24"/>
          <w:szCs w:val="24"/>
        </w:rPr>
        <w:t xml:space="preserve">e conducted two </w:t>
      </w:r>
      <w:r w:rsidR="006D1606">
        <w:rPr>
          <w:rFonts w:eastAsia="SimSun" w:cs="Times New Roman"/>
          <w:sz w:val="24"/>
          <w:szCs w:val="24"/>
        </w:rPr>
        <w:t xml:space="preserve">repeated measures </w:t>
      </w:r>
      <w:r w:rsidR="00D151CB" w:rsidRPr="00145F85">
        <w:rPr>
          <w:rFonts w:eastAsia="SimSun" w:cs="Times New Roman"/>
          <w:sz w:val="24"/>
          <w:szCs w:val="24"/>
        </w:rPr>
        <w:t xml:space="preserve">ANOVA for self and other condition separately. </w:t>
      </w:r>
      <w:r w:rsidR="00D151CB">
        <w:rPr>
          <w:rFonts w:eastAsia="SimSun" w:cs="Times New Roman"/>
          <w:sz w:val="24"/>
          <w:szCs w:val="24"/>
        </w:rPr>
        <w:t xml:space="preserve">For </w:t>
      </w:r>
      <w:r w:rsidR="00D151CB" w:rsidRPr="00145F85">
        <w:rPr>
          <w:rFonts w:eastAsia="SimSun" w:cs="Times New Roman"/>
          <w:sz w:val="24"/>
          <w:szCs w:val="24"/>
        </w:rPr>
        <w:t xml:space="preserve">the </w:t>
      </w:r>
      <w:r w:rsidR="00767CD5" w:rsidRPr="00145F85">
        <w:rPr>
          <w:rFonts w:eastAsia="SimSun" w:cs="Times New Roman"/>
          <w:sz w:val="24"/>
          <w:szCs w:val="24"/>
        </w:rPr>
        <w:t>self-condition</w:t>
      </w:r>
      <w:r w:rsidR="00D151CB">
        <w:rPr>
          <w:rFonts w:eastAsia="SimSun" w:cs="Times New Roman"/>
          <w:sz w:val="24"/>
          <w:szCs w:val="24"/>
        </w:rPr>
        <w:t xml:space="preserve"> the</w:t>
      </w:r>
      <w:r w:rsidR="00D151CB" w:rsidRPr="00145F85">
        <w:rPr>
          <w:rFonts w:eastAsia="SimSun" w:cs="Times New Roman"/>
          <w:sz w:val="24"/>
          <w:szCs w:val="24"/>
        </w:rPr>
        <w:t xml:space="preserve"> results showed a significant effect of moral</w:t>
      </w:r>
      <w:r w:rsidR="006D1606">
        <w:rPr>
          <w:rFonts w:eastAsia="SimSun" w:cs="Times New Roman"/>
          <w:sz w:val="24"/>
          <w:szCs w:val="24"/>
        </w:rPr>
        <w:t xml:space="preserve"> valence</w:t>
      </w:r>
      <w:r w:rsidR="00D151CB" w:rsidRPr="00145F85">
        <w:rPr>
          <w:rFonts w:eastAsia="SimSun" w:cs="Times New Roman"/>
          <w:sz w:val="24"/>
          <w:szCs w:val="24"/>
        </w:rPr>
        <w:t xml:space="preserve"> on</w:t>
      </w:r>
      <w:r w:rsidR="00D151CB" w:rsidRPr="00145F85">
        <w:rPr>
          <w:rFonts w:eastAsia="SimSun" w:cs="Times New Roman"/>
          <w:i/>
          <w:sz w:val="24"/>
          <w:szCs w:val="24"/>
        </w:rPr>
        <w:t xml:space="preserve"> d’</w:t>
      </w:r>
      <w:r w:rsidR="00D151CB" w:rsidRPr="00145F85">
        <w:rPr>
          <w:rFonts w:eastAsia="SimSun" w:cs="Times New Roman"/>
          <w:sz w:val="24"/>
          <w:szCs w:val="24"/>
        </w:rPr>
        <w:t xml:space="preserve">: </w:t>
      </w:r>
      <w:proofErr w:type="gramStart"/>
      <w:r w:rsidR="00D151CB" w:rsidRPr="00F849C1">
        <w:rPr>
          <w:rFonts w:eastAsia="SimSun" w:cs="Times New Roman"/>
          <w:i/>
          <w:sz w:val="24"/>
          <w:szCs w:val="24"/>
        </w:rPr>
        <w:t>F</w:t>
      </w:r>
      <w:r w:rsidR="00D151CB" w:rsidRPr="00145F85">
        <w:rPr>
          <w:rFonts w:eastAsia="SimSun" w:cs="Times New Roman"/>
          <w:sz w:val="24"/>
          <w:szCs w:val="24"/>
        </w:rPr>
        <w:t>(</w:t>
      </w:r>
      <w:proofErr w:type="gramEnd"/>
      <w:r w:rsidR="00415BE2">
        <w:rPr>
          <w:rFonts w:eastAsia="SimSun" w:cs="Times New Roman"/>
          <w:sz w:val="24"/>
          <w:szCs w:val="24"/>
        </w:rPr>
        <w:t>1.654</w:t>
      </w:r>
      <w:r w:rsidR="00D151CB" w:rsidRPr="00145F85">
        <w:rPr>
          <w:rFonts w:eastAsia="SimSun" w:cs="Times New Roman"/>
          <w:sz w:val="24"/>
          <w:szCs w:val="24"/>
        </w:rPr>
        <w:t>,</w:t>
      </w:r>
      <w:r w:rsidR="00415BE2">
        <w:rPr>
          <w:rFonts w:eastAsia="SimSun" w:cs="Times New Roman"/>
          <w:sz w:val="24"/>
          <w:szCs w:val="24"/>
        </w:rPr>
        <w:t>56.25</w:t>
      </w:r>
      <w:r w:rsidR="00D151CB" w:rsidRPr="00145F85">
        <w:rPr>
          <w:rFonts w:eastAsia="SimSun" w:cs="Times New Roman"/>
          <w:sz w:val="24"/>
          <w:szCs w:val="24"/>
        </w:rPr>
        <w:t xml:space="preserve">) = </w:t>
      </w:r>
      <w:r w:rsidR="003B0E04">
        <w:rPr>
          <w:rFonts w:eastAsia="SimSun" w:cs="Times New Roman"/>
          <w:sz w:val="24"/>
          <w:szCs w:val="24"/>
        </w:rPr>
        <w:t>13.</w:t>
      </w:r>
      <w:r w:rsidR="00415BE2">
        <w:rPr>
          <w:rFonts w:eastAsia="SimSun" w:cs="Times New Roman"/>
          <w:sz w:val="24"/>
          <w:szCs w:val="24"/>
        </w:rPr>
        <w:t>98</w:t>
      </w:r>
      <w:r w:rsidR="00D151CB" w:rsidRPr="00990A8C">
        <w:rPr>
          <w:rFonts w:eastAsia="SimSun" w:cs="Times New Roman"/>
          <w:sz w:val="24"/>
          <w:szCs w:val="24"/>
        </w:rPr>
        <w:t xml:space="preserve">, </w:t>
      </w:r>
      <w:r w:rsidR="00D151CB" w:rsidRPr="00F849C1">
        <w:rPr>
          <w:rFonts w:eastAsia="SimSun" w:cs="Times New Roman"/>
          <w:i/>
          <w:sz w:val="24"/>
          <w:szCs w:val="24"/>
        </w:rPr>
        <w:t>p</w:t>
      </w:r>
      <w:r w:rsidR="00D151CB" w:rsidRPr="00990A8C">
        <w:rPr>
          <w:rFonts w:eastAsia="SimSun" w:cs="Times New Roman"/>
          <w:sz w:val="24"/>
          <w:szCs w:val="24"/>
        </w:rPr>
        <w:t xml:space="preserve"> </w:t>
      </w:r>
      <w:r w:rsidR="007F0A36">
        <w:rPr>
          <w:rFonts w:eastAsia="SimSun" w:cs="Times New Roman"/>
          <w:sz w:val="24"/>
          <w:szCs w:val="24"/>
        </w:rPr>
        <w:t xml:space="preserve">&lt; </w:t>
      </w:r>
      <w:r w:rsidR="00D151CB" w:rsidRPr="00990A8C">
        <w:rPr>
          <w:rFonts w:eastAsia="SimSun" w:cs="Times New Roman"/>
          <w:sz w:val="24"/>
          <w:szCs w:val="24"/>
        </w:rPr>
        <w:t>0.000</w:t>
      </w:r>
      <w:r w:rsidR="007F0A36">
        <w:rPr>
          <w:rFonts w:eastAsia="SimSun" w:cs="Times New Roman"/>
          <w:sz w:val="24"/>
          <w:szCs w:val="24"/>
        </w:rPr>
        <w:t>1</w:t>
      </w:r>
      <w:r w:rsidR="00D151CB" w:rsidRPr="00990A8C">
        <w:rPr>
          <w:rFonts w:eastAsia="SimSun" w:cs="Times New Roman"/>
          <w:sz w:val="24"/>
          <w:szCs w:val="24"/>
        </w:rPr>
        <w:t xml:space="preserve">, </w:t>
      </w:r>
      <w:r w:rsidR="00415BE2" w:rsidRPr="00C3520D">
        <w:rPr>
          <w:rFonts w:cs="Times New Roman"/>
          <w:i/>
          <w:sz w:val="24"/>
          <w:szCs w:val="24"/>
        </w:rPr>
        <w:t>ω</w:t>
      </w:r>
      <w:r w:rsidR="00415BE2" w:rsidRPr="00C3520D">
        <w:rPr>
          <w:rFonts w:cs="Times New Roman"/>
          <w:bCs/>
          <w:i/>
          <w:iCs/>
          <w:sz w:val="24"/>
          <w:szCs w:val="24"/>
        </w:rPr>
        <w:t>²</w:t>
      </w:r>
      <w:r w:rsidR="00415BE2" w:rsidRPr="00F55BD8">
        <w:rPr>
          <w:rFonts w:cs="Times New Roman"/>
          <w:sz w:val="24"/>
          <w:szCs w:val="24"/>
        </w:rPr>
        <w:t xml:space="preserve"> </w:t>
      </w:r>
      <w:r w:rsidR="00415BE2">
        <w:rPr>
          <w:rFonts w:eastAsia="SimSun" w:cs="Times New Roman"/>
          <w:bCs/>
          <w:i/>
          <w:iCs/>
          <w:sz w:val="24"/>
          <w:szCs w:val="24"/>
          <w:vertAlign w:val="subscript"/>
        </w:rPr>
        <w:t xml:space="preserve"> </w:t>
      </w:r>
      <w:r w:rsidR="00D151CB" w:rsidRPr="00990A8C">
        <w:rPr>
          <w:rFonts w:eastAsia="SimSun" w:cs="Times New Roman"/>
          <w:sz w:val="24"/>
          <w:szCs w:val="24"/>
        </w:rPr>
        <w:t>= 0.2</w:t>
      </w:r>
      <w:r w:rsidR="00D02306">
        <w:rPr>
          <w:rFonts w:eastAsia="SimSun" w:cs="Times New Roman"/>
          <w:sz w:val="24"/>
          <w:szCs w:val="24"/>
        </w:rPr>
        <w:t>68</w:t>
      </w:r>
      <w:r w:rsidR="00D151CB" w:rsidRPr="00990A8C">
        <w:rPr>
          <w:rFonts w:eastAsia="SimSun" w:cs="Times New Roman"/>
          <w:sz w:val="24"/>
          <w:szCs w:val="24"/>
        </w:rPr>
        <w:t xml:space="preserve">, </w:t>
      </w:r>
      <w:r w:rsidR="00D02306">
        <w:rPr>
          <w:rFonts w:eastAsia="SimSun" w:cs="Times New Roman"/>
          <w:color w:val="0000FF"/>
          <w:sz w:val="24"/>
          <w:szCs w:val="24"/>
        </w:rPr>
        <w:t>BF</w:t>
      </w:r>
      <w:r w:rsidR="00D02306" w:rsidRPr="009323C5">
        <w:rPr>
          <w:rFonts w:eastAsia="SimSun" w:cs="Times New Roman"/>
          <w:color w:val="0000FF"/>
          <w:sz w:val="24"/>
          <w:szCs w:val="24"/>
          <w:vertAlign w:val="subscript"/>
        </w:rPr>
        <w:t>10</w:t>
      </w:r>
      <w:r w:rsidR="00D02306">
        <w:rPr>
          <w:rFonts w:eastAsia="SimSun" w:cs="Times New Roman"/>
          <w:color w:val="0000FF"/>
          <w:sz w:val="24"/>
          <w:szCs w:val="24"/>
        </w:rPr>
        <w:t xml:space="preserve"> =</w:t>
      </w:r>
      <w:r w:rsidR="00411B96">
        <w:rPr>
          <w:rFonts w:eastAsia="SimSun" w:cs="Times New Roman"/>
          <w:color w:val="0000FF"/>
          <w:sz w:val="24"/>
          <w:szCs w:val="24"/>
        </w:rPr>
        <w:t xml:space="preserve"> </w:t>
      </w:r>
      <w:r w:rsidR="00D02306">
        <w:rPr>
          <w:rFonts w:eastAsia="SimSun" w:cs="Times New Roman"/>
          <w:color w:val="0000FF"/>
          <w:sz w:val="24"/>
          <w:szCs w:val="24"/>
        </w:rPr>
        <w:t>2317.4</w:t>
      </w:r>
      <w:r w:rsidR="003B0E04" w:rsidRPr="00F849C1">
        <w:rPr>
          <w:rFonts w:eastAsia="SimSun" w:cs="Times New Roman"/>
          <w:color w:val="0000FF"/>
          <w:sz w:val="24"/>
          <w:szCs w:val="24"/>
        </w:rPr>
        <w:t>.</w:t>
      </w:r>
      <w:r w:rsidR="00D151CB">
        <w:rPr>
          <w:rFonts w:eastAsia="SimSun" w:cs="Times New Roman"/>
          <w:sz w:val="24"/>
          <w:szCs w:val="24"/>
        </w:rPr>
        <w:t xml:space="preserve"> Simple effect analysis</w:t>
      </w:r>
      <w:r w:rsidR="00D151CB" w:rsidRPr="00990A8C">
        <w:rPr>
          <w:rFonts w:eastAsia="SimSun" w:cs="Times New Roman"/>
          <w:sz w:val="24"/>
          <w:szCs w:val="24"/>
        </w:rPr>
        <w:t xml:space="preserve"> showed that </w:t>
      </w:r>
      <w:r w:rsidR="00D151CB" w:rsidRPr="00990A8C">
        <w:rPr>
          <w:rFonts w:eastAsia="SimSun" w:cs="Times New Roman"/>
          <w:i/>
          <w:sz w:val="24"/>
          <w:szCs w:val="24"/>
        </w:rPr>
        <w:t xml:space="preserve">d’ </w:t>
      </w:r>
      <w:r w:rsidR="00D151CB" w:rsidRPr="00990A8C">
        <w:rPr>
          <w:rFonts w:eastAsia="SimSun" w:cs="Times New Roman"/>
          <w:sz w:val="24"/>
          <w:szCs w:val="24"/>
        </w:rPr>
        <w:t xml:space="preserve">was larger for </w:t>
      </w:r>
      <w:r w:rsidR="00D151CB">
        <w:rPr>
          <w:rFonts w:eastAsia="SimSun" w:cs="Times New Roman"/>
          <w:sz w:val="24"/>
          <w:szCs w:val="24"/>
        </w:rPr>
        <w:t xml:space="preserve">the </w:t>
      </w:r>
      <w:r w:rsidR="00D151CB" w:rsidRPr="00990A8C">
        <w:rPr>
          <w:rFonts w:eastAsia="SimSun" w:cs="Times New Roman"/>
          <w:sz w:val="24"/>
          <w:szCs w:val="24"/>
        </w:rPr>
        <w:t>good</w:t>
      </w:r>
      <w:r w:rsidR="00125953">
        <w:rPr>
          <w:rFonts w:eastAsia="SimSun" w:cs="Times New Roman"/>
          <w:sz w:val="24"/>
          <w:szCs w:val="24"/>
        </w:rPr>
        <w:t>-</w:t>
      </w:r>
      <w:r w:rsidR="00D151CB" w:rsidRPr="00990A8C">
        <w:rPr>
          <w:rFonts w:eastAsia="SimSun" w:cs="Times New Roman"/>
          <w:sz w:val="24"/>
          <w:szCs w:val="24"/>
        </w:rPr>
        <w:t>self</w:t>
      </w:r>
      <w:r w:rsidR="00125953">
        <w:rPr>
          <w:rFonts w:eastAsia="SimSun" w:cs="Times New Roman"/>
          <w:sz w:val="24"/>
          <w:szCs w:val="24"/>
        </w:rPr>
        <w:t xml:space="preserve"> association condition</w:t>
      </w:r>
      <w:r w:rsidR="00D151CB" w:rsidRPr="00990A8C">
        <w:rPr>
          <w:rFonts w:eastAsia="SimSun" w:cs="Times New Roman"/>
          <w:sz w:val="24"/>
          <w:szCs w:val="24"/>
        </w:rPr>
        <w:t xml:space="preserve"> (</w:t>
      </w:r>
      <w:r w:rsidR="00411B96">
        <w:rPr>
          <w:rFonts w:eastAsia="SimSun" w:cs="Times New Roman"/>
          <w:sz w:val="24"/>
          <w:szCs w:val="24"/>
        </w:rPr>
        <w:t>1.972</w:t>
      </w:r>
      <w:r w:rsidR="00D151CB" w:rsidRPr="00990A8C">
        <w:rPr>
          <w:rFonts w:eastAsia="SimSun" w:cs="Times New Roman"/>
          <w:sz w:val="24"/>
          <w:szCs w:val="24"/>
        </w:rPr>
        <w:t xml:space="preserve"> ± 0.</w:t>
      </w:r>
      <w:r w:rsidR="00411B96">
        <w:rPr>
          <w:rFonts w:eastAsia="SimSun" w:cs="Times New Roman"/>
          <w:sz w:val="24"/>
          <w:szCs w:val="24"/>
        </w:rPr>
        <w:t>846</w:t>
      </w:r>
      <w:r w:rsidR="00D151CB" w:rsidRPr="00990A8C">
        <w:rPr>
          <w:rFonts w:eastAsia="SimSun" w:cs="Times New Roman"/>
          <w:sz w:val="24"/>
          <w:szCs w:val="24"/>
        </w:rPr>
        <w:t>) than for</w:t>
      </w:r>
      <w:r w:rsidR="00D151CB">
        <w:rPr>
          <w:rFonts w:eastAsia="SimSun" w:cs="Times New Roman"/>
          <w:sz w:val="24"/>
          <w:szCs w:val="24"/>
        </w:rPr>
        <w:t xml:space="preserve"> the</w:t>
      </w:r>
      <w:r w:rsidR="00D151CB" w:rsidRPr="00990A8C">
        <w:rPr>
          <w:rFonts w:eastAsia="SimSun" w:cs="Times New Roman"/>
          <w:sz w:val="24"/>
          <w:szCs w:val="24"/>
        </w:rPr>
        <w:t xml:space="preserve"> bad</w:t>
      </w:r>
      <w:r w:rsidR="00125953">
        <w:rPr>
          <w:rFonts w:eastAsia="SimSun" w:cs="Times New Roman"/>
          <w:sz w:val="24"/>
          <w:szCs w:val="24"/>
        </w:rPr>
        <w:t>-</w:t>
      </w:r>
      <w:r w:rsidR="00D151CB" w:rsidRPr="00990A8C">
        <w:rPr>
          <w:rFonts w:eastAsia="SimSun" w:cs="Times New Roman"/>
          <w:sz w:val="24"/>
          <w:szCs w:val="24"/>
        </w:rPr>
        <w:t xml:space="preserve">self </w:t>
      </w:r>
      <w:r w:rsidR="00125953">
        <w:rPr>
          <w:rFonts w:eastAsia="SimSun" w:cs="Times New Roman"/>
          <w:sz w:val="24"/>
          <w:szCs w:val="24"/>
        </w:rPr>
        <w:t xml:space="preserve">association condition </w:t>
      </w:r>
      <w:r w:rsidR="00D151CB" w:rsidRPr="00990A8C">
        <w:rPr>
          <w:rFonts w:eastAsia="SimSun" w:cs="Times New Roman"/>
          <w:sz w:val="24"/>
          <w:szCs w:val="24"/>
        </w:rPr>
        <w:t>(</w:t>
      </w:r>
      <w:r w:rsidR="00411B96">
        <w:rPr>
          <w:rFonts w:eastAsia="SimSun" w:cs="Times New Roman"/>
          <w:sz w:val="24"/>
          <w:szCs w:val="24"/>
        </w:rPr>
        <w:t>1.431</w:t>
      </w:r>
      <w:r w:rsidR="00D151CB" w:rsidRPr="00990A8C">
        <w:rPr>
          <w:rFonts w:eastAsia="SimSun" w:cs="Times New Roman"/>
          <w:sz w:val="24"/>
          <w:szCs w:val="24"/>
        </w:rPr>
        <w:t xml:space="preserve"> ± 0.</w:t>
      </w:r>
      <w:r w:rsidR="00411B96">
        <w:rPr>
          <w:rFonts w:eastAsia="SimSun" w:cs="Times New Roman"/>
          <w:sz w:val="24"/>
          <w:szCs w:val="24"/>
        </w:rPr>
        <w:t>602</w:t>
      </w:r>
      <w:r w:rsidR="00D151CB" w:rsidRPr="00990A8C">
        <w:rPr>
          <w:rFonts w:eastAsia="SimSun" w:cs="Times New Roman"/>
          <w:sz w:val="24"/>
          <w:szCs w:val="24"/>
        </w:rPr>
        <w:t>)</w:t>
      </w:r>
      <w:r w:rsidR="00125953">
        <w:rPr>
          <w:rFonts w:eastAsia="SimSun" w:cs="Times New Roman"/>
          <w:sz w:val="24"/>
          <w:szCs w:val="24"/>
        </w:rPr>
        <w:t xml:space="preserve">, </w:t>
      </w:r>
      <w:r w:rsidR="00D151CB" w:rsidRPr="00990A8C">
        <w:rPr>
          <w:rFonts w:eastAsia="SimSun" w:cs="Times New Roman"/>
          <w:i/>
          <w:sz w:val="24"/>
          <w:szCs w:val="24"/>
        </w:rPr>
        <w:t>t</w:t>
      </w:r>
      <w:r w:rsidR="00D151CB" w:rsidRPr="00990A8C">
        <w:rPr>
          <w:rFonts w:eastAsia="SimSun" w:cs="Times New Roman"/>
          <w:sz w:val="24"/>
          <w:szCs w:val="24"/>
        </w:rPr>
        <w:t>(</w:t>
      </w:r>
      <w:r w:rsidR="003B0E04">
        <w:rPr>
          <w:rFonts w:eastAsia="SimSun" w:cs="Times New Roman"/>
          <w:sz w:val="24"/>
          <w:szCs w:val="24"/>
        </w:rPr>
        <w:t>34</w:t>
      </w:r>
      <w:r w:rsidR="00D151CB" w:rsidRPr="0064107D">
        <w:rPr>
          <w:rFonts w:eastAsia="SimSun" w:cs="Times New Roman"/>
          <w:sz w:val="24"/>
          <w:szCs w:val="24"/>
        </w:rPr>
        <w:t>) =</w:t>
      </w:r>
      <w:r w:rsidR="00411B96">
        <w:rPr>
          <w:rFonts w:eastAsia="SimSun" w:cs="Times New Roman"/>
          <w:sz w:val="24"/>
          <w:szCs w:val="24"/>
        </w:rPr>
        <w:t xml:space="preserve"> 3.8551</w:t>
      </w:r>
      <w:r w:rsidR="00D151CB" w:rsidRPr="0064107D">
        <w:rPr>
          <w:rFonts w:eastAsia="SimSun" w:cs="Times New Roman"/>
          <w:sz w:val="24"/>
          <w:szCs w:val="24"/>
        </w:rPr>
        <w:t xml:space="preserve">, </w:t>
      </w:r>
      <w:r w:rsidR="00D151CB" w:rsidRPr="0064107D">
        <w:rPr>
          <w:rFonts w:eastAsia="SimSun" w:cs="Times New Roman"/>
          <w:i/>
          <w:sz w:val="24"/>
          <w:szCs w:val="24"/>
        </w:rPr>
        <w:t>p</w:t>
      </w:r>
      <w:r w:rsidR="00D151CB" w:rsidRPr="0064107D">
        <w:rPr>
          <w:rFonts w:eastAsia="SimSun" w:cs="Times New Roman"/>
          <w:sz w:val="24"/>
          <w:szCs w:val="24"/>
        </w:rPr>
        <w:t xml:space="preserve"> </w:t>
      </w:r>
      <w:r w:rsidR="00411B96">
        <w:rPr>
          <w:rFonts w:eastAsia="SimSun" w:cs="Times New Roman"/>
          <w:sz w:val="24"/>
          <w:szCs w:val="24"/>
        </w:rPr>
        <w:t>= 0.0005</w:t>
      </w:r>
      <w:r w:rsidR="00D151CB" w:rsidRPr="0064107D">
        <w:rPr>
          <w:rFonts w:eastAsia="SimSun" w:cs="Times New Roman"/>
          <w:sz w:val="24"/>
          <w:szCs w:val="24"/>
        </w:rPr>
        <w:t xml:space="preserve">, </w:t>
      </w:r>
      <w:r w:rsidR="005F134A" w:rsidRPr="00E74495">
        <w:rPr>
          <w:rFonts w:cs="Times New Roman"/>
          <w:color w:val="3333CC"/>
          <w:sz w:val="24"/>
          <w:szCs w:val="24"/>
        </w:rPr>
        <w:t xml:space="preserve">Cohen’s </w:t>
      </w:r>
      <w:r w:rsidR="005F134A" w:rsidRPr="002C4040">
        <w:rPr>
          <w:rFonts w:cs="Times New Roman"/>
          <w:i/>
          <w:color w:val="3333CC"/>
          <w:sz w:val="24"/>
          <w:szCs w:val="24"/>
        </w:rPr>
        <w:t>d</w:t>
      </w:r>
      <w:r w:rsidR="005F134A">
        <w:rPr>
          <w:rFonts w:cs="Times New Roman"/>
          <w:i/>
          <w:color w:val="3333CC"/>
          <w:sz w:val="24"/>
          <w:szCs w:val="24"/>
          <w:vertAlign w:val="subscript"/>
        </w:rPr>
        <w:t xml:space="preserve"> </w:t>
      </w:r>
      <w:r w:rsidR="005F134A" w:rsidRPr="00E74495">
        <w:rPr>
          <w:rFonts w:cs="Times New Roman"/>
          <w:color w:val="3333CC"/>
          <w:sz w:val="24"/>
          <w:szCs w:val="24"/>
        </w:rPr>
        <w:t xml:space="preserve"> </w:t>
      </w:r>
      <w:r w:rsidR="00D151CB" w:rsidRPr="0064107D">
        <w:rPr>
          <w:rFonts w:eastAsia="SimSun" w:cs="Times New Roman"/>
          <w:sz w:val="24"/>
          <w:szCs w:val="24"/>
        </w:rPr>
        <w:t>=</w:t>
      </w:r>
      <w:r w:rsidR="00203905">
        <w:rPr>
          <w:rFonts w:eastAsia="SimSun" w:cs="Times New Roman"/>
          <w:sz w:val="24"/>
          <w:szCs w:val="24"/>
        </w:rPr>
        <w:t xml:space="preserve"> 0.</w:t>
      </w:r>
      <w:r w:rsidR="00411B96">
        <w:rPr>
          <w:rFonts w:eastAsia="SimSun" w:cs="Times New Roman"/>
          <w:sz w:val="24"/>
          <w:szCs w:val="24"/>
        </w:rPr>
        <w:t>652</w:t>
      </w:r>
      <w:r w:rsidR="007070DE" w:rsidRPr="00990A8C">
        <w:rPr>
          <w:rFonts w:eastAsia="SimSun" w:cs="Times New Roman"/>
          <w:sz w:val="24"/>
          <w:szCs w:val="24"/>
        </w:rPr>
        <w:t xml:space="preserve">, </w:t>
      </w:r>
      <w:r w:rsidR="007070DE" w:rsidRPr="00594593">
        <w:rPr>
          <w:rFonts w:eastAsia="SimSun" w:cs="Times New Roman"/>
          <w:color w:val="0000FF"/>
          <w:sz w:val="24"/>
          <w:szCs w:val="24"/>
        </w:rPr>
        <w:t>9</w:t>
      </w:r>
      <w:r w:rsidR="007070DE">
        <w:rPr>
          <w:rFonts w:eastAsia="SimSun" w:cs="Times New Roman"/>
          <w:color w:val="0000FF"/>
          <w:sz w:val="24"/>
          <w:szCs w:val="24"/>
        </w:rPr>
        <w:t>5</w:t>
      </w:r>
      <w:r w:rsidR="007070DE" w:rsidRPr="00594593">
        <w:rPr>
          <w:rFonts w:eastAsia="SimSun" w:cs="Times New Roman"/>
          <w:color w:val="0000FF"/>
          <w:sz w:val="24"/>
          <w:szCs w:val="24"/>
        </w:rPr>
        <w:t>% CI [</w:t>
      </w:r>
      <w:r w:rsidR="007070DE">
        <w:rPr>
          <w:rFonts w:eastAsia="SimSun" w:cs="Times New Roman"/>
          <w:color w:val="0000FF"/>
          <w:sz w:val="24"/>
          <w:szCs w:val="24"/>
        </w:rPr>
        <w:t>0.</w:t>
      </w:r>
      <w:r w:rsidR="00411B96">
        <w:rPr>
          <w:rFonts w:eastAsia="SimSun" w:cs="Times New Roman"/>
          <w:color w:val="0000FF"/>
          <w:sz w:val="24"/>
          <w:szCs w:val="24"/>
        </w:rPr>
        <w:t>282</w:t>
      </w:r>
      <w:r w:rsidR="007070DE">
        <w:rPr>
          <w:rFonts w:eastAsia="SimSun" w:cs="Times New Roman"/>
          <w:color w:val="0000FF"/>
          <w:sz w:val="24"/>
          <w:szCs w:val="24"/>
        </w:rPr>
        <w:t xml:space="preserve"> 1.</w:t>
      </w:r>
      <w:r w:rsidR="00411B96">
        <w:rPr>
          <w:rFonts w:eastAsia="SimSun" w:cs="Times New Roman"/>
          <w:color w:val="0000FF"/>
          <w:sz w:val="24"/>
          <w:szCs w:val="24"/>
        </w:rPr>
        <w:t>013</w:t>
      </w:r>
      <w:r w:rsidR="007070DE" w:rsidRPr="00594593">
        <w:rPr>
          <w:rFonts w:eastAsia="SimSun" w:cs="Times New Roman"/>
          <w:color w:val="0000FF"/>
          <w:sz w:val="24"/>
          <w:szCs w:val="24"/>
        </w:rPr>
        <w:t>]</w:t>
      </w:r>
      <w:r w:rsidR="00411B96">
        <w:rPr>
          <w:rFonts w:eastAsia="SimSun" w:cs="Times New Roman"/>
          <w:color w:val="0000FF"/>
          <w:sz w:val="24"/>
          <w:szCs w:val="24"/>
        </w:rPr>
        <w:t>, BF</w:t>
      </w:r>
      <w:r w:rsidR="00411B96" w:rsidRPr="009323C5">
        <w:rPr>
          <w:rFonts w:eastAsia="SimSun" w:cs="Times New Roman"/>
          <w:color w:val="0000FF"/>
          <w:sz w:val="24"/>
          <w:szCs w:val="24"/>
          <w:vertAlign w:val="subscript"/>
        </w:rPr>
        <w:t>10</w:t>
      </w:r>
      <w:r w:rsidR="00411B96">
        <w:rPr>
          <w:rFonts w:eastAsia="SimSun" w:cs="Times New Roman"/>
          <w:color w:val="0000FF"/>
          <w:sz w:val="24"/>
          <w:szCs w:val="24"/>
        </w:rPr>
        <w:t xml:space="preserve"> = 60</w:t>
      </w:r>
      <w:r w:rsidR="00125953">
        <w:rPr>
          <w:rFonts w:eastAsia="SimSun" w:cs="Times New Roman"/>
          <w:sz w:val="24"/>
          <w:szCs w:val="24"/>
        </w:rPr>
        <w:t xml:space="preserve">, </w:t>
      </w:r>
      <w:r w:rsidR="00D151CB" w:rsidRPr="0064107D">
        <w:rPr>
          <w:rFonts w:eastAsia="SimSun" w:cs="Times New Roman"/>
          <w:sz w:val="24"/>
          <w:szCs w:val="24"/>
        </w:rPr>
        <w:t>and</w:t>
      </w:r>
      <w:r w:rsidR="00D151CB">
        <w:rPr>
          <w:rFonts w:eastAsia="SimSun" w:cs="Times New Roman"/>
          <w:sz w:val="24"/>
          <w:szCs w:val="24"/>
        </w:rPr>
        <w:t xml:space="preserve"> the</w:t>
      </w:r>
      <w:r w:rsidR="00D151CB" w:rsidRPr="0064107D">
        <w:rPr>
          <w:rFonts w:eastAsia="SimSun" w:cs="Times New Roman"/>
          <w:sz w:val="24"/>
          <w:szCs w:val="24"/>
        </w:rPr>
        <w:t xml:space="preserve"> </w:t>
      </w:r>
      <w:r w:rsidR="00125953">
        <w:rPr>
          <w:rFonts w:eastAsia="SimSun" w:cs="Times New Roman"/>
          <w:sz w:val="24"/>
          <w:szCs w:val="24"/>
        </w:rPr>
        <w:t>neutral-</w:t>
      </w:r>
      <w:r w:rsidR="00D151CB" w:rsidRPr="0064107D">
        <w:rPr>
          <w:rFonts w:eastAsia="SimSun" w:cs="Times New Roman"/>
          <w:sz w:val="24"/>
          <w:szCs w:val="24"/>
        </w:rPr>
        <w:t xml:space="preserve">self </w:t>
      </w:r>
      <w:r w:rsidR="00125953">
        <w:rPr>
          <w:rFonts w:eastAsia="SimSun" w:cs="Times New Roman"/>
          <w:sz w:val="24"/>
          <w:szCs w:val="24"/>
        </w:rPr>
        <w:t xml:space="preserve">association condition </w:t>
      </w:r>
      <w:r w:rsidR="00D151CB" w:rsidRPr="0064107D">
        <w:rPr>
          <w:rFonts w:eastAsia="SimSun" w:cs="Times New Roman"/>
          <w:sz w:val="24"/>
          <w:szCs w:val="24"/>
        </w:rPr>
        <w:t xml:space="preserve">(M = </w:t>
      </w:r>
      <w:r w:rsidR="00411B96">
        <w:rPr>
          <w:rFonts w:eastAsia="SimSun" w:cs="Times New Roman"/>
          <w:sz w:val="24"/>
          <w:szCs w:val="24"/>
        </w:rPr>
        <w:t>1.409</w:t>
      </w:r>
      <w:r w:rsidR="003B0E04" w:rsidRPr="0064107D">
        <w:rPr>
          <w:rFonts w:eastAsia="SimSun" w:cs="Times New Roman"/>
          <w:sz w:val="24"/>
          <w:szCs w:val="24"/>
        </w:rPr>
        <w:t xml:space="preserve"> </w:t>
      </w:r>
      <w:r w:rsidR="00D151CB" w:rsidRPr="0064107D">
        <w:rPr>
          <w:rFonts w:eastAsia="SimSun" w:cs="Times New Roman"/>
          <w:sz w:val="24"/>
          <w:szCs w:val="24"/>
        </w:rPr>
        <w:t>± 0.</w:t>
      </w:r>
      <w:r w:rsidR="00411B96">
        <w:rPr>
          <w:rFonts w:eastAsia="SimSun" w:cs="Times New Roman"/>
          <w:sz w:val="24"/>
          <w:szCs w:val="24"/>
        </w:rPr>
        <w:t>692</w:t>
      </w:r>
      <w:r w:rsidR="00D151CB" w:rsidRPr="0064107D">
        <w:rPr>
          <w:rFonts w:eastAsia="SimSun" w:cs="Times New Roman"/>
          <w:sz w:val="24"/>
          <w:szCs w:val="24"/>
        </w:rPr>
        <w:t>)</w:t>
      </w:r>
      <w:r w:rsidR="00125953">
        <w:rPr>
          <w:rFonts w:eastAsia="SimSun" w:cs="Times New Roman"/>
          <w:sz w:val="24"/>
          <w:szCs w:val="24"/>
        </w:rPr>
        <w:t xml:space="preserve">, </w:t>
      </w:r>
      <w:r w:rsidR="00D151CB" w:rsidRPr="0064107D">
        <w:rPr>
          <w:rFonts w:eastAsia="SimSun" w:cs="Times New Roman"/>
          <w:i/>
          <w:sz w:val="24"/>
          <w:szCs w:val="24"/>
        </w:rPr>
        <w:t>t</w:t>
      </w:r>
      <w:r w:rsidR="00D151CB" w:rsidRPr="0064107D">
        <w:rPr>
          <w:rFonts w:eastAsia="SimSun" w:cs="Times New Roman"/>
          <w:sz w:val="24"/>
          <w:szCs w:val="24"/>
        </w:rPr>
        <w:t>(</w:t>
      </w:r>
      <w:r w:rsidR="003B0E04">
        <w:rPr>
          <w:rFonts w:eastAsia="SimSun" w:cs="Times New Roman"/>
          <w:sz w:val="24"/>
          <w:szCs w:val="24"/>
        </w:rPr>
        <w:t>34</w:t>
      </w:r>
      <w:r w:rsidR="00D151CB" w:rsidRPr="0064107D">
        <w:rPr>
          <w:rFonts w:eastAsia="SimSun" w:cs="Times New Roman"/>
          <w:sz w:val="24"/>
          <w:szCs w:val="24"/>
        </w:rPr>
        <w:t>) =</w:t>
      </w:r>
      <w:r w:rsidR="00411B96">
        <w:rPr>
          <w:rFonts w:eastAsia="SimSun" w:cs="Times New Roman"/>
          <w:sz w:val="24"/>
          <w:szCs w:val="24"/>
        </w:rPr>
        <w:t xml:space="preserve"> </w:t>
      </w:r>
      <w:r w:rsidR="00C144E2">
        <w:rPr>
          <w:rFonts w:eastAsia="SimSun" w:cs="Times New Roman"/>
          <w:sz w:val="24"/>
          <w:szCs w:val="24"/>
        </w:rPr>
        <w:t>4.</w:t>
      </w:r>
      <w:r w:rsidR="00411B96">
        <w:rPr>
          <w:rFonts w:eastAsia="SimSun" w:cs="Times New Roman"/>
          <w:sz w:val="24"/>
          <w:szCs w:val="24"/>
        </w:rPr>
        <w:t>505</w:t>
      </w:r>
      <w:r w:rsidR="00C144E2">
        <w:rPr>
          <w:rFonts w:eastAsia="SimSun" w:cs="Times New Roman"/>
          <w:sz w:val="24"/>
          <w:szCs w:val="24"/>
        </w:rPr>
        <w:t>,</w:t>
      </w:r>
      <w:r w:rsidR="00D151CB" w:rsidRPr="0064107D">
        <w:rPr>
          <w:rFonts w:eastAsia="SimSun" w:cs="Times New Roman"/>
          <w:sz w:val="24"/>
          <w:szCs w:val="24"/>
        </w:rPr>
        <w:t xml:space="preserve"> </w:t>
      </w:r>
      <w:r w:rsidR="00D151CB" w:rsidRPr="0064107D">
        <w:rPr>
          <w:rFonts w:eastAsia="SimSun" w:cs="Times New Roman"/>
          <w:i/>
          <w:sz w:val="24"/>
          <w:szCs w:val="24"/>
        </w:rPr>
        <w:t>p</w:t>
      </w:r>
      <w:r w:rsidR="00D151CB" w:rsidRPr="0064107D">
        <w:rPr>
          <w:rFonts w:eastAsia="SimSun" w:cs="Times New Roman"/>
          <w:sz w:val="24"/>
          <w:szCs w:val="24"/>
        </w:rPr>
        <w:t xml:space="preserve"> </w:t>
      </w:r>
      <w:r w:rsidR="007F0A36">
        <w:rPr>
          <w:rFonts w:eastAsia="SimSun" w:cs="Times New Roman"/>
          <w:sz w:val="24"/>
          <w:szCs w:val="24"/>
        </w:rPr>
        <w:t>&lt;</w:t>
      </w:r>
      <w:r w:rsidR="00D151CB" w:rsidRPr="0064107D">
        <w:rPr>
          <w:rFonts w:eastAsia="SimSun" w:cs="Times New Roman"/>
          <w:sz w:val="24"/>
          <w:szCs w:val="24"/>
        </w:rPr>
        <w:t xml:space="preserve"> 0.00</w:t>
      </w:r>
      <w:r w:rsidR="00C144E2">
        <w:rPr>
          <w:rFonts w:eastAsia="SimSun" w:cs="Times New Roman"/>
          <w:sz w:val="24"/>
          <w:szCs w:val="24"/>
        </w:rPr>
        <w:t>0</w:t>
      </w:r>
      <w:r w:rsidR="007F0A36">
        <w:rPr>
          <w:rFonts w:eastAsia="SimSun" w:cs="Times New Roman"/>
          <w:sz w:val="24"/>
          <w:szCs w:val="24"/>
        </w:rPr>
        <w:t>1</w:t>
      </w:r>
      <w:r w:rsidR="00D151CB" w:rsidRPr="0064107D">
        <w:rPr>
          <w:rFonts w:eastAsia="SimSun" w:cs="Times New Roman"/>
          <w:sz w:val="24"/>
          <w:szCs w:val="24"/>
        </w:rPr>
        <w:t xml:space="preserve">, </w:t>
      </w:r>
      <w:r w:rsidR="005F134A" w:rsidRPr="00E74495">
        <w:rPr>
          <w:rFonts w:cs="Times New Roman"/>
          <w:color w:val="3333CC"/>
          <w:sz w:val="24"/>
          <w:szCs w:val="24"/>
        </w:rPr>
        <w:t xml:space="preserve">Cohen’s </w:t>
      </w:r>
      <w:r w:rsidR="005F134A" w:rsidRPr="002C4040">
        <w:rPr>
          <w:rFonts w:cs="Times New Roman"/>
          <w:i/>
          <w:color w:val="3333CC"/>
          <w:sz w:val="24"/>
          <w:szCs w:val="24"/>
        </w:rPr>
        <w:t>d</w:t>
      </w:r>
      <w:r w:rsidR="005F134A">
        <w:rPr>
          <w:rFonts w:cs="Times New Roman"/>
          <w:i/>
          <w:color w:val="3333CC"/>
          <w:sz w:val="24"/>
          <w:szCs w:val="24"/>
          <w:vertAlign w:val="subscript"/>
        </w:rPr>
        <w:t xml:space="preserve"> </w:t>
      </w:r>
      <w:r w:rsidR="005F134A" w:rsidRPr="00E74495">
        <w:rPr>
          <w:rFonts w:cs="Times New Roman"/>
          <w:color w:val="3333CC"/>
          <w:sz w:val="24"/>
          <w:szCs w:val="24"/>
        </w:rPr>
        <w:t xml:space="preserve"> </w:t>
      </w:r>
      <w:r w:rsidR="00D151CB" w:rsidRPr="0064107D">
        <w:rPr>
          <w:rFonts w:eastAsia="SimSun" w:cs="Times New Roman"/>
          <w:sz w:val="24"/>
          <w:szCs w:val="24"/>
        </w:rPr>
        <w:t>=</w:t>
      </w:r>
      <w:r w:rsidR="006B1C7D">
        <w:rPr>
          <w:rFonts w:eastAsia="SimSun" w:cs="Times New Roman"/>
          <w:sz w:val="24"/>
          <w:szCs w:val="24"/>
        </w:rPr>
        <w:t xml:space="preserve"> 0.</w:t>
      </w:r>
      <w:r w:rsidR="00411B96">
        <w:rPr>
          <w:rFonts w:eastAsia="SimSun" w:cs="Times New Roman"/>
          <w:sz w:val="24"/>
          <w:szCs w:val="24"/>
        </w:rPr>
        <w:t>762</w:t>
      </w:r>
      <w:r w:rsidR="007070DE" w:rsidRPr="00990A8C">
        <w:rPr>
          <w:rFonts w:eastAsia="SimSun" w:cs="Times New Roman"/>
          <w:sz w:val="24"/>
          <w:szCs w:val="24"/>
        </w:rPr>
        <w:t xml:space="preserve">, </w:t>
      </w:r>
      <w:r w:rsidR="007070DE" w:rsidRPr="00594593">
        <w:rPr>
          <w:rFonts w:eastAsia="SimSun" w:cs="Times New Roman"/>
          <w:color w:val="0000FF"/>
          <w:sz w:val="24"/>
          <w:szCs w:val="24"/>
        </w:rPr>
        <w:t>9</w:t>
      </w:r>
      <w:r w:rsidR="007070DE">
        <w:rPr>
          <w:rFonts w:eastAsia="SimSun" w:cs="Times New Roman"/>
          <w:color w:val="0000FF"/>
          <w:sz w:val="24"/>
          <w:szCs w:val="24"/>
        </w:rPr>
        <w:t>5</w:t>
      </w:r>
      <w:r w:rsidR="007070DE" w:rsidRPr="00594593">
        <w:rPr>
          <w:rFonts w:eastAsia="SimSun" w:cs="Times New Roman"/>
          <w:color w:val="0000FF"/>
          <w:sz w:val="24"/>
          <w:szCs w:val="24"/>
        </w:rPr>
        <w:t>% CI [</w:t>
      </w:r>
      <w:r w:rsidR="007070DE">
        <w:rPr>
          <w:rFonts w:eastAsia="SimSun" w:cs="Times New Roman"/>
          <w:color w:val="0000FF"/>
          <w:sz w:val="24"/>
          <w:szCs w:val="24"/>
        </w:rPr>
        <w:t>0.3</w:t>
      </w:r>
      <w:r w:rsidR="002B47A1">
        <w:rPr>
          <w:rFonts w:eastAsia="SimSun" w:cs="Times New Roman"/>
          <w:color w:val="0000FF"/>
          <w:sz w:val="24"/>
          <w:szCs w:val="24"/>
        </w:rPr>
        <w:t>8</w:t>
      </w:r>
      <w:r w:rsidR="007070DE">
        <w:rPr>
          <w:rFonts w:eastAsia="SimSun" w:cs="Times New Roman"/>
          <w:color w:val="0000FF"/>
          <w:sz w:val="24"/>
          <w:szCs w:val="24"/>
        </w:rPr>
        <w:t xml:space="preserve"> 1.</w:t>
      </w:r>
      <w:r w:rsidR="00411B96">
        <w:rPr>
          <w:rFonts w:eastAsia="SimSun" w:cs="Times New Roman"/>
          <w:color w:val="0000FF"/>
          <w:sz w:val="24"/>
          <w:szCs w:val="24"/>
        </w:rPr>
        <w:t>134</w:t>
      </w:r>
      <w:r w:rsidR="007070DE" w:rsidRPr="00594593">
        <w:rPr>
          <w:rFonts w:eastAsia="SimSun" w:cs="Times New Roman"/>
          <w:color w:val="0000FF"/>
          <w:sz w:val="24"/>
          <w:szCs w:val="24"/>
        </w:rPr>
        <w:t>]</w:t>
      </w:r>
      <w:r w:rsidR="00411B96">
        <w:rPr>
          <w:rFonts w:eastAsia="SimSun" w:cs="Times New Roman"/>
          <w:color w:val="0000FF"/>
          <w:sz w:val="24"/>
          <w:szCs w:val="24"/>
        </w:rPr>
        <w:t>,</w:t>
      </w:r>
      <w:r w:rsidR="00411B96" w:rsidRPr="00411B96">
        <w:rPr>
          <w:rFonts w:eastAsia="SimSun" w:cs="Times New Roman"/>
          <w:color w:val="0000FF"/>
          <w:sz w:val="24"/>
          <w:szCs w:val="24"/>
        </w:rPr>
        <w:t xml:space="preserve"> </w:t>
      </w:r>
      <w:r w:rsidR="00411B96">
        <w:rPr>
          <w:rFonts w:eastAsia="SimSun" w:cs="Times New Roman"/>
          <w:color w:val="0000FF"/>
          <w:sz w:val="24"/>
          <w:szCs w:val="24"/>
        </w:rPr>
        <w:t>BF</w:t>
      </w:r>
      <w:r w:rsidR="00411B96" w:rsidRPr="009323C5">
        <w:rPr>
          <w:rFonts w:eastAsia="SimSun" w:cs="Times New Roman"/>
          <w:color w:val="0000FF"/>
          <w:sz w:val="24"/>
          <w:szCs w:val="24"/>
          <w:vertAlign w:val="subscript"/>
        </w:rPr>
        <w:t>10</w:t>
      </w:r>
      <w:r w:rsidR="00411B96">
        <w:rPr>
          <w:rFonts w:eastAsia="SimSun" w:cs="Times New Roman"/>
          <w:color w:val="0000FF"/>
          <w:sz w:val="24"/>
          <w:szCs w:val="24"/>
        </w:rPr>
        <w:t xml:space="preserve"> = 327.8</w:t>
      </w:r>
      <w:r w:rsidR="00D151CB">
        <w:rPr>
          <w:rFonts w:eastAsia="SimSun" w:cs="Times New Roman"/>
          <w:sz w:val="24"/>
          <w:szCs w:val="24"/>
        </w:rPr>
        <w:t xml:space="preserve">; </w:t>
      </w:r>
      <w:r w:rsidR="00D151CB" w:rsidRPr="0064107D">
        <w:rPr>
          <w:rFonts w:eastAsia="SimSun" w:cs="Times New Roman"/>
          <w:sz w:val="24"/>
          <w:szCs w:val="24"/>
        </w:rPr>
        <w:t xml:space="preserve"> there was no difference between </w:t>
      </w:r>
      <w:r w:rsidR="00D151CB">
        <w:rPr>
          <w:rFonts w:eastAsia="SimSun" w:cs="Times New Roman"/>
          <w:sz w:val="24"/>
          <w:szCs w:val="24"/>
        </w:rPr>
        <w:t xml:space="preserve">the </w:t>
      </w:r>
      <w:r w:rsidR="00411B96">
        <w:rPr>
          <w:rFonts w:eastAsia="SimSun" w:cs="Times New Roman"/>
          <w:sz w:val="24"/>
          <w:szCs w:val="24"/>
        </w:rPr>
        <w:t>neutral</w:t>
      </w:r>
      <w:r w:rsidR="00125953">
        <w:rPr>
          <w:rFonts w:eastAsia="SimSun" w:cs="Times New Roman"/>
          <w:sz w:val="24"/>
          <w:szCs w:val="24"/>
        </w:rPr>
        <w:t>-</w:t>
      </w:r>
      <w:r w:rsidR="00D151CB">
        <w:rPr>
          <w:rFonts w:eastAsia="SimSun" w:cs="Times New Roman"/>
          <w:sz w:val="24"/>
          <w:szCs w:val="24"/>
        </w:rPr>
        <w:t>self</w:t>
      </w:r>
      <w:r w:rsidR="00D151CB" w:rsidRPr="0064107D">
        <w:rPr>
          <w:rFonts w:eastAsia="SimSun" w:cs="Times New Roman"/>
          <w:sz w:val="24"/>
          <w:szCs w:val="24"/>
        </w:rPr>
        <w:t xml:space="preserve"> and</w:t>
      </w:r>
      <w:r w:rsidR="00D151CB">
        <w:rPr>
          <w:rFonts w:eastAsia="SimSun" w:cs="Times New Roman"/>
          <w:sz w:val="24"/>
          <w:szCs w:val="24"/>
        </w:rPr>
        <w:t xml:space="preserve"> </w:t>
      </w:r>
      <w:r w:rsidR="00411B96">
        <w:rPr>
          <w:rFonts w:eastAsia="SimSun" w:cs="Times New Roman"/>
          <w:sz w:val="24"/>
          <w:szCs w:val="24"/>
        </w:rPr>
        <w:t>bad</w:t>
      </w:r>
      <w:r w:rsidR="00125953">
        <w:rPr>
          <w:rFonts w:eastAsia="SimSun" w:cs="Times New Roman"/>
          <w:sz w:val="24"/>
          <w:szCs w:val="24"/>
        </w:rPr>
        <w:t>-</w:t>
      </w:r>
      <w:r w:rsidR="00D151CB">
        <w:rPr>
          <w:rFonts w:eastAsia="SimSun" w:cs="Times New Roman"/>
          <w:sz w:val="24"/>
          <w:szCs w:val="24"/>
        </w:rPr>
        <w:t>self</w:t>
      </w:r>
      <w:r w:rsidR="00125953">
        <w:rPr>
          <w:rFonts w:eastAsia="SimSun" w:cs="Times New Roman"/>
          <w:sz w:val="24"/>
          <w:szCs w:val="24"/>
        </w:rPr>
        <w:t xml:space="preserve"> conditions, </w:t>
      </w:r>
      <w:r w:rsidR="00D151CB" w:rsidRPr="00774A07">
        <w:rPr>
          <w:rFonts w:eastAsia="SimSun" w:cs="Times New Roman"/>
          <w:i/>
          <w:sz w:val="24"/>
          <w:szCs w:val="24"/>
        </w:rPr>
        <w:t>t</w:t>
      </w:r>
      <w:r w:rsidR="00D151CB" w:rsidRPr="0064107D">
        <w:rPr>
          <w:rFonts w:eastAsia="SimSun" w:cs="Times New Roman"/>
          <w:sz w:val="24"/>
          <w:szCs w:val="24"/>
        </w:rPr>
        <w:t>(</w:t>
      </w:r>
      <w:r w:rsidR="00C144E2">
        <w:rPr>
          <w:rFonts w:eastAsia="SimSun" w:cs="Times New Roman"/>
          <w:sz w:val="24"/>
          <w:szCs w:val="24"/>
        </w:rPr>
        <w:t>34</w:t>
      </w:r>
      <w:r w:rsidR="00D151CB" w:rsidRPr="0064107D">
        <w:rPr>
          <w:rFonts w:eastAsia="SimSun" w:cs="Times New Roman"/>
          <w:sz w:val="24"/>
          <w:szCs w:val="24"/>
        </w:rPr>
        <w:t xml:space="preserve">) = </w:t>
      </w:r>
      <w:r w:rsidR="00506BEE">
        <w:rPr>
          <w:rFonts w:eastAsia="SimSun" w:cs="Times New Roman"/>
          <w:sz w:val="24"/>
          <w:szCs w:val="24"/>
        </w:rPr>
        <w:t>-</w:t>
      </w:r>
      <w:r w:rsidR="00C144E2">
        <w:rPr>
          <w:rFonts w:eastAsia="SimSun" w:cs="Times New Roman"/>
          <w:sz w:val="24"/>
          <w:szCs w:val="24"/>
        </w:rPr>
        <w:t>0.</w:t>
      </w:r>
      <w:r w:rsidR="00411B96">
        <w:rPr>
          <w:rFonts w:eastAsia="SimSun" w:cs="Times New Roman"/>
          <w:sz w:val="24"/>
          <w:szCs w:val="24"/>
        </w:rPr>
        <w:t>371</w:t>
      </w:r>
      <w:r w:rsidR="00D151CB" w:rsidRPr="0064107D">
        <w:rPr>
          <w:rFonts w:eastAsia="SimSun" w:cs="Times New Roman"/>
          <w:sz w:val="24"/>
          <w:szCs w:val="24"/>
        </w:rPr>
        <w:t xml:space="preserve">, </w:t>
      </w:r>
      <w:r w:rsidR="00D151CB" w:rsidRPr="0064107D">
        <w:rPr>
          <w:rFonts w:eastAsia="SimSun" w:cs="Times New Roman"/>
          <w:i/>
          <w:sz w:val="24"/>
          <w:szCs w:val="24"/>
        </w:rPr>
        <w:t>p</w:t>
      </w:r>
      <w:r w:rsidR="00D151CB" w:rsidRPr="0064107D">
        <w:rPr>
          <w:rFonts w:eastAsia="SimSun" w:cs="Times New Roman"/>
          <w:sz w:val="24"/>
          <w:szCs w:val="24"/>
        </w:rPr>
        <w:t xml:space="preserve"> = 0</w:t>
      </w:r>
      <w:r w:rsidR="00C144E2">
        <w:rPr>
          <w:rFonts w:eastAsia="SimSun" w:cs="Times New Roman"/>
          <w:sz w:val="24"/>
          <w:szCs w:val="24"/>
        </w:rPr>
        <w:t>.</w:t>
      </w:r>
      <w:r w:rsidR="00411B96">
        <w:rPr>
          <w:rFonts w:eastAsia="SimSun" w:cs="Times New Roman"/>
          <w:sz w:val="24"/>
          <w:szCs w:val="24"/>
        </w:rPr>
        <w:t>814</w:t>
      </w:r>
      <w:r w:rsidR="005F134A">
        <w:rPr>
          <w:rFonts w:eastAsia="SimSun" w:cs="Times New Roman"/>
          <w:sz w:val="24"/>
          <w:szCs w:val="24"/>
        </w:rPr>
        <w:t xml:space="preserve">, </w:t>
      </w:r>
      <w:r w:rsidR="005F134A" w:rsidRPr="00E74495">
        <w:rPr>
          <w:rFonts w:cs="Times New Roman"/>
          <w:color w:val="3333CC"/>
          <w:sz w:val="24"/>
          <w:szCs w:val="24"/>
        </w:rPr>
        <w:t xml:space="preserve">Cohen’s </w:t>
      </w:r>
      <w:r w:rsidR="005F134A" w:rsidRPr="002C4040">
        <w:rPr>
          <w:rFonts w:cs="Times New Roman"/>
          <w:i/>
          <w:color w:val="3333CC"/>
          <w:sz w:val="24"/>
          <w:szCs w:val="24"/>
        </w:rPr>
        <w:t>d</w:t>
      </w:r>
      <w:r w:rsidR="005F134A">
        <w:rPr>
          <w:rFonts w:cs="Times New Roman"/>
          <w:i/>
          <w:color w:val="3333CC"/>
          <w:sz w:val="24"/>
          <w:szCs w:val="24"/>
          <w:vertAlign w:val="subscript"/>
        </w:rPr>
        <w:t xml:space="preserve"> </w:t>
      </w:r>
      <w:r w:rsidR="005F134A" w:rsidRPr="00E74495">
        <w:rPr>
          <w:rFonts w:cs="Times New Roman"/>
          <w:color w:val="3333CC"/>
          <w:sz w:val="24"/>
          <w:szCs w:val="24"/>
        </w:rPr>
        <w:t xml:space="preserve"> </w:t>
      </w:r>
      <w:r w:rsidR="00D12D04">
        <w:rPr>
          <w:rFonts w:cs="Times New Roman"/>
          <w:color w:val="3333CC"/>
          <w:sz w:val="24"/>
          <w:szCs w:val="24"/>
        </w:rPr>
        <w:t>=</w:t>
      </w:r>
      <w:r w:rsidR="001F72A7">
        <w:rPr>
          <w:rFonts w:cs="Times New Roman"/>
          <w:color w:val="3333CC"/>
          <w:sz w:val="24"/>
          <w:szCs w:val="24"/>
        </w:rPr>
        <w:t xml:space="preserve"> </w:t>
      </w:r>
      <w:r w:rsidR="000D1A65">
        <w:rPr>
          <w:rFonts w:cs="Times New Roman"/>
          <w:color w:val="3333CC"/>
          <w:sz w:val="24"/>
          <w:szCs w:val="24"/>
        </w:rPr>
        <w:t>-</w:t>
      </w:r>
      <w:r w:rsidR="001F72A7">
        <w:rPr>
          <w:rFonts w:cs="Times New Roman"/>
          <w:color w:val="3333CC"/>
          <w:sz w:val="24"/>
          <w:szCs w:val="24"/>
        </w:rPr>
        <w:t>0.</w:t>
      </w:r>
      <w:r w:rsidR="00411B96">
        <w:rPr>
          <w:rFonts w:cs="Times New Roman"/>
          <w:color w:val="3333CC"/>
          <w:sz w:val="24"/>
          <w:szCs w:val="24"/>
        </w:rPr>
        <w:t>04</w:t>
      </w:r>
      <w:r w:rsidR="000D1A65" w:rsidRPr="00990A8C">
        <w:rPr>
          <w:rFonts w:eastAsia="SimSun" w:cs="Times New Roman"/>
          <w:sz w:val="24"/>
          <w:szCs w:val="24"/>
        </w:rPr>
        <w:t xml:space="preserve">, </w:t>
      </w:r>
      <w:r w:rsidR="000D1A65" w:rsidRPr="00594593">
        <w:rPr>
          <w:rFonts w:eastAsia="SimSun" w:cs="Times New Roman"/>
          <w:color w:val="0000FF"/>
          <w:sz w:val="24"/>
          <w:szCs w:val="24"/>
        </w:rPr>
        <w:t>9</w:t>
      </w:r>
      <w:r w:rsidR="000D1A65">
        <w:rPr>
          <w:rFonts w:eastAsia="SimSun" w:cs="Times New Roman"/>
          <w:color w:val="0000FF"/>
          <w:sz w:val="24"/>
          <w:szCs w:val="24"/>
        </w:rPr>
        <w:t>5</w:t>
      </w:r>
      <w:r w:rsidR="000D1A65" w:rsidRPr="00594593">
        <w:rPr>
          <w:rFonts w:eastAsia="SimSun" w:cs="Times New Roman"/>
          <w:color w:val="0000FF"/>
          <w:sz w:val="24"/>
          <w:szCs w:val="24"/>
        </w:rPr>
        <w:t>% CI [</w:t>
      </w:r>
      <w:r w:rsidR="000D1A65">
        <w:rPr>
          <w:rFonts w:eastAsia="SimSun" w:cs="Times New Roman"/>
          <w:color w:val="0000FF"/>
          <w:sz w:val="24"/>
          <w:szCs w:val="24"/>
        </w:rPr>
        <w:t>-0.3</w:t>
      </w:r>
      <w:r w:rsidR="00411B96">
        <w:rPr>
          <w:rFonts w:eastAsia="SimSun" w:cs="Times New Roman"/>
          <w:color w:val="0000FF"/>
          <w:sz w:val="24"/>
          <w:szCs w:val="24"/>
        </w:rPr>
        <w:t>71</w:t>
      </w:r>
      <w:r w:rsidR="000D1A65">
        <w:rPr>
          <w:rFonts w:eastAsia="SimSun" w:cs="Times New Roman"/>
          <w:color w:val="0000FF"/>
          <w:sz w:val="24"/>
          <w:szCs w:val="24"/>
        </w:rPr>
        <w:t xml:space="preserve"> 0.</w:t>
      </w:r>
      <w:r w:rsidR="00411B96">
        <w:rPr>
          <w:rFonts w:eastAsia="SimSun" w:cs="Times New Roman"/>
          <w:color w:val="0000FF"/>
          <w:sz w:val="24"/>
          <w:szCs w:val="24"/>
        </w:rPr>
        <w:t>292</w:t>
      </w:r>
      <w:r w:rsidR="000D1A65" w:rsidRPr="00594593">
        <w:rPr>
          <w:rFonts w:eastAsia="SimSun" w:cs="Times New Roman"/>
          <w:color w:val="0000FF"/>
          <w:sz w:val="24"/>
          <w:szCs w:val="24"/>
        </w:rPr>
        <w:t>]</w:t>
      </w:r>
      <w:r w:rsidR="00411B96">
        <w:rPr>
          <w:rFonts w:eastAsia="SimSun" w:cs="Times New Roman"/>
          <w:color w:val="0000FF"/>
          <w:sz w:val="24"/>
          <w:szCs w:val="24"/>
        </w:rPr>
        <w:t>, BF</w:t>
      </w:r>
      <w:r w:rsidR="00411B96" w:rsidRPr="009323C5">
        <w:rPr>
          <w:rFonts w:eastAsia="SimSun" w:cs="Times New Roman"/>
          <w:color w:val="0000FF"/>
          <w:sz w:val="24"/>
          <w:szCs w:val="24"/>
          <w:vertAlign w:val="subscript"/>
        </w:rPr>
        <w:t>10</w:t>
      </w:r>
      <w:r w:rsidR="00411B96">
        <w:rPr>
          <w:rFonts w:eastAsia="SimSun" w:cs="Times New Roman"/>
          <w:color w:val="0000FF"/>
          <w:sz w:val="24"/>
          <w:szCs w:val="24"/>
        </w:rPr>
        <w:t xml:space="preserve"> = 0.186</w:t>
      </w:r>
      <w:r w:rsidR="00D151CB" w:rsidRPr="0064107D">
        <w:rPr>
          <w:rFonts w:eastAsia="SimSun" w:cs="Times New Roman"/>
          <w:sz w:val="24"/>
          <w:szCs w:val="24"/>
        </w:rPr>
        <w:t xml:space="preserve"> (see Figure </w:t>
      </w:r>
      <w:r w:rsidR="00D151CB">
        <w:rPr>
          <w:rFonts w:eastAsia="SimSun" w:cs="Times New Roman"/>
          <w:sz w:val="24"/>
          <w:szCs w:val="24"/>
        </w:rPr>
        <w:t>4</w:t>
      </w:r>
      <w:r w:rsidR="00D151CB" w:rsidRPr="0064107D">
        <w:rPr>
          <w:rFonts w:eastAsia="SimSun" w:cs="Times New Roman"/>
          <w:sz w:val="24"/>
          <w:szCs w:val="24"/>
        </w:rPr>
        <w:t>B).</w:t>
      </w:r>
      <w:r w:rsidR="00D151CB">
        <w:rPr>
          <w:rFonts w:eastAsia="SimSun" w:cs="Times New Roman"/>
          <w:sz w:val="24"/>
          <w:szCs w:val="24"/>
        </w:rPr>
        <w:t xml:space="preserve"> For the stranger condition, there was no effect of the morality of the association on </w:t>
      </w:r>
      <w:r w:rsidR="00D151CB" w:rsidRPr="003E090E">
        <w:rPr>
          <w:rFonts w:eastAsia="SimSun" w:cs="Times New Roman"/>
          <w:i/>
          <w:sz w:val="24"/>
          <w:szCs w:val="24"/>
        </w:rPr>
        <w:t>d’</w:t>
      </w:r>
      <w:r w:rsidR="00125953">
        <w:rPr>
          <w:rFonts w:eastAsia="SimSun" w:cs="Times New Roman"/>
          <w:sz w:val="24"/>
          <w:szCs w:val="24"/>
        </w:rPr>
        <w:t xml:space="preserve">, </w:t>
      </w:r>
      <w:proofErr w:type="gramStart"/>
      <w:r w:rsidR="00D151CB" w:rsidRPr="0046620E">
        <w:rPr>
          <w:rFonts w:eastAsia="SimSun" w:cs="Times New Roman"/>
          <w:i/>
          <w:sz w:val="24"/>
          <w:szCs w:val="24"/>
        </w:rPr>
        <w:t>F</w:t>
      </w:r>
      <w:r w:rsidR="00E041A5" w:rsidRPr="00F849C1">
        <w:rPr>
          <w:rFonts w:eastAsia="SimSun" w:cs="Times New Roman"/>
          <w:sz w:val="24"/>
          <w:szCs w:val="24"/>
        </w:rPr>
        <w:t>(</w:t>
      </w:r>
      <w:proofErr w:type="gramEnd"/>
      <w:r w:rsidR="00E041A5" w:rsidRPr="00F849C1">
        <w:rPr>
          <w:rFonts w:eastAsia="SimSun" w:cs="Times New Roman"/>
          <w:sz w:val="24"/>
          <w:szCs w:val="24"/>
        </w:rPr>
        <w:t>2,68)</w:t>
      </w:r>
      <w:r w:rsidR="00D151CB">
        <w:rPr>
          <w:rFonts w:eastAsia="SimSun" w:cs="Times New Roman"/>
          <w:sz w:val="24"/>
          <w:szCs w:val="24"/>
        </w:rPr>
        <w:t xml:space="preserve"> = 0.</w:t>
      </w:r>
      <w:r w:rsidR="00FC3E2B">
        <w:rPr>
          <w:rFonts w:eastAsia="SimSun" w:cs="Times New Roman"/>
          <w:sz w:val="24"/>
          <w:szCs w:val="24"/>
        </w:rPr>
        <w:t>383</w:t>
      </w:r>
      <w:r w:rsidR="00D151CB">
        <w:rPr>
          <w:rFonts w:eastAsia="SimSun" w:cs="Times New Roman"/>
          <w:sz w:val="24"/>
          <w:szCs w:val="24"/>
        </w:rPr>
        <w:t xml:space="preserve">, </w:t>
      </w:r>
      <w:r w:rsidR="00D151CB" w:rsidRPr="0046620E">
        <w:rPr>
          <w:rFonts w:eastAsia="SimSun" w:cs="Times New Roman"/>
          <w:i/>
          <w:sz w:val="24"/>
          <w:szCs w:val="24"/>
        </w:rPr>
        <w:t>p</w:t>
      </w:r>
      <w:r w:rsidR="00D151CB">
        <w:rPr>
          <w:rFonts w:eastAsia="SimSun" w:cs="Times New Roman"/>
          <w:sz w:val="24"/>
          <w:szCs w:val="24"/>
        </w:rPr>
        <w:t xml:space="preserve"> = 0.</w:t>
      </w:r>
      <w:r w:rsidR="00FC3E2B">
        <w:rPr>
          <w:rFonts w:eastAsia="SimSun" w:cs="Times New Roman"/>
          <w:sz w:val="24"/>
          <w:szCs w:val="24"/>
        </w:rPr>
        <w:t>683</w:t>
      </w:r>
      <w:r w:rsidR="00E228C3">
        <w:rPr>
          <w:rFonts w:eastAsia="SimSun" w:cs="Times New Roman"/>
          <w:sz w:val="24"/>
          <w:szCs w:val="24"/>
        </w:rPr>
        <w:t xml:space="preserve">, </w:t>
      </w:r>
      <w:r w:rsidR="00FC3E2B" w:rsidRPr="00C3520D">
        <w:rPr>
          <w:rFonts w:cs="Times New Roman"/>
          <w:i/>
          <w:sz w:val="24"/>
          <w:szCs w:val="24"/>
        </w:rPr>
        <w:t>ω</w:t>
      </w:r>
      <w:r w:rsidR="00FC3E2B" w:rsidRPr="00C3520D">
        <w:rPr>
          <w:rFonts w:cs="Times New Roman"/>
          <w:bCs/>
          <w:i/>
          <w:iCs/>
          <w:sz w:val="24"/>
          <w:szCs w:val="24"/>
        </w:rPr>
        <w:t>²</w:t>
      </w:r>
      <w:r w:rsidR="00FC3E2B">
        <w:rPr>
          <w:rFonts w:cs="Times New Roman"/>
          <w:bCs/>
          <w:i/>
          <w:iCs/>
          <w:sz w:val="24"/>
          <w:szCs w:val="24"/>
        </w:rPr>
        <w:t xml:space="preserve"> </w:t>
      </w:r>
      <w:r w:rsidR="00FC3E2B">
        <w:rPr>
          <w:rFonts w:eastAsia="SimSun" w:cs="Times New Roman"/>
          <w:sz w:val="24"/>
          <w:szCs w:val="24"/>
        </w:rPr>
        <w:t>&lt; 0.0001</w:t>
      </w:r>
      <w:r w:rsidR="00E228C3" w:rsidRPr="00990A8C">
        <w:rPr>
          <w:rFonts w:eastAsia="SimSun" w:cs="Times New Roman"/>
          <w:sz w:val="24"/>
          <w:szCs w:val="24"/>
        </w:rPr>
        <w:t>,</w:t>
      </w:r>
      <w:r w:rsidR="002402E3">
        <w:rPr>
          <w:rFonts w:eastAsia="SimSun" w:cs="Times New Roman"/>
          <w:color w:val="0000FF"/>
          <w:sz w:val="24"/>
          <w:szCs w:val="24"/>
        </w:rPr>
        <w:t xml:space="preserve"> </w:t>
      </w:r>
      <w:r w:rsidR="00FC3E2B">
        <w:rPr>
          <w:rFonts w:eastAsia="SimSun" w:cs="Times New Roman"/>
          <w:color w:val="0000FF"/>
          <w:sz w:val="24"/>
          <w:szCs w:val="24"/>
        </w:rPr>
        <w:t>BF</w:t>
      </w:r>
      <w:r w:rsidR="00FC3E2B" w:rsidRPr="009323C5">
        <w:rPr>
          <w:rFonts w:eastAsia="SimSun" w:cs="Times New Roman"/>
          <w:color w:val="0000FF"/>
          <w:sz w:val="24"/>
          <w:szCs w:val="24"/>
          <w:vertAlign w:val="subscript"/>
        </w:rPr>
        <w:t>10</w:t>
      </w:r>
      <w:r w:rsidR="00FC3E2B">
        <w:rPr>
          <w:rFonts w:eastAsia="SimSun" w:cs="Times New Roman"/>
          <w:color w:val="0000FF"/>
          <w:sz w:val="24"/>
          <w:szCs w:val="24"/>
        </w:rPr>
        <w:t xml:space="preserve"> = 0.12</w:t>
      </w:r>
      <w:r w:rsidR="00D151CB">
        <w:rPr>
          <w:rFonts w:eastAsia="SimSun" w:cs="Times New Roman"/>
          <w:sz w:val="24"/>
          <w:szCs w:val="24"/>
        </w:rPr>
        <w:t>.</w:t>
      </w:r>
    </w:p>
    <w:p w14:paraId="34E786BA" w14:textId="6A7C8451" w:rsidR="00D151CB" w:rsidRDefault="00D151CB" w:rsidP="00E026D2">
      <w:pPr>
        <w:spacing w:line="480" w:lineRule="auto"/>
        <w:ind w:firstLine="720"/>
        <w:rPr>
          <w:rFonts w:eastAsia="SimSun" w:cs="Times New Roman"/>
          <w:sz w:val="24"/>
          <w:szCs w:val="24"/>
        </w:rPr>
      </w:pPr>
      <w:r>
        <w:rPr>
          <w:rFonts w:eastAsia="SimSun" w:cs="Times New Roman"/>
          <w:sz w:val="24"/>
          <w:szCs w:val="24"/>
        </w:rPr>
        <w:t xml:space="preserve">We also tested the effect of personal association by comparing </w:t>
      </w:r>
      <w:r w:rsidRPr="00774A07">
        <w:rPr>
          <w:rFonts w:eastAsia="SimSun" w:cs="Times New Roman"/>
          <w:i/>
          <w:sz w:val="24"/>
          <w:szCs w:val="24"/>
        </w:rPr>
        <w:t>d’</w:t>
      </w:r>
      <w:r>
        <w:rPr>
          <w:rFonts w:eastAsia="SimSun" w:cs="Times New Roman"/>
          <w:sz w:val="24"/>
          <w:szCs w:val="24"/>
        </w:rPr>
        <w:t xml:space="preserve"> values for </w:t>
      </w:r>
      <w:r w:rsidR="000817FE">
        <w:rPr>
          <w:rFonts w:eastAsia="SimSun" w:cs="Times New Roman"/>
          <w:sz w:val="24"/>
          <w:szCs w:val="24"/>
        </w:rPr>
        <w:t>difference</w:t>
      </w:r>
      <w:r>
        <w:rPr>
          <w:rFonts w:eastAsia="SimSun" w:cs="Times New Roman"/>
          <w:sz w:val="24"/>
          <w:szCs w:val="24"/>
        </w:rPr>
        <w:t xml:space="preserve"> moral </w:t>
      </w:r>
      <w:r w:rsidR="000817FE">
        <w:rPr>
          <w:rFonts w:eastAsia="SimSun" w:cs="Times New Roman"/>
          <w:sz w:val="24"/>
          <w:szCs w:val="24"/>
        </w:rPr>
        <w:t>valence level</w:t>
      </w:r>
      <w:r>
        <w:rPr>
          <w:rFonts w:eastAsia="SimSun" w:cs="Times New Roman"/>
          <w:sz w:val="24"/>
          <w:szCs w:val="24"/>
        </w:rPr>
        <w:t>. The results showed that</w:t>
      </w:r>
      <w:r w:rsidR="00E5671C" w:rsidRPr="00E5671C">
        <w:rPr>
          <w:rFonts w:eastAsia="SimSun" w:cs="Times New Roman"/>
          <w:b/>
          <w:sz w:val="24"/>
          <w:szCs w:val="24"/>
        </w:rPr>
        <w:t xml:space="preserve"> </w:t>
      </w:r>
      <w:r w:rsidR="00E5671C" w:rsidRPr="00D850FE">
        <w:rPr>
          <w:rFonts w:eastAsia="SimSun" w:cs="Times New Roman"/>
          <w:b/>
          <w:sz w:val="24"/>
          <w:szCs w:val="24"/>
        </w:rPr>
        <w:t xml:space="preserve">the </w:t>
      </w:r>
      <w:r w:rsidR="000817FE" w:rsidRPr="00D850FE">
        <w:rPr>
          <w:rFonts w:eastAsia="SimSun" w:cs="Times New Roman"/>
          <w:b/>
          <w:sz w:val="24"/>
          <w:szCs w:val="24"/>
        </w:rPr>
        <w:t>bad</w:t>
      </w:r>
      <w:r w:rsidR="000817FE">
        <w:rPr>
          <w:rFonts w:eastAsia="SimSun" w:cs="Times New Roman"/>
          <w:b/>
          <w:sz w:val="24"/>
          <w:szCs w:val="24"/>
        </w:rPr>
        <w:t>-</w:t>
      </w:r>
      <w:r w:rsidR="00E5671C" w:rsidRPr="00D850FE">
        <w:rPr>
          <w:rFonts w:eastAsia="SimSun" w:cs="Times New Roman"/>
          <w:b/>
          <w:sz w:val="24"/>
          <w:szCs w:val="24"/>
        </w:rPr>
        <w:t>self</w:t>
      </w:r>
      <w:r w:rsidR="000817FE">
        <w:rPr>
          <w:rFonts w:eastAsia="SimSun" w:cs="Times New Roman"/>
          <w:b/>
          <w:sz w:val="24"/>
          <w:szCs w:val="24"/>
        </w:rPr>
        <w:t xml:space="preserve"> association condition</w:t>
      </w:r>
      <w:r w:rsidR="00E5671C" w:rsidRPr="00D850FE">
        <w:rPr>
          <w:rFonts w:eastAsia="SimSun" w:cs="Times New Roman"/>
          <w:b/>
          <w:sz w:val="24"/>
          <w:szCs w:val="24"/>
        </w:rPr>
        <w:t xml:space="preserve"> (</w:t>
      </w:r>
      <w:r w:rsidR="00F42E2F">
        <w:rPr>
          <w:rFonts w:eastAsia="SimSun" w:cs="Times New Roman"/>
          <w:b/>
          <w:sz w:val="24"/>
          <w:szCs w:val="24"/>
        </w:rPr>
        <w:t>1.43</w:t>
      </w:r>
      <w:r w:rsidR="00E5671C" w:rsidRPr="00E5671C">
        <w:rPr>
          <w:rFonts w:eastAsia="SimSun" w:cs="Times New Roman"/>
          <w:b/>
          <w:sz w:val="24"/>
          <w:szCs w:val="24"/>
        </w:rPr>
        <w:t xml:space="preserve"> ± 0.</w:t>
      </w:r>
      <w:r w:rsidR="00F42E2F">
        <w:rPr>
          <w:rFonts w:eastAsia="SimSun" w:cs="Times New Roman"/>
          <w:b/>
          <w:sz w:val="24"/>
          <w:szCs w:val="24"/>
        </w:rPr>
        <w:t>602</w:t>
      </w:r>
      <w:r w:rsidR="00E5671C" w:rsidRPr="00E5671C">
        <w:rPr>
          <w:rFonts w:eastAsia="SimSun" w:cs="Times New Roman"/>
          <w:b/>
          <w:sz w:val="24"/>
          <w:szCs w:val="24"/>
        </w:rPr>
        <w:t>)</w:t>
      </w:r>
      <w:r w:rsidRPr="00AE437E">
        <w:rPr>
          <w:rFonts w:eastAsia="SimSun" w:cs="Times New Roman"/>
          <w:b/>
          <w:sz w:val="24"/>
          <w:szCs w:val="24"/>
        </w:rPr>
        <w:t xml:space="preserve"> </w:t>
      </w:r>
      <w:r w:rsidRPr="00E5671C">
        <w:rPr>
          <w:rFonts w:eastAsia="SimSun" w:cs="Times New Roman"/>
          <w:b/>
          <w:sz w:val="24"/>
          <w:szCs w:val="24"/>
        </w:rPr>
        <w:t xml:space="preserve">was responded </w:t>
      </w:r>
      <w:r w:rsidR="00E5671C" w:rsidRPr="00E5671C">
        <w:rPr>
          <w:rFonts w:eastAsia="SimSun" w:cs="Times New Roman"/>
          <w:b/>
          <w:sz w:val="24"/>
          <w:szCs w:val="24"/>
        </w:rPr>
        <w:t xml:space="preserve">worse </w:t>
      </w:r>
      <w:r w:rsidRPr="00E5671C">
        <w:rPr>
          <w:rFonts w:eastAsia="SimSun" w:cs="Times New Roman"/>
          <w:b/>
          <w:sz w:val="24"/>
          <w:szCs w:val="24"/>
        </w:rPr>
        <w:t>than</w:t>
      </w:r>
      <w:r w:rsidR="00E5671C" w:rsidRPr="00AE437E">
        <w:rPr>
          <w:rFonts w:eastAsia="SimSun" w:cs="Times New Roman"/>
          <w:b/>
          <w:sz w:val="24"/>
          <w:szCs w:val="24"/>
        </w:rPr>
        <w:t xml:space="preserve"> the</w:t>
      </w:r>
      <w:r w:rsidR="000817FE">
        <w:rPr>
          <w:rFonts w:eastAsia="SimSun" w:cs="Times New Roman"/>
          <w:b/>
          <w:sz w:val="24"/>
          <w:szCs w:val="24"/>
        </w:rPr>
        <w:t xml:space="preserve"> </w:t>
      </w:r>
      <w:r w:rsidR="00E5671C" w:rsidRPr="00D850FE">
        <w:rPr>
          <w:rFonts w:eastAsia="SimSun" w:cs="Times New Roman"/>
          <w:b/>
          <w:sz w:val="24"/>
          <w:szCs w:val="24"/>
        </w:rPr>
        <w:t>bad</w:t>
      </w:r>
      <w:r w:rsidR="000817FE">
        <w:rPr>
          <w:rFonts w:eastAsia="SimSun" w:cs="Times New Roman"/>
          <w:b/>
          <w:sz w:val="24"/>
          <w:szCs w:val="24"/>
        </w:rPr>
        <w:t>-</w:t>
      </w:r>
      <w:r w:rsidR="00E5671C" w:rsidRPr="00D850FE">
        <w:rPr>
          <w:rFonts w:eastAsia="SimSun" w:cs="Times New Roman"/>
          <w:b/>
          <w:sz w:val="24"/>
          <w:szCs w:val="24"/>
        </w:rPr>
        <w:t>stranger</w:t>
      </w:r>
      <w:r w:rsidR="000817FE">
        <w:rPr>
          <w:rFonts w:eastAsia="SimSun" w:cs="Times New Roman"/>
          <w:b/>
          <w:sz w:val="24"/>
          <w:szCs w:val="24"/>
        </w:rPr>
        <w:t xml:space="preserve"> association condition</w:t>
      </w:r>
      <w:r w:rsidR="00E5671C" w:rsidRPr="00D850FE">
        <w:rPr>
          <w:rFonts w:eastAsia="SimSun" w:cs="Times New Roman"/>
          <w:b/>
          <w:sz w:val="24"/>
          <w:szCs w:val="24"/>
        </w:rPr>
        <w:t xml:space="preserve"> (</w:t>
      </w:r>
      <w:r w:rsidR="00F42E2F">
        <w:rPr>
          <w:rFonts w:eastAsia="SimSun" w:cs="Times New Roman"/>
          <w:b/>
          <w:sz w:val="24"/>
          <w:szCs w:val="24"/>
        </w:rPr>
        <w:t>1.798</w:t>
      </w:r>
      <w:r w:rsidR="005E7CD7">
        <w:rPr>
          <w:rFonts w:eastAsia="SimSun" w:cs="Times New Roman"/>
          <w:b/>
          <w:sz w:val="24"/>
          <w:szCs w:val="24"/>
        </w:rPr>
        <w:t xml:space="preserve"> </w:t>
      </w:r>
      <w:r w:rsidR="00E5671C" w:rsidRPr="00E5671C">
        <w:rPr>
          <w:rFonts w:eastAsia="SimSun" w:cs="Times New Roman"/>
          <w:b/>
          <w:sz w:val="24"/>
          <w:szCs w:val="24"/>
        </w:rPr>
        <w:t>± 0.</w:t>
      </w:r>
      <w:r w:rsidR="00F42E2F">
        <w:rPr>
          <w:rFonts w:eastAsia="SimSun" w:cs="Times New Roman"/>
          <w:b/>
          <w:sz w:val="24"/>
          <w:szCs w:val="24"/>
        </w:rPr>
        <w:t>702</w:t>
      </w:r>
      <w:r w:rsidR="00E5671C" w:rsidRPr="00E5671C">
        <w:rPr>
          <w:rFonts w:eastAsia="SimSun" w:cs="Times New Roman"/>
          <w:b/>
          <w:sz w:val="24"/>
          <w:szCs w:val="24"/>
        </w:rPr>
        <w:t>)</w:t>
      </w:r>
      <w:r w:rsidRPr="00E5671C">
        <w:rPr>
          <w:rFonts w:eastAsia="SimSun" w:cs="Times New Roman"/>
          <w:b/>
          <w:sz w:val="24"/>
          <w:szCs w:val="24"/>
        </w:rPr>
        <w:t xml:space="preserve">, </w:t>
      </w:r>
      <w:proofErr w:type="gramStart"/>
      <w:r w:rsidRPr="00E5671C">
        <w:rPr>
          <w:rFonts w:eastAsia="SimSun" w:cs="Times New Roman"/>
          <w:b/>
          <w:i/>
          <w:sz w:val="24"/>
          <w:szCs w:val="24"/>
        </w:rPr>
        <w:t>t</w:t>
      </w:r>
      <w:r w:rsidRPr="00E5671C">
        <w:rPr>
          <w:rFonts w:eastAsia="SimSun" w:cs="Times New Roman"/>
          <w:b/>
          <w:sz w:val="24"/>
          <w:szCs w:val="24"/>
        </w:rPr>
        <w:t>(</w:t>
      </w:r>
      <w:proofErr w:type="gramEnd"/>
      <w:r w:rsidR="00EA59B4" w:rsidRPr="00E5671C">
        <w:rPr>
          <w:rFonts w:eastAsia="SimSun" w:cs="Times New Roman"/>
          <w:b/>
          <w:sz w:val="24"/>
          <w:szCs w:val="24"/>
        </w:rPr>
        <w:t>34</w:t>
      </w:r>
      <w:r w:rsidRPr="00E5671C">
        <w:rPr>
          <w:rFonts w:eastAsia="SimSun" w:cs="Times New Roman"/>
          <w:b/>
          <w:sz w:val="24"/>
          <w:szCs w:val="24"/>
        </w:rPr>
        <w:t>) =</w:t>
      </w:r>
      <w:r w:rsidR="009C678F">
        <w:rPr>
          <w:rFonts w:eastAsia="SimSun" w:cs="Times New Roman"/>
          <w:b/>
          <w:sz w:val="24"/>
          <w:szCs w:val="24"/>
        </w:rPr>
        <w:t xml:space="preserve"> </w:t>
      </w:r>
      <w:r w:rsidR="00E5671C" w:rsidRPr="00E5671C">
        <w:rPr>
          <w:rFonts w:eastAsia="SimSun" w:cs="Times New Roman"/>
          <w:b/>
          <w:sz w:val="24"/>
          <w:szCs w:val="24"/>
        </w:rPr>
        <w:t>-</w:t>
      </w:r>
      <w:r w:rsidR="00F42E2F">
        <w:rPr>
          <w:rFonts w:eastAsia="SimSun" w:cs="Times New Roman"/>
          <w:b/>
          <w:sz w:val="24"/>
          <w:szCs w:val="24"/>
        </w:rPr>
        <w:t>3.195</w:t>
      </w:r>
      <w:r w:rsidRPr="00E5671C">
        <w:rPr>
          <w:rFonts w:eastAsia="SimSun" w:cs="Times New Roman"/>
          <w:b/>
          <w:sz w:val="24"/>
          <w:szCs w:val="24"/>
        </w:rPr>
        <w:t xml:space="preserve">, </w:t>
      </w:r>
      <w:r w:rsidRPr="00E5671C">
        <w:rPr>
          <w:rFonts w:eastAsia="SimSun" w:cs="Times New Roman"/>
          <w:b/>
          <w:i/>
          <w:sz w:val="24"/>
          <w:szCs w:val="24"/>
        </w:rPr>
        <w:t>p</w:t>
      </w:r>
      <w:r w:rsidRPr="00E5671C">
        <w:rPr>
          <w:rFonts w:eastAsia="SimSun" w:cs="Times New Roman"/>
          <w:b/>
          <w:sz w:val="24"/>
          <w:szCs w:val="24"/>
        </w:rPr>
        <w:t xml:space="preserve"> =</w:t>
      </w:r>
      <w:r w:rsidR="00EA59B4" w:rsidRPr="00E5671C">
        <w:rPr>
          <w:rFonts w:eastAsia="SimSun" w:cs="Times New Roman"/>
          <w:b/>
          <w:sz w:val="24"/>
          <w:szCs w:val="24"/>
        </w:rPr>
        <w:t xml:space="preserve"> 0.</w:t>
      </w:r>
      <w:r w:rsidR="00F42E2F" w:rsidRPr="00E5671C">
        <w:rPr>
          <w:rFonts w:eastAsia="SimSun" w:cs="Times New Roman"/>
          <w:b/>
          <w:sz w:val="24"/>
          <w:szCs w:val="24"/>
        </w:rPr>
        <w:t>00</w:t>
      </w:r>
      <w:r w:rsidR="00F42E2F">
        <w:rPr>
          <w:rFonts w:eastAsia="SimSun" w:cs="Times New Roman"/>
          <w:b/>
          <w:sz w:val="24"/>
          <w:szCs w:val="24"/>
        </w:rPr>
        <w:t>3</w:t>
      </w:r>
      <w:r w:rsidR="00F42E2F" w:rsidRPr="00E5671C">
        <w:rPr>
          <w:rFonts w:eastAsia="SimSun" w:cs="Times New Roman"/>
          <w:b/>
          <w:sz w:val="24"/>
          <w:szCs w:val="24"/>
        </w:rPr>
        <w:t xml:space="preserve"> </w:t>
      </w:r>
      <w:r w:rsidRPr="00E5671C">
        <w:rPr>
          <w:rFonts w:eastAsia="SimSun" w:cs="Times New Roman"/>
          <w:b/>
          <w:sz w:val="24"/>
          <w:szCs w:val="24"/>
        </w:rPr>
        <w:t xml:space="preserve">, </w:t>
      </w:r>
      <w:r w:rsidR="00925F3B" w:rsidRPr="00E5671C">
        <w:rPr>
          <w:rFonts w:cs="Times New Roman"/>
          <w:b/>
          <w:color w:val="3333CC"/>
          <w:sz w:val="24"/>
          <w:szCs w:val="24"/>
        </w:rPr>
        <w:t xml:space="preserve">Cohen’s </w:t>
      </w:r>
      <w:r w:rsidR="00925F3B" w:rsidRPr="00E5671C">
        <w:rPr>
          <w:rFonts w:cs="Times New Roman"/>
          <w:b/>
          <w:i/>
          <w:color w:val="3333CC"/>
          <w:sz w:val="24"/>
          <w:szCs w:val="24"/>
        </w:rPr>
        <w:t>d</w:t>
      </w:r>
      <w:r w:rsidR="00925F3B" w:rsidRPr="00E5671C">
        <w:rPr>
          <w:rFonts w:cs="Times New Roman"/>
          <w:b/>
          <w:i/>
          <w:color w:val="3333CC"/>
          <w:sz w:val="24"/>
          <w:szCs w:val="24"/>
          <w:vertAlign w:val="subscript"/>
        </w:rPr>
        <w:t xml:space="preserve"> </w:t>
      </w:r>
      <w:r w:rsidR="00925F3B" w:rsidRPr="00E5671C">
        <w:rPr>
          <w:rFonts w:cs="Times New Roman"/>
          <w:b/>
          <w:color w:val="3333CC"/>
          <w:sz w:val="24"/>
          <w:szCs w:val="24"/>
        </w:rPr>
        <w:t xml:space="preserve"> </w:t>
      </w:r>
      <w:r w:rsidRPr="00E5671C">
        <w:rPr>
          <w:rFonts w:eastAsia="SimSun" w:cs="Times New Roman"/>
          <w:b/>
          <w:sz w:val="24"/>
          <w:szCs w:val="24"/>
        </w:rPr>
        <w:t>=</w:t>
      </w:r>
      <w:r w:rsidR="005E7CD7">
        <w:rPr>
          <w:rFonts w:eastAsia="SimSun" w:cs="Times New Roman"/>
          <w:b/>
          <w:sz w:val="24"/>
          <w:szCs w:val="24"/>
        </w:rPr>
        <w:t xml:space="preserve"> </w:t>
      </w:r>
      <w:r w:rsidR="00E5671C" w:rsidRPr="00E5671C">
        <w:rPr>
          <w:rFonts w:eastAsia="SimSun" w:cs="Times New Roman"/>
          <w:b/>
          <w:sz w:val="24"/>
          <w:szCs w:val="24"/>
        </w:rPr>
        <w:t>-</w:t>
      </w:r>
      <w:r w:rsidR="005C5C3E" w:rsidRPr="00E5671C">
        <w:rPr>
          <w:rFonts w:eastAsia="SimSun" w:cs="Times New Roman"/>
          <w:b/>
          <w:sz w:val="24"/>
          <w:szCs w:val="24"/>
        </w:rPr>
        <w:t>0.5</w:t>
      </w:r>
      <w:r w:rsidR="00F42E2F">
        <w:rPr>
          <w:rFonts w:eastAsia="SimSun" w:cs="Times New Roman"/>
          <w:b/>
          <w:sz w:val="24"/>
          <w:szCs w:val="24"/>
        </w:rPr>
        <w:t>4</w:t>
      </w:r>
      <w:r w:rsidR="00E5671C" w:rsidRPr="00E5671C">
        <w:rPr>
          <w:rFonts w:eastAsia="SimSun" w:cs="Times New Roman"/>
          <w:b/>
          <w:sz w:val="24"/>
          <w:szCs w:val="24"/>
        </w:rPr>
        <w:t xml:space="preserve">, </w:t>
      </w:r>
      <w:r w:rsidR="00E5671C" w:rsidRPr="00594593">
        <w:rPr>
          <w:rFonts w:eastAsia="SimSun" w:cs="Times New Roman"/>
          <w:color w:val="0000FF"/>
          <w:sz w:val="24"/>
          <w:szCs w:val="24"/>
        </w:rPr>
        <w:t>9</w:t>
      </w:r>
      <w:r w:rsidR="00E5671C">
        <w:rPr>
          <w:rFonts w:eastAsia="SimSun" w:cs="Times New Roman"/>
          <w:color w:val="0000FF"/>
          <w:sz w:val="24"/>
          <w:szCs w:val="24"/>
        </w:rPr>
        <w:t>5</w:t>
      </w:r>
      <w:r w:rsidR="00E5671C" w:rsidRPr="00594593">
        <w:rPr>
          <w:rFonts w:eastAsia="SimSun" w:cs="Times New Roman"/>
          <w:color w:val="0000FF"/>
          <w:sz w:val="24"/>
          <w:szCs w:val="24"/>
        </w:rPr>
        <w:t>% CI [</w:t>
      </w:r>
      <w:r w:rsidR="00E5671C">
        <w:rPr>
          <w:rFonts w:eastAsia="SimSun" w:cs="Times New Roman"/>
          <w:color w:val="0000FF"/>
          <w:sz w:val="24"/>
          <w:szCs w:val="24"/>
        </w:rPr>
        <w:t>-0.</w:t>
      </w:r>
      <w:r w:rsidR="00F42E2F">
        <w:rPr>
          <w:rFonts w:eastAsia="SimSun" w:cs="Times New Roman"/>
          <w:color w:val="0000FF"/>
          <w:sz w:val="24"/>
          <w:szCs w:val="24"/>
        </w:rPr>
        <w:t xml:space="preserve">892 </w:t>
      </w:r>
      <w:r w:rsidR="00E5671C">
        <w:rPr>
          <w:rFonts w:eastAsia="SimSun" w:cs="Times New Roman"/>
          <w:color w:val="0000FF"/>
          <w:sz w:val="24"/>
          <w:szCs w:val="24"/>
        </w:rPr>
        <w:t>-0.</w:t>
      </w:r>
      <w:r w:rsidR="00F42E2F">
        <w:rPr>
          <w:rFonts w:eastAsia="SimSun" w:cs="Times New Roman"/>
          <w:color w:val="0000FF"/>
          <w:sz w:val="24"/>
          <w:szCs w:val="24"/>
        </w:rPr>
        <w:t>181</w:t>
      </w:r>
      <w:r w:rsidR="00E5671C" w:rsidRPr="00594593">
        <w:rPr>
          <w:rFonts w:eastAsia="SimSun" w:cs="Times New Roman"/>
          <w:color w:val="0000FF"/>
          <w:sz w:val="24"/>
          <w:szCs w:val="24"/>
        </w:rPr>
        <w:t>]</w:t>
      </w:r>
      <w:r w:rsidR="00F42E2F">
        <w:rPr>
          <w:rFonts w:eastAsia="SimSun" w:cs="Times New Roman"/>
          <w:color w:val="0000FF"/>
          <w:sz w:val="24"/>
          <w:szCs w:val="24"/>
        </w:rPr>
        <w:t>, BF</w:t>
      </w:r>
      <w:r w:rsidR="00F42E2F" w:rsidRPr="009323C5">
        <w:rPr>
          <w:rFonts w:eastAsia="SimSun" w:cs="Times New Roman"/>
          <w:color w:val="0000FF"/>
          <w:sz w:val="24"/>
          <w:szCs w:val="24"/>
          <w:vertAlign w:val="subscript"/>
        </w:rPr>
        <w:t>10</w:t>
      </w:r>
      <w:r w:rsidR="00F42E2F">
        <w:rPr>
          <w:rFonts w:eastAsia="SimSun" w:cs="Times New Roman"/>
          <w:color w:val="0000FF"/>
          <w:sz w:val="24"/>
          <w:szCs w:val="24"/>
        </w:rPr>
        <w:t xml:space="preserve"> = 12</w:t>
      </w:r>
      <w:r w:rsidR="005E7CD7">
        <w:rPr>
          <w:rFonts w:eastAsia="SimSun" w:cs="Times New Roman"/>
          <w:b/>
          <w:sz w:val="24"/>
          <w:szCs w:val="24"/>
        </w:rPr>
        <w:t xml:space="preserve">. </w:t>
      </w:r>
      <w:r w:rsidRPr="00F849C1">
        <w:rPr>
          <w:rFonts w:eastAsia="SimSun" w:cs="Times New Roman"/>
          <w:b/>
          <w:sz w:val="24"/>
          <w:szCs w:val="24"/>
        </w:rPr>
        <w:t xml:space="preserve"> </w:t>
      </w:r>
      <w:r w:rsidR="005E7CD7">
        <w:rPr>
          <w:rFonts w:eastAsia="SimSun" w:cs="Times New Roman"/>
          <w:sz w:val="24"/>
          <w:szCs w:val="24"/>
        </w:rPr>
        <w:t>T</w:t>
      </w:r>
      <w:r>
        <w:rPr>
          <w:rFonts w:eastAsia="SimSun" w:cs="Times New Roman"/>
          <w:sz w:val="24"/>
          <w:szCs w:val="24"/>
        </w:rPr>
        <w:t xml:space="preserve">he </w:t>
      </w:r>
      <w:r w:rsidR="008D57DE">
        <w:rPr>
          <w:rFonts w:eastAsia="SimSun" w:cs="Times New Roman"/>
          <w:sz w:val="24"/>
          <w:szCs w:val="24"/>
        </w:rPr>
        <w:t>neutral</w:t>
      </w:r>
      <w:r w:rsidR="000817FE">
        <w:rPr>
          <w:rFonts w:eastAsia="SimSun" w:cs="Times New Roman"/>
          <w:sz w:val="24"/>
          <w:szCs w:val="24"/>
        </w:rPr>
        <w:t>-</w:t>
      </w:r>
      <w:r w:rsidR="007011A4">
        <w:rPr>
          <w:rFonts w:eastAsia="SimSun" w:cs="Times New Roman"/>
          <w:sz w:val="24"/>
          <w:szCs w:val="24"/>
        </w:rPr>
        <w:t>self (1.</w:t>
      </w:r>
      <w:r w:rsidR="00F42E2F">
        <w:rPr>
          <w:rFonts w:eastAsia="SimSun" w:cs="Times New Roman"/>
          <w:sz w:val="24"/>
          <w:szCs w:val="24"/>
        </w:rPr>
        <w:t>409</w:t>
      </w:r>
      <w:r w:rsidR="007011A4">
        <w:rPr>
          <w:rFonts w:eastAsia="SimSun" w:cs="Times New Roman"/>
          <w:sz w:val="24"/>
          <w:szCs w:val="24"/>
        </w:rPr>
        <w:t xml:space="preserve"> </w:t>
      </w:r>
      <w:r w:rsidR="007011A4" w:rsidRPr="0064107D">
        <w:rPr>
          <w:rFonts w:eastAsia="SimSun" w:cs="Times New Roman"/>
          <w:sz w:val="24"/>
          <w:szCs w:val="24"/>
        </w:rPr>
        <w:t>±</w:t>
      </w:r>
      <w:r w:rsidR="007011A4">
        <w:rPr>
          <w:rFonts w:eastAsia="SimSun" w:cs="Times New Roman"/>
          <w:sz w:val="24"/>
          <w:szCs w:val="24"/>
        </w:rPr>
        <w:t xml:space="preserve"> 0.</w:t>
      </w:r>
      <w:r w:rsidR="00F42E2F">
        <w:rPr>
          <w:rFonts w:eastAsia="SimSun" w:cs="Times New Roman"/>
          <w:sz w:val="24"/>
          <w:szCs w:val="24"/>
        </w:rPr>
        <w:t>692</w:t>
      </w:r>
      <w:r w:rsidR="007011A4">
        <w:rPr>
          <w:rFonts w:eastAsia="SimSun" w:cs="Times New Roman"/>
          <w:sz w:val="24"/>
          <w:szCs w:val="24"/>
        </w:rPr>
        <w:t>)</w:t>
      </w:r>
      <w:r>
        <w:rPr>
          <w:rFonts w:eastAsia="SimSun" w:cs="Times New Roman"/>
          <w:sz w:val="24"/>
          <w:szCs w:val="24"/>
        </w:rPr>
        <w:t xml:space="preserve"> was </w:t>
      </w:r>
      <w:r w:rsidR="00767CD5">
        <w:rPr>
          <w:rFonts w:eastAsia="SimSun" w:cs="Times New Roman"/>
          <w:sz w:val="24"/>
          <w:szCs w:val="24"/>
        </w:rPr>
        <w:t>also</w:t>
      </w:r>
      <w:r w:rsidR="005E7CD7">
        <w:rPr>
          <w:rFonts w:eastAsia="SimSun" w:cs="Times New Roman"/>
          <w:sz w:val="24"/>
          <w:szCs w:val="24"/>
        </w:rPr>
        <w:t xml:space="preserve"> showed a trendency to be lower</w:t>
      </w:r>
      <w:r w:rsidR="007011A4">
        <w:rPr>
          <w:rFonts w:eastAsia="SimSun" w:cs="Times New Roman"/>
          <w:sz w:val="24"/>
          <w:szCs w:val="24"/>
        </w:rPr>
        <w:t xml:space="preserve"> </w:t>
      </w:r>
      <w:r>
        <w:rPr>
          <w:rFonts w:eastAsia="SimSun" w:cs="Times New Roman"/>
          <w:sz w:val="24"/>
          <w:szCs w:val="24"/>
        </w:rPr>
        <w:t xml:space="preserve">than the </w:t>
      </w:r>
      <w:r w:rsidR="008D57DE">
        <w:rPr>
          <w:rFonts w:eastAsia="SimSun" w:cs="Times New Roman"/>
          <w:sz w:val="24"/>
          <w:szCs w:val="24"/>
        </w:rPr>
        <w:t>neutral</w:t>
      </w:r>
      <w:r w:rsidR="000817FE">
        <w:rPr>
          <w:rFonts w:eastAsia="SimSun" w:cs="Times New Roman"/>
          <w:sz w:val="24"/>
          <w:szCs w:val="24"/>
        </w:rPr>
        <w:t>-stranger</w:t>
      </w:r>
      <w:r w:rsidR="007011A4">
        <w:rPr>
          <w:rFonts w:eastAsia="SimSun" w:cs="Times New Roman"/>
          <w:sz w:val="24"/>
          <w:szCs w:val="24"/>
        </w:rPr>
        <w:t xml:space="preserve"> (1.</w:t>
      </w:r>
      <w:r w:rsidR="00F42E2F">
        <w:rPr>
          <w:rFonts w:eastAsia="SimSun" w:cs="Times New Roman"/>
          <w:sz w:val="24"/>
          <w:szCs w:val="24"/>
        </w:rPr>
        <w:t>72</w:t>
      </w:r>
      <w:r w:rsidR="007011A4">
        <w:rPr>
          <w:rFonts w:eastAsia="SimSun" w:cs="Times New Roman"/>
          <w:sz w:val="24"/>
          <w:szCs w:val="24"/>
        </w:rPr>
        <w:t xml:space="preserve"> </w:t>
      </w:r>
      <w:r w:rsidR="007011A4" w:rsidRPr="0064107D">
        <w:rPr>
          <w:rFonts w:eastAsia="SimSun" w:cs="Times New Roman"/>
          <w:sz w:val="24"/>
          <w:szCs w:val="24"/>
        </w:rPr>
        <w:t>±</w:t>
      </w:r>
      <w:r w:rsidR="007011A4">
        <w:rPr>
          <w:rFonts w:eastAsia="SimSun" w:cs="Times New Roman"/>
          <w:sz w:val="24"/>
          <w:szCs w:val="24"/>
        </w:rPr>
        <w:t xml:space="preserve"> 0.</w:t>
      </w:r>
      <w:r w:rsidR="00F42E2F">
        <w:rPr>
          <w:rFonts w:eastAsia="SimSun" w:cs="Times New Roman"/>
          <w:sz w:val="24"/>
          <w:szCs w:val="24"/>
        </w:rPr>
        <w:t>86</w:t>
      </w:r>
      <w:r w:rsidR="007011A4">
        <w:rPr>
          <w:rFonts w:eastAsia="SimSun" w:cs="Times New Roman"/>
          <w:sz w:val="24"/>
          <w:szCs w:val="24"/>
        </w:rPr>
        <w:t>)</w:t>
      </w:r>
      <w:r>
        <w:rPr>
          <w:rFonts w:eastAsia="SimSun" w:cs="Times New Roman"/>
          <w:sz w:val="24"/>
          <w:szCs w:val="24"/>
        </w:rPr>
        <w:t xml:space="preserve">, </w:t>
      </w:r>
      <w:proofErr w:type="gramStart"/>
      <w:r w:rsidRPr="0046620E">
        <w:rPr>
          <w:rFonts w:eastAsia="SimSun" w:cs="Times New Roman"/>
          <w:i/>
          <w:sz w:val="24"/>
          <w:szCs w:val="24"/>
        </w:rPr>
        <w:t>t</w:t>
      </w:r>
      <w:r>
        <w:rPr>
          <w:rFonts w:eastAsia="SimSun" w:cs="Times New Roman"/>
          <w:sz w:val="24"/>
          <w:szCs w:val="24"/>
        </w:rPr>
        <w:t>(</w:t>
      </w:r>
      <w:proofErr w:type="gramEnd"/>
      <w:r w:rsidR="00EA59B4">
        <w:rPr>
          <w:rFonts w:eastAsia="SimSun" w:cs="Times New Roman"/>
          <w:sz w:val="24"/>
          <w:szCs w:val="24"/>
        </w:rPr>
        <w:t>34</w:t>
      </w:r>
      <w:r>
        <w:rPr>
          <w:rFonts w:eastAsia="SimSun" w:cs="Times New Roman"/>
          <w:sz w:val="24"/>
          <w:szCs w:val="24"/>
        </w:rPr>
        <w:t xml:space="preserve">) = </w:t>
      </w:r>
      <w:r w:rsidR="007011A4">
        <w:rPr>
          <w:rFonts w:eastAsia="SimSun" w:cs="Times New Roman"/>
          <w:sz w:val="24"/>
          <w:szCs w:val="24"/>
        </w:rPr>
        <w:t>-</w:t>
      </w:r>
      <w:r w:rsidR="00F42E2F">
        <w:rPr>
          <w:rFonts w:eastAsia="SimSun" w:cs="Times New Roman"/>
          <w:sz w:val="24"/>
          <w:szCs w:val="24"/>
        </w:rPr>
        <w:t>2.149</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w:t>
      </w:r>
      <w:r w:rsidR="00EA59B4">
        <w:rPr>
          <w:rFonts w:eastAsia="SimSun" w:cs="Times New Roman"/>
          <w:sz w:val="24"/>
          <w:szCs w:val="24"/>
        </w:rPr>
        <w:t>0.0</w:t>
      </w:r>
      <w:r w:rsidR="00F42E2F">
        <w:rPr>
          <w:rFonts w:eastAsia="SimSun" w:cs="Times New Roman"/>
          <w:sz w:val="24"/>
          <w:szCs w:val="24"/>
        </w:rPr>
        <w:t>39</w:t>
      </w:r>
      <w:r>
        <w:rPr>
          <w:rFonts w:eastAsia="SimSun" w:cs="Times New Roman"/>
          <w:sz w:val="24"/>
          <w:szCs w:val="24"/>
        </w:rPr>
        <w:t xml:space="preserve"> , </w:t>
      </w:r>
      <w:r w:rsidR="00925F3B" w:rsidRPr="00E74495">
        <w:rPr>
          <w:rFonts w:cs="Times New Roman"/>
          <w:color w:val="3333CC"/>
          <w:sz w:val="24"/>
          <w:szCs w:val="24"/>
        </w:rPr>
        <w:t xml:space="preserve">Cohen’s </w:t>
      </w:r>
      <w:r w:rsidR="00925F3B" w:rsidRPr="002C4040">
        <w:rPr>
          <w:rFonts w:cs="Times New Roman"/>
          <w:i/>
          <w:color w:val="3333CC"/>
          <w:sz w:val="24"/>
          <w:szCs w:val="24"/>
        </w:rPr>
        <w:t>d</w:t>
      </w:r>
      <w:r w:rsidR="00925F3B" w:rsidRPr="002C4040">
        <w:rPr>
          <w:rFonts w:cs="Times New Roman"/>
          <w:i/>
          <w:color w:val="3333CC"/>
          <w:sz w:val="24"/>
          <w:szCs w:val="24"/>
          <w:vertAlign w:val="subscript"/>
        </w:rPr>
        <w:t>rm</w:t>
      </w:r>
      <w:r w:rsidR="00925F3B">
        <w:rPr>
          <w:rFonts w:cs="Times New Roman"/>
          <w:i/>
          <w:color w:val="3333CC"/>
          <w:sz w:val="24"/>
          <w:szCs w:val="24"/>
          <w:vertAlign w:val="subscript"/>
        </w:rPr>
        <w:t xml:space="preserve"> </w:t>
      </w:r>
      <w:r w:rsidR="00925F3B" w:rsidRPr="00E74495">
        <w:rPr>
          <w:rFonts w:cs="Times New Roman"/>
          <w:color w:val="3333CC"/>
          <w:sz w:val="24"/>
          <w:szCs w:val="24"/>
        </w:rPr>
        <w:t xml:space="preserve"> </w:t>
      </w:r>
      <w:r>
        <w:rPr>
          <w:rFonts w:eastAsia="SimSun" w:cs="Times New Roman"/>
          <w:sz w:val="24"/>
          <w:szCs w:val="24"/>
        </w:rPr>
        <w:t>=</w:t>
      </w:r>
      <w:r w:rsidR="0084347E">
        <w:rPr>
          <w:rFonts w:eastAsia="SimSun" w:cs="Times New Roman"/>
          <w:sz w:val="24"/>
          <w:szCs w:val="24"/>
        </w:rPr>
        <w:t xml:space="preserve"> </w:t>
      </w:r>
      <w:r w:rsidR="007011A4">
        <w:rPr>
          <w:rFonts w:eastAsia="SimSun" w:cs="Times New Roman"/>
          <w:sz w:val="24"/>
          <w:szCs w:val="24"/>
        </w:rPr>
        <w:t>-</w:t>
      </w:r>
      <w:r w:rsidR="0084347E">
        <w:rPr>
          <w:rFonts w:eastAsia="SimSun" w:cs="Times New Roman"/>
          <w:sz w:val="24"/>
          <w:szCs w:val="24"/>
        </w:rPr>
        <w:t>0.3</w:t>
      </w:r>
      <w:r w:rsidR="00F42E2F">
        <w:rPr>
          <w:rFonts w:eastAsia="SimSun" w:cs="Times New Roman"/>
          <w:sz w:val="24"/>
          <w:szCs w:val="24"/>
        </w:rPr>
        <w:t>63</w:t>
      </w:r>
      <w:r w:rsidR="007011A4">
        <w:rPr>
          <w:rFonts w:eastAsia="SimSun" w:cs="Times New Roman"/>
          <w:sz w:val="24"/>
          <w:szCs w:val="24"/>
        </w:rPr>
        <w:t>,</w:t>
      </w:r>
      <w:r w:rsidR="007011A4" w:rsidRPr="007011A4">
        <w:rPr>
          <w:rFonts w:eastAsia="SimSun" w:cs="Times New Roman"/>
          <w:color w:val="0000FF"/>
          <w:sz w:val="24"/>
          <w:szCs w:val="24"/>
        </w:rPr>
        <w:t xml:space="preserve"> </w:t>
      </w:r>
      <w:r w:rsidR="007011A4" w:rsidRPr="00594593">
        <w:rPr>
          <w:rFonts w:eastAsia="SimSun" w:cs="Times New Roman"/>
          <w:color w:val="0000FF"/>
          <w:sz w:val="24"/>
          <w:szCs w:val="24"/>
        </w:rPr>
        <w:t>9</w:t>
      </w:r>
      <w:r w:rsidR="007011A4">
        <w:rPr>
          <w:rFonts w:eastAsia="SimSun" w:cs="Times New Roman"/>
          <w:color w:val="0000FF"/>
          <w:sz w:val="24"/>
          <w:szCs w:val="24"/>
        </w:rPr>
        <w:t>5</w:t>
      </w:r>
      <w:r w:rsidR="007011A4" w:rsidRPr="00594593">
        <w:rPr>
          <w:rFonts w:eastAsia="SimSun" w:cs="Times New Roman"/>
          <w:color w:val="0000FF"/>
          <w:sz w:val="24"/>
          <w:szCs w:val="24"/>
        </w:rPr>
        <w:t>% CI [</w:t>
      </w:r>
      <w:r w:rsidR="007011A4">
        <w:rPr>
          <w:rFonts w:eastAsia="SimSun" w:cs="Times New Roman"/>
          <w:color w:val="0000FF"/>
          <w:sz w:val="24"/>
          <w:szCs w:val="24"/>
        </w:rPr>
        <w:t>-0.</w:t>
      </w:r>
      <w:r w:rsidR="00F42E2F">
        <w:rPr>
          <w:rFonts w:eastAsia="SimSun" w:cs="Times New Roman"/>
          <w:color w:val="0000FF"/>
          <w:sz w:val="24"/>
          <w:szCs w:val="24"/>
        </w:rPr>
        <w:t>703</w:t>
      </w:r>
      <w:r w:rsidR="00947969">
        <w:rPr>
          <w:rFonts w:eastAsia="SimSun" w:cs="Times New Roman"/>
          <w:color w:val="0000FF"/>
          <w:sz w:val="24"/>
          <w:szCs w:val="24"/>
        </w:rPr>
        <w:t xml:space="preserve"> </w:t>
      </w:r>
      <w:r w:rsidR="00F42E2F">
        <w:rPr>
          <w:rFonts w:eastAsia="SimSun" w:cs="Times New Roman"/>
          <w:color w:val="0000FF"/>
          <w:sz w:val="24"/>
          <w:szCs w:val="24"/>
        </w:rPr>
        <w:t>-</w:t>
      </w:r>
      <w:r w:rsidR="007011A4">
        <w:rPr>
          <w:rFonts w:eastAsia="SimSun" w:cs="Times New Roman"/>
          <w:color w:val="0000FF"/>
          <w:sz w:val="24"/>
          <w:szCs w:val="24"/>
        </w:rPr>
        <w:t>0.</w:t>
      </w:r>
      <w:r w:rsidR="00947969">
        <w:rPr>
          <w:rFonts w:eastAsia="SimSun" w:cs="Times New Roman"/>
          <w:color w:val="0000FF"/>
          <w:sz w:val="24"/>
          <w:szCs w:val="24"/>
        </w:rPr>
        <w:t>0</w:t>
      </w:r>
      <w:r w:rsidR="00F42E2F">
        <w:rPr>
          <w:rFonts w:eastAsia="SimSun" w:cs="Times New Roman"/>
          <w:color w:val="0000FF"/>
          <w:sz w:val="24"/>
          <w:szCs w:val="24"/>
        </w:rPr>
        <w:t>19</w:t>
      </w:r>
      <w:r w:rsidR="007011A4" w:rsidRPr="00594593">
        <w:rPr>
          <w:rFonts w:eastAsia="SimSun" w:cs="Times New Roman"/>
          <w:color w:val="0000FF"/>
          <w:sz w:val="24"/>
          <w:szCs w:val="24"/>
        </w:rPr>
        <w:t>]</w:t>
      </w:r>
      <w:r w:rsidR="00B35D18">
        <w:rPr>
          <w:rFonts w:eastAsia="SimSun" w:cs="Times New Roman"/>
          <w:color w:val="0000FF"/>
          <w:sz w:val="24"/>
          <w:szCs w:val="24"/>
        </w:rPr>
        <w:t>, BF</w:t>
      </w:r>
      <w:r w:rsidR="00B35D18" w:rsidRPr="009323C5">
        <w:rPr>
          <w:rFonts w:eastAsia="SimSun" w:cs="Times New Roman"/>
          <w:color w:val="0000FF"/>
          <w:sz w:val="24"/>
          <w:szCs w:val="24"/>
          <w:vertAlign w:val="subscript"/>
        </w:rPr>
        <w:t>10</w:t>
      </w:r>
      <w:r w:rsidR="00B35D18">
        <w:rPr>
          <w:rFonts w:eastAsia="SimSun" w:cs="Times New Roman"/>
          <w:color w:val="0000FF"/>
          <w:sz w:val="24"/>
          <w:szCs w:val="24"/>
        </w:rPr>
        <w:t xml:space="preserve"> = 1.382</w:t>
      </w:r>
      <w:r w:rsidR="000817FE">
        <w:rPr>
          <w:rFonts w:eastAsia="SimSun" w:cs="Times New Roman"/>
          <w:sz w:val="24"/>
          <w:szCs w:val="24"/>
        </w:rPr>
        <w:t>. W</w:t>
      </w:r>
      <w:r>
        <w:rPr>
          <w:rFonts w:eastAsia="SimSun" w:cs="Times New Roman"/>
          <w:sz w:val="24"/>
          <w:szCs w:val="24"/>
        </w:rPr>
        <w:t>h</w:t>
      </w:r>
      <w:r w:rsidR="000817FE">
        <w:rPr>
          <w:rFonts w:eastAsia="SimSun" w:cs="Times New Roman"/>
          <w:sz w:val="24"/>
          <w:szCs w:val="24"/>
        </w:rPr>
        <w:t>ile</w:t>
      </w:r>
      <w:r>
        <w:rPr>
          <w:rFonts w:eastAsia="SimSun" w:cs="Times New Roman"/>
          <w:sz w:val="24"/>
          <w:szCs w:val="24"/>
        </w:rPr>
        <w:t xml:space="preserve"> the </w:t>
      </w:r>
      <w:r w:rsidR="00EA59B4">
        <w:rPr>
          <w:rFonts w:eastAsia="SimSun" w:cs="Times New Roman"/>
          <w:sz w:val="24"/>
          <w:szCs w:val="24"/>
        </w:rPr>
        <w:t>good-</w:t>
      </w:r>
      <w:r>
        <w:rPr>
          <w:rFonts w:eastAsia="SimSun" w:cs="Times New Roman"/>
          <w:sz w:val="24"/>
          <w:szCs w:val="24"/>
        </w:rPr>
        <w:t xml:space="preserve">self </w:t>
      </w:r>
      <w:r w:rsidR="000817FE">
        <w:rPr>
          <w:rFonts w:eastAsia="SimSun" w:cs="Times New Roman"/>
          <w:sz w:val="24"/>
          <w:szCs w:val="24"/>
        </w:rPr>
        <w:t xml:space="preserve">association condition </w:t>
      </w:r>
      <w:r>
        <w:rPr>
          <w:rFonts w:eastAsia="SimSun" w:cs="Times New Roman"/>
          <w:sz w:val="24"/>
          <w:szCs w:val="24"/>
        </w:rPr>
        <w:t>(</w:t>
      </w:r>
      <w:r w:rsidR="00B35D18">
        <w:rPr>
          <w:rFonts w:eastAsia="SimSun" w:cs="Times New Roman"/>
          <w:sz w:val="24"/>
          <w:szCs w:val="24"/>
        </w:rPr>
        <w:t>1.972</w:t>
      </w:r>
      <w:r>
        <w:rPr>
          <w:rFonts w:eastAsia="SimSun" w:cs="Times New Roman"/>
          <w:sz w:val="24"/>
          <w:szCs w:val="24"/>
        </w:rPr>
        <w:t xml:space="preserve"> </w:t>
      </w:r>
      <w:r w:rsidRPr="0064107D">
        <w:rPr>
          <w:rFonts w:eastAsia="SimSun" w:cs="Times New Roman"/>
          <w:sz w:val="24"/>
          <w:szCs w:val="24"/>
        </w:rPr>
        <w:t>±</w:t>
      </w:r>
      <w:r>
        <w:rPr>
          <w:rFonts w:eastAsia="SimSun" w:cs="Times New Roman"/>
          <w:sz w:val="24"/>
          <w:szCs w:val="24"/>
        </w:rPr>
        <w:t xml:space="preserve"> 0.</w:t>
      </w:r>
      <w:r w:rsidR="00B35D18">
        <w:rPr>
          <w:rFonts w:eastAsia="SimSun" w:cs="Times New Roman"/>
          <w:sz w:val="24"/>
          <w:szCs w:val="24"/>
        </w:rPr>
        <w:t>846</w:t>
      </w:r>
      <w:r>
        <w:rPr>
          <w:rFonts w:eastAsia="SimSun" w:cs="Times New Roman"/>
          <w:sz w:val="24"/>
          <w:szCs w:val="24"/>
        </w:rPr>
        <w:t xml:space="preserve">) and </w:t>
      </w:r>
      <w:r w:rsidR="000817FE">
        <w:rPr>
          <w:rFonts w:eastAsia="SimSun" w:cs="Times New Roman"/>
          <w:sz w:val="24"/>
          <w:szCs w:val="24"/>
        </w:rPr>
        <w:t>good-stranger conditions</w:t>
      </w:r>
      <w:r>
        <w:rPr>
          <w:rFonts w:eastAsia="SimSun" w:cs="Times New Roman"/>
          <w:sz w:val="24"/>
          <w:szCs w:val="24"/>
        </w:rPr>
        <w:t xml:space="preserve"> (</w:t>
      </w:r>
      <w:r w:rsidR="00B35D18">
        <w:rPr>
          <w:rFonts w:eastAsia="SimSun" w:cs="Times New Roman"/>
          <w:sz w:val="24"/>
          <w:szCs w:val="24"/>
        </w:rPr>
        <w:t>1.841</w:t>
      </w:r>
      <w:r>
        <w:rPr>
          <w:rFonts w:eastAsia="SimSun" w:cs="Times New Roman"/>
          <w:sz w:val="24"/>
          <w:szCs w:val="24"/>
        </w:rPr>
        <w:t xml:space="preserve"> </w:t>
      </w:r>
      <w:r w:rsidRPr="0064107D">
        <w:rPr>
          <w:rFonts w:eastAsia="SimSun" w:cs="Times New Roman"/>
          <w:sz w:val="24"/>
          <w:szCs w:val="24"/>
        </w:rPr>
        <w:t>±</w:t>
      </w:r>
      <w:r>
        <w:rPr>
          <w:rFonts w:eastAsia="SimSun" w:cs="Times New Roman"/>
          <w:sz w:val="24"/>
          <w:szCs w:val="24"/>
        </w:rPr>
        <w:t xml:space="preserve"> 0.</w:t>
      </w:r>
      <w:r w:rsidR="00EA59B4">
        <w:rPr>
          <w:rFonts w:eastAsia="SimSun" w:cs="Times New Roman"/>
          <w:sz w:val="24"/>
          <w:szCs w:val="24"/>
        </w:rPr>
        <w:t>82</w:t>
      </w:r>
      <w:r>
        <w:rPr>
          <w:rFonts w:eastAsia="SimSun" w:cs="Times New Roman"/>
          <w:sz w:val="24"/>
          <w:szCs w:val="24"/>
        </w:rPr>
        <w:t xml:space="preserve">) </w:t>
      </w:r>
      <w:r w:rsidR="000817FE">
        <w:rPr>
          <w:rFonts w:eastAsia="SimSun" w:cs="Times New Roman"/>
          <w:sz w:val="24"/>
          <w:szCs w:val="24"/>
        </w:rPr>
        <w:t>are</w:t>
      </w:r>
      <w:r>
        <w:rPr>
          <w:rFonts w:eastAsia="SimSun" w:cs="Times New Roman"/>
          <w:sz w:val="24"/>
          <w:szCs w:val="24"/>
        </w:rPr>
        <w:t xml:space="preserve"> not differ from each other</w:t>
      </w:r>
      <w:r w:rsidR="000817FE">
        <w:rPr>
          <w:rFonts w:eastAsia="SimSun" w:cs="Times New Roman"/>
          <w:sz w:val="24"/>
          <w:szCs w:val="24"/>
        </w:rPr>
        <w:t>,</w:t>
      </w:r>
      <w:r>
        <w:rPr>
          <w:rFonts w:eastAsia="SimSun" w:cs="Times New Roman"/>
          <w:sz w:val="24"/>
          <w:szCs w:val="24"/>
        </w:rPr>
        <w:t xml:space="preserve"> </w:t>
      </w:r>
      <w:proofErr w:type="gramStart"/>
      <w:r w:rsidRPr="0046620E">
        <w:rPr>
          <w:rFonts w:eastAsia="SimSun" w:cs="Times New Roman"/>
          <w:i/>
          <w:sz w:val="24"/>
          <w:szCs w:val="24"/>
        </w:rPr>
        <w:t>t</w:t>
      </w:r>
      <w:r>
        <w:rPr>
          <w:rFonts w:eastAsia="SimSun" w:cs="Times New Roman"/>
          <w:sz w:val="24"/>
          <w:szCs w:val="24"/>
        </w:rPr>
        <w:t>(</w:t>
      </w:r>
      <w:proofErr w:type="gramEnd"/>
      <w:r w:rsidR="00EA59B4">
        <w:rPr>
          <w:rFonts w:eastAsia="SimSun" w:cs="Times New Roman"/>
          <w:sz w:val="24"/>
          <w:szCs w:val="24"/>
        </w:rPr>
        <w:t>34</w:t>
      </w:r>
      <w:r>
        <w:rPr>
          <w:rFonts w:eastAsia="SimSun" w:cs="Times New Roman"/>
          <w:sz w:val="24"/>
          <w:szCs w:val="24"/>
        </w:rPr>
        <w:t xml:space="preserve">) = </w:t>
      </w:r>
      <w:r w:rsidR="00EA59B4">
        <w:rPr>
          <w:rFonts w:eastAsia="SimSun" w:cs="Times New Roman"/>
          <w:sz w:val="24"/>
          <w:szCs w:val="24"/>
        </w:rPr>
        <w:t>0.</w:t>
      </w:r>
      <w:r w:rsidR="00B35D18">
        <w:rPr>
          <w:rFonts w:eastAsia="SimSun" w:cs="Times New Roman"/>
          <w:sz w:val="24"/>
          <w:szCs w:val="24"/>
        </w:rPr>
        <w:t>649</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0.</w:t>
      </w:r>
      <w:r w:rsidR="00EA59B4">
        <w:rPr>
          <w:rFonts w:eastAsia="SimSun" w:cs="Times New Roman"/>
          <w:sz w:val="24"/>
          <w:szCs w:val="24"/>
        </w:rPr>
        <w:t>5</w:t>
      </w:r>
      <w:r w:rsidR="00B35D18">
        <w:rPr>
          <w:rFonts w:eastAsia="SimSun" w:cs="Times New Roman"/>
          <w:sz w:val="24"/>
          <w:szCs w:val="24"/>
        </w:rPr>
        <w:t>21</w:t>
      </w:r>
      <w:r w:rsidR="00925F3B">
        <w:rPr>
          <w:rFonts w:eastAsia="SimSun" w:cs="Times New Roman"/>
          <w:sz w:val="24"/>
          <w:szCs w:val="24"/>
        </w:rPr>
        <w:t xml:space="preserve">, </w:t>
      </w:r>
      <w:r w:rsidR="00925F3B" w:rsidRPr="00E74495">
        <w:rPr>
          <w:rFonts w:cs="Times New Roman"/>
          <w:color w:val="3333CC"/>
          <w:sz w:val="24"/>
          <w:szCs w:val="24"/>
        </w:rPr>
        <w:t xml:space="preserve">Cohen’s </w:t>
      </w:r>
      <w:r w:rsidR="00925F3B" w:rsidRPr="002C4040">
        <w:rPr>
          <w:rFonts w:cs="Times New Roman"/>
          <w:i/>
          <w:color w:val="3333CC"/>
          <w:sz w:val="24"/>
          <w:szCs w:val="24"/>
        </w:rPr>
        <w:t>d</w:t>
      </w:r>
      <w:r w:rsidR="00925F3B" w:rsidRPr="002C4040">
        <w:rPr>
          <w:rFonts w:cs="Times New Roman"/>
          <w:i/>
          <w:color w:val="3333CC"/>
          <w:sz w:val="24"/>
          <w:szCs w:val="24"/>
          <w:vertAlign w:val="subscript"/>
        </w:rPr>
        <w:t>rm</w:t>
      </w:r>
      <w:r w:rsidR="00925F3B">
        <w:rPr>
          <w:rFonts w:cs="Times New Roman"/>
          <w:i/>
          <w:color w:val="3333CC"/>
          <w:sz w:val="24"/>
          <w:szCs w:val="24"/>
          <w:vertAlign w:val="subscript"/>
        </w:rPr>
        <w:t xml:space="preserve"> </w:t>
      </w:r>
      <w:r w:rsidR="00925F3B" w:rsidRPr="00E74495">
        <w:rPr>
          <w:rFonts w:cs="Times New Roman"/>
          <w:color w:val="3333CC"/>
          <w:sz w:val="24"/>
          <w:szCs w:val="24"/>
        </w:rPr>
        <w:t xml:space="preserve"> </w:t>
      </w:r>
      <w:r w:rsidR="000827FA">
        <w:rPr>
          <w:rFonts w:cs="Times New Roman"/>
          <w:color w:val="3333CC"/>
          <w:sz w:val="24"/>
          <w:szCs w:val="24"/>
        </w:rPr>
        <w:t>=</w:t>
      </w:r>
      <w:r w:rsidR="005C5C3E">
        <w:rPr>
          <w:rFonts w:cs="Times New Roman"/>
          <w:color w:val="3333CC"/>
          <w:sz w:val="24"/>
          <w:szCs w:val="24"/>
        </w:rPr>
        <w:t xml:space="preserve"> 0.1</w:t>
      </w:r>
      <w:r w:rsidR="00B35D18">
        <w:rPr>
          <w:rFonts w:cs="Times New Roman"/>
          <w:color w:val="3333CC"/>
          <w:sz w:val="24"/>
          <w:szCs w:val="24"/>
        </w:rPr>
        <w:t>1</w:t>
      </w:r>
      <w:r w:rsidR="00751A8A">
        <w:rPr>
          <w:rFonts w:cs="Times New Roman"/>
          <w:color w:val="3333CC"/>
          <w:sz w:val="24"/>
          <w:szCs w:val="24"/>
        </w:rPr>
        <w:t>, 95% CI[-0.</w:t>
      </w:r>
      <w:r w:rsidR="00B35D18">
        <w:rPr>
          <w:rFonts w:cs="Times New Roman"/>
          <w:color w:val="3333CC"/>
          <w:sz w:val="24"/>
          <w:szCs w:val="24"/>
        </w:rPr>
        <w:t>223</w:t>
      </w:r>
      <w:r w:rsidR="00751A8A">
        <w:rPr>
          <w:rFonts w:cs="Times New Roman"/>
          <w:color w:val="3333CC"/>
          <w:sz w:val="24"/>
          <w:szCs w:val="24"/>
        </w:rPr>
        <w:t xml:space="preserve"> 0.</w:t>
      </w:r>
      <w:r w:rsidR="00B35D18">
        <w:rPr>
          <w:rFonts w:cs="Times New Roman"/>
          <w:color w:val="3333CC"/>
          <w:sz w:val="24"/>
          <w:szCs w:val="24"/>
        </w:rPr>
        <w:t>441</w:t>
      </w:r>
      <w:r w:rsidR="00751A8A">
        <w:rPr>
          <w:rFonts w:cs="Times New Roman"/>
          <w:color w:val="3333CC"/>
          <w:sz w:val="24"/>
          <w:szCs w:val="24"/>
        </w:rPr>
        <w:t>]</w:t>
      </w:r>
      <w:r w:rsidR="00B35D18">
        <w:rPr>
          <w:rFonts w:cs="Times New Roman"/>
          <w:color w:val="3333CC"/>
          <w:sz w:val="24"/>
          <w:szCs w:val="24"/>
        </w:rPr>
        <w:t xml:space="preserve">, </w:t>
      </w:r>
      <w:r w:rsidR="00B35D18">
        <w:rPr>
          <w:rFonts w:eastAsia="SimSun" w:cs="Times New Roman"/>
          <w:color w:val="0000FF"/>
          <w:sz w:val="24"/>
          <w:szCs w:val="24"/>
        </w:rPr>
        <w:t>BF</w:t>
      </w:r>
      <w:r w:rsidR="00B35D18" w:rsidRPr="009323C5">
        <w:rPr>
          <w:rFonts w:eastAsia="SimSun" w:cs="Times New Roman"/>
          <w:color w:val="0000FF"/>
          <w:sz w:val="24"/>
          <w:szCs w:val="24"/>
          <w:vertAlign w:val="subscript"/>
        </w:rPr>
        <w:t>10</w:t>
      </w:r>
      <w:r w:rsidR="00B35D18">
        <w:rPr>
          <w:rFonts w:eastAsia="SimSun" w:cs="Times New Roman"/>
          <w:color w:val="0000FF"/>
          <w:sz w:val="24"/>
          <w:szCs w:val="24"/>
        </w:rPr>
        <w:t xml:space="preserve"> = 0.22</w:t>
      </w:r>
      <w:r>
        <w:rPr>
          <w:rFonts w:eastAsia="SimSun" w:cs="Times New Roman"/>
          <w:sz w:val="24"/>
          <w:szCs w:val="24"/>
        </w:rPr>
        <w:t>.</w:t>
      </w:r>
    </w:p>
    <w:p w14:paraId="768413C5" w14:textId="2EA90168" w:rsidR="00D151CB" w:rsidRDefault="00D151CB" w:rsidP="00E026D2">
      <w:pPr>
        <w:spacing w:line="480" w:lineRule="auto"/>
        <w:ind w:firstLine="720"/>
        <w:rPr>
          <w:rFonts w:eastAsia="SimSun" w:cs="Times New Roman"/>
          <w:sz w:val="24"/>
          <w:szCs w:val="24"/>
        </w:rPr>
      </w:pPr>
      <w:r w:rsidRPr="001150D8">
        <w:rPr>
          <w:rFonts w:eastAsia="SimSun" w:cs="Times New Roman"/>
          <w:b/>
          <w:i/>
          <w:sz w:val="24"/>
          <w:szCs w:val="24"/>
        </w:rPr>
        <w:t>RTs.</w:t>
      </w:r>
      <w:r>
        <w:rPr>
          <w:rFonts w:eastAsia="SimSun" w:cs="Times New Roman"/>
          <w:sz w:val="24"/>
          <w:szCs w:val="24"/>
        </w:rPr>
        <w:t xml:space="preserve"> </w:t>
      </w:r>
      <w:r w:rsidR="002720F3">
        <w:rPr>
          <w:rFonts w:eastAsia="SimSun" w:cs="Times New Roman"/>
          <w:sz w:val="24"/>
          <w:szCs w:val="24"/>
        </w:rPr>
        <w:t>For the matched trials, a</w:t>
      </w:r>
      <w:r>
        <w:rPr>
          <w:rFonts w:eastAsia="SimSun" w:cs="Times New Roman"/>
          <w:sz w:val="24"/>
          <w:szCs w:val="24"/>
        </w:rPr>
        <w:t xml:space="preserve"> r</w:t>
      </w:r>
      <w:r w:rsidRPr="0064107D">
        <w:rPr>
          <w:rFonts w:eastAsia="SimSun" w:cs="Times New Roman"/>
          <w:sz w:val="24"/>
          <w:szCs w:val="24"/>
        </w:rPr>
        <w:t xml:space="preserve">epeated </w:t>
      </w:r>
      <w:r w:rsidR="008E581B">
        <w:rPr>
          <w:rFonts w:eastAsia="SimSun" w:cs="Times New Roman"/>
          <w:sz w:val="24"/>
          <w:szCs w:val="24"/>
        </w:rPr>
        <w:t xml:space="preserve">measures </w:t>
      </w:r>
      <w:r w:rsidRPr="0064107D">
        <w:rPr>
          <w:rFonts w:eastAsia="SimSun" w:cs="Times New Roman"/>
          <w:sz w:val="24"/>
          <w:szCs w:val="24"/>
        </w:rPr>
        <w:t xml:space="preserve">ANOVA </w:t>
      </w:r>
      <w:r>
        <w:rPr>
          <w:rFonts w:eastAsia="SimSun" w:cs="Times New Roman"/>
          <w:sz w:val="24"/>
          <w:szCs w:val="24"/>
        </w:rPr>
        <w:t>was carried out</w:t>
      </w:r>
      <w:r w:rsidRPr="0064107D">
        <w:rPr>
          <w:rFonts w:eastAsia="SimSun" w:cs="Times New Roman"/>
          <w:sz w:val="24"/>
          <w:szCs w:val="24"/>
        </w:rPr>
        <w:t xml:space="preserve"> with </w:t>
      </w:r>
      <w:r>
        <w:rPr>
          <w:rFonts w:eastAsia="SimSun" w:cs="Times New Roman"/>
          <w:sz w:val="24"/>
          <w:szCs w:val="24"/>
        </w:rPr>
        <w:t>moral valence</w:t>
      </w:r>
      <w:r w:rsidRPr="0064107D">
        <w:rPr>
          <w:rFonts w:eastAsia="SimSun" w:cs="Times New Roman"/>
          <w:sz w:val="24"/>
          <w:szCs w:val="24"/>
        </w:rPr>
        <w:t xml:space="preserve"> and </w:t>
      </w:r>
      <w:r>
        <w:rPr>
          <w:rFonts w:eastAsia="SimSun" w:cs="Times New Roman"/>
          <w:sz w:val="24"/>
          <w:szCs w:val="24"/>
        </w:rPr>
        <w:t>personal association</w:t>
      </w:r>
      <w:r w:rsidRPr="0064107D">
        <w:rPr>
          <w:rFonts w:eastAsia="SimSun" w:cs="Times New Roman"/>
          <w:sz w:val="24"/>
          <w:szCs w:val="24"/>
        </w:rPr>
        <w:t xml:space="preserve"> as two within-subject variables. </w:t>
      </w:r>
      <w:r>
        <w:rPr>
          <w:rFonts w:eastAsia="SimSun" w:cs="Times New Roman"/>
          <w:sz w:val="24"/>
          <w:szCs w:val="24"/>
        </w:rPr>
        <w:t>T</w:t>
      </w:r>
      <w:r w:rsidRPr="00D0217D">
        <w:rPr>
          <w:rFonts w:eastAsia="SimSun" w:cs="Times New Roman"/>
          <w:sz w:val="24"/>
          <w:szCs w:val="24"/>
        </w:rPr>
        <w:t xml:space="preserve">he main effect of moral valence was significant, </w:t>
      </w:r>
      <w:proofErr w:type="gramStart"/>
      <w:r w:rsidRPr="00F849C1">
        <w:rPr>
          <w:rFonts w:eastAsia="SimSun" w:cs="Times New Roman"/>
          <w:i/>
          <w:sz w:val="24"/>
          <w:szCs w:val="24"/>
        </w:rPr>
        <w:t>F</w:t>
      </w:r>
      <w:r w:rsidRPr="00D0217D">
        <w:rPr>
          <w:rFonts w:eastAsia="SimSun" w:cs="Times New Roman"/>
          <w:sz w:val="24"/>
          <w:szCs w:val="24"/>
        </w:rPr>
        <w:t>(</w:t>
      </w:r>
      <w:proofErr w:type="gramEnd"/>
      <w:r w:rsidRPr="00D0217D">
        <w:rPr>
          <w:rFonts w:eastAsia="SimSun" w:cs="Times New Roman"/>
          <w:sz w:val="24"/>
          <w:szCs w:val="24"/>
        </w:rPr>
        <w:t>2</w:t>
      </w:r>
      <w:r w:rsidR="008B1C8C">
        <w:rPr>
          <w:rFonts w:eastAsia="SimSun" w:cs="Times New Roman"/>
          <w:sz w:val="24"/>
          <w:szCs w:val="24"/>
        </w:rPr>
        <w:t xml:space="preserve">, </w:t>
      </w:r>
      <w:r w:rsidR="00980558">
        <w:rPr>
          <w:rFonts w:eastAsia="SimSun" w:cs="Times New Roman"/>
          <w:sz w:val="24"/>
          <w:szCs w:val="24"/>
        </w:rPr>
        <w:t>68</w:t>
      </w:r>
      <w:r w:rsidRPr="00D0217D">
        <w:rPr>
          <w:rFonts w:eastAsia="SimSun" w:cs="Times New Roman"/>
          <w:sz w:val="24"/>
          <w:szCs w:val="24"/>
        </w:rPr>
        <w:t xml:space="preserve">) = </w:t>
      </w:r>
      <w:r w:rsidR="000C6C6C">
        <w:rPr>
          <w:rFonts w:eastAsia="SimSun" w:cs="Times New Roman"/>
          <w:sz w:val="24"/>
          <w:szCs w:val="24"/>
        </w:rPr>
        <w:t>35.7</w:t>
      </w:r>
      <w:r w:rsidRPr="00D0217D">
        <w:rPr>
          <w:rFonts w:eastAsia="SimSun" w:cs="Times New Roman"/>
          <w:sz w:val="24"/>
          <w:szCs w:val="24"/>
        </w:rPr>
        <w:t xml:space="preserve">, </w:t>
      </w:r>
      <w:r w:rsidRPr="00D0217D">
        <w:rPr>
          <w:rFonts w:eastAsia="SimSun" w:cs="Times New Roman"/>
          <w:i/>
          <w:sz w:val="24"/>
          <w:szCs w:val="24"/>
        </w:rPr>
        <w:t>p</w:t>
      </w:r>
      <w:r w:rsidRPr="00D0217D">
        <w:rPr>
          <w:rFonts w:eastAsia="SimSun" w:cs="Times New Roman"/>
          <w:sz w:val="24"/>
          <w:szCs w:val="24"/>
        </w:rPr>
        <w:t xml:space="preserve"> </w:t>
      </w:r>
      <w:r w:rsidR="000605D4">
        <w:rPr>
          <w:rFonts w:eastAsia="SimSun" w:cs="Times New Roman"/>
          <w:sz w:val="24"/>
          <w:szCs w:val="24"/>
        </w:rPr>
        <w:t xml:space="preserve">= 2.4394e-11, </w:t>
      </w:r>
      <w:r w:rsidRPr="00D0217D">
        <w:rPr>
          <w:rFonts w:eastAsia="SimSun" w:cs="Times New Roman"/>
          <w:sz w:val="24"/>
          <w:szCs w:val="24"/>
        </w:rPr>
        <w:t xml:space="preserve"> </w:t>
      </w:r>
      <w:r w:rsidR="000605D4" w:rsidRPr="00C3520D">
        <w:rPr>
          <w:rFonts w:cs="Times New Roman"/>
          <w:i/>
          <w:sz w:val="24"/>
          <w:szCs w:val="24"/>
        </w:rPr>
        <w:t>ω</w:t>
      </w:r>
      <w:r w:rsidR="000605D4" w:rsidRPr="00C3520D">
        <w:rPr>
          <w:rFonts w:cs="Times New Roman"/>
          <w:bCs/>
          <w:i/>
          <w:iCs/>
          <w:sz w:val="24"/>
          <w:szCs w:val="24"/>
        </w:rPr>
        <w:t>²</w:t>
      </w:r>
      <w:r w:rsidR="005470CA">
        <w:rPr>
          <w:rFonts w:cs="Times New Roman"/>
          <w:bCs/>
          <w:i/>
          <w:iCs/>
          <w:sz w:val="24"/>
          <w:szCs w:val="24"/>
        </w:rPr>
        <w:t xml:space="preserve"> </w:t>
      </w:r>
      <w:r w:rsidRPr="00D0217D">
        <w:rPr>
          <w:rFonts w:eastAsia="SimSun" w:cs="Times New Roman"/>
          <w:sz w:val="24"/>
          <w:szCs w:val="24"/>
        </w:rPr>
        <w:t>= 0.</w:t>
      </w:r>
      <w:r w:rsidR="000605D4">
        <w:rPr>
          <w:rFonts w:eastAsia="SimSun" w:cs="Times New Roman"/>
          <w:sz w:val="24"/>
          <w:szCs w:val="24"/>
        </w:rPr>
        <w:t>495</w:t>
      </w:r>
      <w:r w:rsidRPr="005C4FC0">
        <w:rPr>
          <w:rFonts w:eastAsia="SimSun" w:cs="Times New Roman"/>
          <w:sz w:val="24"/>
          <w:szCs w:val="24"/>
        </w:rPr>
        <w:t xml:space="preserve">, </w:t>
      </w:r>
      <w:r w:rsidRPr="005C4FC0">
        <w:rPr>
          <w:rFonts w:eastAsia="SimSun" w:cs="Times New Roman"/>
          <w:bCs/>
          <w:i/>
          <w:iCs/>
          <w:sz w:val="24"/>
          <w:szCs w:val="24"/>
        </w:rPr>
        <w:t>η</w:t>
      </w:r>
      <w:r w:rsidRPr="005C4FC0">
        <w:rPr>
          <w:rFonts w:eastAsia="SimSun" w:cs="Times New Roman"/>
          <w:bCs/>
          <w:i/>
          <w:iCs/>
          <w:sz w:val="24"/>
          <w:szCs w:val="24"/>
          <w:vertAlign w:val="subscript"/>
        </w:rPr>
        <w:t>G</w:t>
      </w:r>
      <w:r w:rsidRPr="005C4FC0">
        <w:rPr>
          <w:rFonts w:eastAsia="SimSun" w:cs="Times New Roman"/>
          <w:bCs/>
          <w:i/>
          <w:iCs/>
          <w:sz w:val="24"/>
          <w:szCs w:val="24"/>
        </w:rPr>
        <w:t>²</w:t>
      </w:r>
      <w:r w:rsidRPr="005C4FC0">
        <w:rPr>
          <w:rFonts w:eastAsia="SimSun" w:cs="Times New Roman"/>
          <w:sz w:val="24"/>
          <w:szCs w:val="24"/>
        </w:rPr>
        <w:t xml:space="preserve"> =,</w:t>
      </w:r>
      <w:r w:rsidR="000605D4">
        <w:rPr>
          <w:rFonts w:eastAsia="SimSun" w:cs="Times New Roman"/>
          <w:sz w:val="24"/>
          <w:szCs w:val="24"/>
        </w:rPr>
        <w:t xml:space="preserve"> </w:t>
      </w:r>
      <w:r w:rsidR="000605D4">
        <w:rPr>
          <w:rFonts w:eastAsia="SimSun" w:cs="Times New Roman"/>
          <w:color w:val="0000FF"/>
          <w:sz w:val="24"/>
          <w:szCs w:val="24"/>
        </w:rPr>
        <w:t>BF</w:t>
      </w:r>
      <w:r w:rsidR="000605D4" w:rsidRPr="009323C5">
        <w:rPr>
          <w:rFonts w:eastAsia="SimSun" w:cs="Times New Roman"/>
          <w:color w:val="0000FF"/>
          <w:sz w:val="24"/>
          <w:szCs w:val="24"/>
          <w:vertAlign w:val="subscript"/>
        </w:rPr>
        <w:t>10</w:t>
      </w:r>
      <w:r w:rsidR="000605D4">
        <w:rPr>
          <w:rFonts w:eastAsia="SimSun" w:cs="Times New Roman"/>
          <w:color w:val="0000FF"/>
          <w:sz w:val="24"/>
          <w:szCs w:val="24"/>
        </w:rPr>
        <w:t xml:space="preserve"> = </w:t>
      </w:r>
      <w:r w:rsidR="00E64A7A">
        <w:rPr>
          <w:rFonts w:eastAsia="SimSun" w:cs="Times New Roman"/>
          <w:color w:val="0000FF"/>
          <w:sz w:val="24"/>
          <w:szCs w:val="24"/>
        </w:rPr>
        <w:t>227119.9</w:t>
      </w:r>
      <w:r w:rsidR="000605D4">
        <w:rPr>
          <w:rFonts w:eastAsia="SimSun" w:cs="Times New Roman"/>
          <w:color w:val="0000FF"/>
          <w:sz w:val="24"/>
          <w:szCs w:val="24"/>
        </w:rPr>
        <w:t xml:space="preserve">, </w:t>
      </w:r>
      <w:r w:rsidRPr="005C4FC0">
        <w:rPr>
          <w:rFonts w:eastAsia="SimSun" w:cs="Times New Roman"/>
          <w:sz w:val="24"/>
          <w:szCs w:val="24"/>
        </w:rPr>
        <w:t xml:space="preserve"> </w:t>
      </w:r>
      <w:r>
        <w:rPr>
          <w:rFonts w:eastAsia="SimSun" w:cs="Times New Roman"/>
          <w:sz w:val="24"/>
          <w:szCs w:val="24"/>
        </w:rPr>
        <w:t xml:space="preserve">but not the main effect of </w:t>
      </w:r>
      <w:r w:rsidR="003E6AA0">
        <w:rPr>
          <w:rFonts w:eastAsia="SimSun" w:cs="Times New Roman"/>
          <w:sz w:val="24"/>
          <w:szCs w:val="24"/>
        </w:rPr>
        <w:t>self-</w:t>
      </w:r>
      <w:r w:rsidR="00ED7A28">
        <w:rPr>
          <w:rFonts w:eastAsia="SimSun" w:cs="Times New Roman"/>
          <w:sz w:val="24"/>
          <w:szCs w:val="24"/>
        </w:rPr>
        <w:t>relevance</w:t>
      </w:r>
      <w:r w:rsidR="005470CA">
        <w:rPr>
          <w:rFonts w:eastAsia="SimSun" w:cs="Times New Roman"/>
          <w:sz w:val="24"/>
          <w:szCs w:val="24"/>
        </w:rPr>
        <w:t xml:space="preserve">, </w:t>
      </w:r>
      <w:r w:rsidRPr="009C678F">
        <w:rPr>
          <w:rFonts w:eastAsia="SimSun" w:cs="Times New Roman"/>
          <w:i/>
          <w:sz w:val="24"/>
          <w:szCs w:val="24"/>
        </w:rPr>
        <w:t>F</w:t>
      </w:r>
      <w:r w:rsidR="00AF3E27" w:rsidRPr="009C678F">
        <w:rPr>
          <w:rFonts w:eastAsia="SimSun" w:cs="Times New Roman"/>
          <w:sz w:val="24"/>
          <w:szCs w:val="24"/>
        </w:rPr>
        <w:t>(</w:t>
      </w:r>
      <w:r w:rsidR="000C6C6C" w:rsidRPr="009C678F">
        <w:rPr>
          <w:rFonts w:eastAsia="SimSun" w:cs="Times New Roman"/>
          <w:sz w:val="24"/>
          <w:szCs w:val="24"/>
        </w:rPr>
        <w:t>1, 34</w:t>
      </w:r>
      <w:r w:rsidR="00AF3E27" w:rsidRPr="009C678F">
        <w:rPr>
          <w:rFonts w:eastAsia="SimSun" w:cs="Times New Roman"/>
          <w:sz w:val="24"/>
          <w:szCs w:val="24"/>
        </w:rPr>
        <w:t>) =</w:t>
      </w:r>
      <w:r w:rsidR="000C6C6C" w:rsidRPr="009C678F">
        <w:rPr>
          <w:rFonts w:eastAsia="SimSun" w:cs="Times New Roman"/>
          <w:sz w:val="24"/>
          <w:szCs w:val="24"/>
        </w:rPr>
        <w:t xml:space="preserve"> 0.197</w:t>
      </w:r>
      <w:r w:rsidR="00AF3E27" w:rsidRPr="009C678F">
        <w:rPr>
          <w:rFonts w:eastAsia="SimSun" w:cs="Times New Roman"/>
          <w:sz w:val="24"/>
          <w:szCs w:val="24"/>
        </w:rPr>
        <w:t xml:space="preserve">, </w:t>
      </w:r>
      <w:r w:rsidR="00AF3E27" w:rsidRPr="009C678F">
        <w:rPr>
          <w:rFonts w:eastAsia="SimSun" w:cs="Times New Roman"/>
          <w:i/>
          <w:sz w:val="24"/>
          <w:szCs w:val="24"/>
        </w:rPr>
        <w:t>p</w:t>
      </w:r>
      <w:r w:rsidR="00AF3E27" w:rsidRPr="009C678F">
        <w:rPr>
          <w:rFonts w:eastAsia="SimSun" w:cs="Times New Roman"/>
          <w:sz w:val="24"/>
          <w:szCs w:val="24"/>
        </w:rPr>
        <w:t xml:space="preserve"> = </w:t>
      </w:r>
      <w:r w:rsidR="000C6C6C" w:rsidRPr="009C678F">
        <w:rPr>
          <w:rFonts w:eastAsia="SimSun" w:cs="Times New Roman"/>
          <w:sz w:val="24"/>
          <w:szCs w:val="24"/>
        </w:rPr>
        <w:t>0.66</w:t>
      </w:r>
      <w:r w:rsidR="00AF3E27" w:rsidRPr="009C678F">
        <w:rPr>
          <w:rFonts w:eastAsia="SimSun" w:cs="Times New Roman"/>
          <w:sz w:val="24"/>
          <w:szCs w:val="24"/>
        </w:rPr>
        <w:t>,</w:t>
      </w:r>
      <w:r w:rsidR="001B0D39" w:rsidRPr="009C678F">
        <w:rPr>
          <w:rFonts w:eastAsia="SimSun" w:cs="Times New Roman"/>
          <w:sz w:val="24"/>
          <w:szCs w:val="24"/>
        </w:rPr>
        <w:t xml:space="preserve"> </w:t>
      </w:r>
      <w:r w:rsidR="000605D4" w:rsidRPr="00C3520D">
        <w:rPr>
          <w:rFonts w:cs="Times New Roman"/>
          <w:i/>
          <w:sz w:val="24"/>
          <w:szCs w:val="24"/>
        </w:rPr>
        <w:t>ω</w:t>
      </w:r>
      <w:r w:rsidR="000605D4" w:rsidRPr="005C4FC0" w:rsidDel="000605D4">
        <w:rPr>
          <w:rFonts w:eastAsia="SimSun" w:cs="Times New Roman"/>
          <w:bCs/>
          <w:i/>
          <w:iCs/>
          <w:sz w:val="24"/>
          <w:szCs w:val="24"/>
        </w:rPr>
        <w:t xml:space="preserve"> </w:t>
      </w:r>
      <w:r w:rsidR="001B0D39" w:rsidRPr="005C4FC0">
        <w:rPr>
          <w:rFonts w:eastAsia="SimSun" w:cs="Times New Roman"/>
          <w:bCs/>
          <w:i/>
          <w:iCs/>
          <w:sz w:val="24"/>
          <w:szCs w:val="24"/>
        </w:rPr>
        <w:t>²</w:t>
      </w:r>
      <w:r w:rsidR="001B0D39" w:rsidRPr="005C4FC0">
        <w:rPr>
          <w:rFonts w:eastAsia="SimSun" w:cs="Times New Roman"/>
          <w:sz w:val="24"/>
          <w:szCs w:val="24"/>
          <w:vertAlign w:val="superscript"/>
        </w:rPr>
        <w:t xml:space="preserve"> </w:t>
      </w:r>
      <w:r w:rsidR="000605D4">
        <w:rPr>
          <w:rFonts w:eastAsia="SimSun" w:cs="Times New Roman"/>
          <w:sz w:val="24"/>
          <w:szCs w:val="24"/>
        </w:rPr>
        <w:t xml:space="preserve"> &lt; 0.0001, </w:t>
      </w:r>
      <w:r w:rsidR="000605D4">
        <w:rPr>
          <w:rFonts w:eastAsia="SimSun" w:cs="Times New Roman"/>
          <w:color w:val="0000FF"/>
          <w:sz w:val="24"/>
          <w:szCs w:val="24"/>
        </w:rPr>
        <w:t>BF</w:t>
      </w:r>
      <w:r w:rsidR="000605D4" w:rsidRPr="009323C5">
        <w:rPr>
          <w:rFonts w:eastAsia="SimSun" w:cs="Times New Roman"/>
          <w:color w:val="0000FF"/>
          <w:sz w:val="24"/>
          <w:szCs w:val="24"/>
          <w:vertAlign w:val="subscript"/>
        </w:rPr>
        <w:t>10</w:t>
      </w:r>
      <w:r w:rsidR="000605D4">
        <w:rPr>
          <w:rFonts w:eastAsia="SimSun" w:cs="Times New Roman"/>
          <w:color w:val="0000FF"/>
          <w:sz w:val="24"/>
          <w:szCs w:val="24"/>
        </w:rPr>
        <w:t xml:space="preserve"> = </w:t>
      </w:r>
      <w:r w:rsidR="00E64A7A">
        <w:rPr>
          <w:rFonts w:eastAsia="SimSun" w:cs="Times New Roman"/>
          <w:color w:val="0000FF"/>
          <w:sz w:val="24"/>
          <w:szCs w:val="24"/>
        </w:rPr>
        <w:t>0.162</w:t>
      </w:r>
      <w:r>
        <w:rPr>
          <w:rFonts w:eastAsia="SimSun" w:cs="Times New Roman"/>
          <w:sz w:val="24"/>
          <w:szCs w:val="24"/>
        </w:rPr>
        <w:t xml:space="preserve">. </w:t>
      </w:r>
      <w:r w:rsidRPr="0064107D">
        <w:rPr>
          <w:rFonts w:eastAsia="SimSun" w:cs="Times New Roman"/>
          <w:sz w:val="24"/>
          <w:szCs w:val="24"/>
        </w:rPr>
        <w:t xml:space="preserve">The interaction between </w:t>
      </w:r>
      <w:r>
        <w:rPr>
          <w:rFonts w:eastAsia="SimSun" w:cs="Times New Roman"/>
          <w:sz w:val="24"/>
          <w:szCs w:val="24"/>
        </w:rPr>
        <w:t>moral valence</w:t>
      </w:r>
      <w:r w:rsidRPr="0064107D">
        <w:rPr>
          <w:rFonts w:eastAsia="SimSun" w:cs="Times New Roman"/>
          <w:sz w:val="24"/>
          <w:szCs w:val="24"/>
        </w:rPr>
        <w:t xml:space="preserve"> and </w:t>
      </w:r>
      <w:r w:rsidR="005470CA">
        <w:rPr>
          <w:rFonts w:eastAsia="SimSun" w:cs="Times New Roman"/>
          <w:sz w:val="24"/>
          <w:szCs w:val="24"/>
        </w:rPr>
        <w:t>self-</w:t>
      </w:r>
      <w:r w:rsidR="00ED7A28">
        <w:rPr>
          <w:rFonts w:eastAsia="SimSun" w:cs="Times New Roman"/>
          <w:sz w:val="24"/>
          <w:szCs w:val="24"/>
        </w:rPr>
        <w:t>relevance</w:t>
      </w:r>
      <w:r w:rsidR="005470CA">
        <w:rPr>
          <w:rFonts w:eastAsia="SimSun" w:cs="Times New Roman"/>
          <w:sz w:val="24"/>
          <w:szCs w:val="24"/>
        </w:rPr>
        <w:t xml:space="preserve"> </w:t>
      </w:r>
      <w:r w:rsidRPr="0064107D">
        <w:rPr>
          <w:rFonts w:eastAsia="SimSun" w:cs="Times New Roman"/>
          <w:sz w:val="24"/>
          <w:szCs w:val="24"/>
        </w:rPr>
        <w:t>was significant</w:t>
      </w:r>
      <w:r w:rsidR="003E6AA0">
        <w:rPr>
          <w:rFonts w:eastAsia="SimSun" w:cs="Times New Roman"/>
          <w:sz w:val="24"/>
          <w:szCs w:val="24"/>
        </w:rPr>
        <w:t>, but the evidence is not strong</w:t>
      </w:r>
      <w:r w:rsidRPr="00D0217D">
        <w:rPr>
          <w:rFonts w:eastAsia="SimSun" w:cs="Times New Roman"/>
          <w:sz w:val="24"/>
          <w:szCs w:val="24"/>
        </w:rPr>
        <w:t xml:space="preserve">, </w:t>
      </w:r>
      <w:proofErr w:type="gramStart"/>
      <w:r w:rsidRPr="00D0217D">
        <w:rPr>
          <w:rFonts w:eastAsia="SimSun" w:cs="Times New Roman"/>
          <w:i/>
          <w:sz w:val="24"/>
          <w:szCs w:val="24"/>
        </w:rPr>
        <w:t>F</w:t>
      </w:r>
      <w:r w:rsidRPr="00D0217D">
        <w:rPr>
          <w:rFonts w:eastAsia="SimSun" w:cs="Times New Roman"/>
          <w:sz w:val="24"/>
          <w:szCs w:val="24"/>
        </w:rPr>
        <w:t>(</w:t>
      </w:r>
      <w:proofErr w:type="gramEnd"/>
      <w:r w:rsidR="00A3161E">
        <w:rPr>
          <w:rFonts w:eastAsia="SimSun" w:cs="Times New Roman"/>
          <w:sz w:val="24"/>
          <w:szCs w:val="24"/>
        </w:rPr>
        <w:t>2, 68</w:t>
      </w:r>
      <w:r w:rsidRPr="00D0217D">
        <w:rPr>
          <w:rFonts w:eastAsia="SimSun" w:cs="Times New Roman"/>
          <w:sz w:val="24"/>
          <w:szCs w:val="24"/>
        </w:rPr>
        <w:t>) = 3.</w:t>
      </w:r>
      <w:r w:rsidR="00A3161E">
        <w:rPr>
          <w:rFonts w:eastAsia="SimSun" w:cs="Times New Roman"/>
          <w:sz w:val="24"/>
          <w:szCs w:val="24"/>
        </w:rPr>
        <w:t>88</w:t>
      </w:r>
      <w:r w:rsidRPr="00D0217D">
        <w:rPr>
          <w:rFonts w:eastAsia="SimSun" w:cs="Times New Roman"/>
          <w:sz w:val="24"/>
          <w:szCs w:val="24"/>
        </w:rPr>
        <w:t xml:space="preserve">, </w:t>
      </w:r>
      <w:r w:rsidRPr="00D0217D">
        <w:rPr>
          <w:rFonts w:eastAsia="SimSun" w:cs="Times New Roman"/>
          <w:i/>
          <w:sz w:val="24"/>
          <w:szCs w:val="24"/>
        </w:rPr>
        <w:t>p</w:t>
      </w:r>
      <w:r w:rsidRPr="00D0217D">
        <w:rPr>
          <w:rFonts w:eastAsia="SimSun" w:cs="Times New Roman"/>
          <w:sz w:val="24"/>
          <w:szCs w:val="24"/>
        </w:rPr>
        <w:t xml:space="preserve"> = 0.0</w:t>
      </w:r>
      <w:r w:rsidR="00A3161E">
        <w:rPr>
          <w:rFonts w:eastAsia="SimSun" w:cs="Times New Roman"/>
          <w:sz w:val="24"/>
          <w:szCs w:val="24"/>
        </w:rPr>
        <w:t>25</w:t>
      </w:r>
      <w:r w:rsidRPr="00D0217D">
        <w:rPr>
          <w:rFonts w:eastAsia="SimSun" w:cs="Times New Roman"/>
          <w:sz w:val="24"/>
          <w:szCs w:val="24"/>
        </w:rPr>
        <w:t xml:space="preserve">, </w:t>
      </w:r>
      <w:r w:rsidR="000605D4" w:rsidRPr="00C3520D">
        <w:rPr>
          <w:rFonts w:cs="Times New Roman"/>
          <w:i/>
          <w:sz w:val="24"/>
          <w:szCs w:val="24"/>
        </w:rPr>
        <w:t>ω</w:t>
      </w:r>
      <w:r w:rsidR="000605D4" w:rsidRPr="00D0217D" w:rsidDel="000605D4">
        <w:rPr>
          <w:rFonts w:eastAsia="SimSun" w:cs="Times New Roman"/>
          <w:bCs/>
          <w:i/>
          <w:iCs/>
          <w:sz w:val="24"/>
          <w:szCs w:val="24"/>
        </w:rPr>
        <w:t xml:space="preserve"> </w:t>
      </w:r>
      <w:r w:rsidRPr="00D0217D">
        <w:rPr>
          <w:rFonts w:eastAsia="SimSun" w:cs="Times New Roman"/>
          <w:bCs/>
          <w:i/>
          <w:iCs/>
          <w:sz w:val="24"/>
          <w:szCs w:val="24"/>
        </w:rPr>
        <w:t>²</w:t>
      </w:r>
      <w:r w:rsidRPr="00D0217D">
        <w:rPr>
          <w:rFonts w:eastAsia="SimSun" w:cs="Times New Roman"/>
          <w:sz w:val="24"/>
          <w:szCs w:val="24"/>
          <w:vertAlign w:val="superscript"/>
        </w:rPr>
        <w:t xml:space="preserve"> </w:t>
      </w:r>
      <w:r w:rsidRPr="00D0217D">
        <w:rPr>
          <w:rFonts w:eastAsia="SimSun" w:cs="Times New Roman"/>
          <w:sz w:val="24"/>
          <w:szCs w:val="24"/>
        </w:rPr>
        <w:t xml:space="preserve">= </w:t>
      </w:r>
      <w:r w:rsidR="00A3161E">
        <w:rPr>
          <w:rFonts w:eastAsia="SimSun" w:cs="Times New Roman"/>
          <w:sz w:val="24"/>
          <w:szCs w:val="24"/>
        </w:rPr>
        <w:t>0.</w:t>
      </w:r>
      <w:r w:rsidR="00E64A7A">
        <w:rPr>
          <w:rFonts w:eastAsia="SimSun" w:cs="Times New Roman"/>
          <w:sz w:val="24"/>
          <w:szCs w:val="24"/>
        </w:rPr>
        <w:t>075</w:t>
      </w:r>
      <w:r w:rsidRPr="00F849C1">
        <w:rPr>
          <w:rFonts w:eastAsia="SimSun" w:cs="Times New Roman"/>
          <w:color w:val="0000FF"/>
          <w:sz w:val="24"/>
          <w:szCs w:val="24"/>
        </w:rPr>
        <w:t xml:space="preserve">, </w:t>
      </w:r>
      <w:r w:rsidR="000605D4">
        <w:rPr>
          <w:rFonts w:eastAsia="SimSun" w:cs="Times New Roman"/>
          <w:color w:val="0000FF"/>
          <w:sz w:val="24"/>
          <w:szCs w:val="24"/>
        </w:rPr>
        <w:t>BF</w:t>
      </w:r>
      <w:r w:rsidR="000605D4" w:rsidRPr="009323C5">
        <w:rPr>
          <w:rFonts w:eastAsia="SimSun" w:cs="Times New Roman"/>
          <w:color w:val="0000FF"/>
          <w:sz w:val="24"/>
          <w:szCs w:val="24"/>
          <w:vertAlign w:val="subscript"/>
        </w:rPr>
        <w:t>10</w:t>
      </w:r>
      <w:r w:rsidR="000605D4">
        <w:rPr>
          <w:rFonts w:eastAsia="SimSun" w:cs="Times New Roman"/>
          <w:color w:val="0000FF"/>
          <w:sz w:val="24"/>
          <w:szCs w:val="24"/>
        </w:rPr>
        <w:t xml:space="preserve"> =</w:t>
      </w:r>
      <w:r w:rsidR="00E64A7A">
        <w:rPr>
          <w:rFonts w:eastAsia="SimSun" w:cs="Times New Roman"/>
          <w:color w:val="0000FF"/>
          <w:sz w:val="24"/>
          <w:szCs w:val="24"/>
        </w:rPr>
        <w:t xml:space="preserve"> 2.98</w:t>
      </w:r>
      <w:r w:rsidRPr="00F849C1">
        <w:rPr>
          <w:rFonts w:eastAsia="SimSun" w:cs="Times New Roman"/>
          <w:color w:val="0000FF"/>
          <w:sz w:val="24"/>
          <w:szCs w:val="24"/>
        </w:rPr>
        <w:t xml:space="preserve">. </w:t>
      </w:r>
    </w:p>
    <w:p w14:paraId="43F7650D" w14:textId="79344EA9" w:rsidR="00D151CB" w:rsidRDefault="00D151CB" w:rsidP="00E026D2">
      <w:pPr>
        <w:spacing w:line="480" w:lineRule="auto"/>
        <w:ind w:firstLine="720"/>
        <w:rPr>
          <w:rFonts w:eastAsia="SimSun" w:cs="Times New Roman"/>
          <w:sz w:val="24"/>
          <w:szCs w:val="24"/>
        </w:rPr>
      </w:pPr>
      <w:r w:rsidRPr="00D0217D">
        <w:rPr>
          <w:rFonts w:eastAsia="SimSun" w:cs="Times New Roman"/>
          <w:sz w:val="24"/>
          <w:szCs w:val="24"/>
        </w:rPr>
        <w:t xml:space="preserve"> </w:t>
      </w:r>
      <w:r w:rsidR="00B54DEC">
        <w:rPr>
          <w:rFonts w:eastAsia="SimSun" w:cs="Times New Roman"/>
          <w:sz w:val="24"/>
          <w:szCs w:val="24"/>
        </w:rPr>
        <w:t>T</w:t>
      </w:r>
      <w:r>
        <w:rPr>
          <w:rFonts w:eastAsia="SimSun" w:cs="Times New Roman"/>
          <w:sz w:val="24"/>
          <w:szCs w:val="24"/>
        </w:rPr>
        <w:t>he</w:t>
      </w:r>
      <w:r w:rsidR="00B54DEC">
        <w:rPr>
          <w:rFonts w:eastAsia="SimSun" w:cs="Times New Roman"/>
          <w:sz w:val="24"/>
          <w:szCs w:val="24"/>
        </w:rPr>
        <w:t>n, the matched trials</w:t>
      </w:r>
      <w:r>
        <w:rPr>
          <w:rFonts w:eastAsia="SimSun" w:cs="Times New Roman"/>
          <w:sz w:val="24"/>
          <w:szCs w:val="24"/>
        </w:rPr>
        <w:t xml:space="preserve"> were</w:t>
      </w:r>
      <w:r w:rsidRPr="00D0217D">
        <w:rPr>
          <w:rFonts w:eastAsia="SimSun" w:cs="Times New Roman"/>
          <w:sz w:val="24"/>
          <w:szCs w:val="24"/>
        </w:rPr>
        <w:t xml:space="preserve"> analyzed</w:t>
      </w:r>
      <w:r>
        <w:rPr>
          <w:rFonts w:eastAsia="SimSun" w:cs="Times New Roman"/>
          <w:sz w:val="24"/>
          <w:szCs w:val="24"/>
        </w:rPr>
        <w:t xml:space="preserve"> for the</w:t>
      </w:r>
      <w:r w:rsidRPr="00D0217D">
        <w:rPr>
          <w:rFonts w:eastAsia="SimSun" w:cs="Times New Roman"/>
          <w:sz w:val="24"/>
          <w:szCs w:val="24"/>
        </w:rPr>
        <w:t xml:space="preserve"> self</w:t>
      </w:r>
      <w:r w:rsidR="00BF0B17">
        <w:rPr>
          <w:rFonts w:eastAsia="SimSun" w:cs="Times New Roman"/>
          <w:sz w:val="24"/>
          <w:szCs w:val="24"/>
        </w:rPr>
        <w:t>-</w:t>
      </w:r>
      <w:r w:rsidR="00ED7A28">
        <w:rPr>
          <w:rFonts w:eastAsia="SimSun" w:cs="Times New Roman"/>
          <w:sz w:val="24"/>
          <w:szCs w:val="24"/>
        </w:rPr>
        <w:t>relevance</w:t>
      </w:r>
      <w:r w:rsidRPr="00D0217D">
        <w:rPr>
          <w:rFonts w:eastAsia="SimSun" w:cs="Times New Roman"/>
          <w:sz w:val="24"/>
          <w:szCs w:val="24"/>
        </w:rPr>
        <w:t xml:space="preserve"> and </w:t>
      </w:r>
      <w:r w:rsidR="00BF0B17">
        <w:rPr>
          <w:rFonts w:eastAsia="SimSun" w:cs="Times New Roman"/>
          <w:sz w:val="24"/>
          <w:szCs w:val="24"/>
        </w:rPr>
        <w:t>stranger-</w:t>
      </w:r>
      <w:r w:rsidR="00ED7A28">
        <w:rPr>
          <w:rFonts w:eastAsia="SimSun" w:cs="Times New Roman"/>
          <w:sz w:val="24"/>
          <w:szCs w:val="24"/>
        </w:rPr>
        <w:t>relevance</w:t>
      </w:r>
      <w:r w:rsidRPr="00D0217D">
        <w:rPr>
          <w:rFonts w:eastAsia="SimSun" w:cs="Times New Roman"/>
          <w:sz w:val="24"/>
          <w:szCs w:val="24"/>
        </w:rPr>
        <w:t xml:space="preserve"> pairs separately. The </w:t>
      </w:r>
      <w:r>
        <w:rPr>
          <w:rFonts w:eastAsia="SimSun" w:cs="Times New Roman"/>
          <w:sz w:val="24"/>
          <w:szCs w:val="24"/>
        </w:rPr>
        <w:t>results</w:t>
      </w:r>
      <w:r w:rsidRPr="00D0217D">
        <w:rPr>
          <w:rFonts w:eastAsia="SimSun" w:cs="Times New Roman"/>
          <w:sz w:val="24"/>
          <w:szCs w:val="24"/>
        </w:rPr>
        <w:t xml:space="preserve"> showed a significant effect of moral valence for</w:t>
      </w:r>
      <w:r>
        <w:rPr>
          <w:rFonts w:eastAsia="SimSun" w:cs="Times New Roman"/>
          <w:sz w:val="24"/>
          <w:szCs w:val="24"/>
        </w:rPr>
        <w:t xml:space="preserve"> the</w:t>
      </w:r>
      <w:r w:rsidRPr="00D0217D">
        <w:rPr>
          <w:rFonts w:eastAsia="SimSun" w:cs="Times New Roman"/>
          <w:sz w:val="24"/>
          <w:szCs w:val="24"/>
        </w:rPr>
        <w:t xml:space="preserve"> </w:t>
      </w:r>
      <w:r w:rsidR="00767CD5" w:rsidRPr="00D0217D">
        <w:rPr>
          <w:rFonts w:eastAsia="SimSun" w:cs="Times New Roman"/>
          <w:sz w:val="24"/>
          <w:szCs w:val="24"/>
        </w:rPr>
        <w:t>self-</w:t>
      </w:r>
      <w:r w:rsidR="00ED7A28">
        <w:rPr>
          <w:rFonts w:eastAsia="SimSun" w:cs="Times New Roman"/>
          <w:sz w:val="24"/>
          <w:szCs w:val="24"/>
        </w:rPr>
        <w:t>relevance</w:t>
      </w:r>
      <w:r w:rsidR="00BF0B17">
        <w:rPr>
          <w:rFonts w:eastAsia="SimSun" w:cs="Times New Roman"/>
          <w:sz w:val="24"/>
          <w:szCs w:val="24"/>
        </w:rPr>
        <w:t xml:space="preserve"> </w:t>
      </w:r>
      <w:r w:rsidR="00767CD5" w:rsidRPr="00D0217D">
        <w:rPr>
          <w:rFonts w:eastAsia="SimSun" w:cs="Times New Roman"/>
          <w:sz w:val="24"/>
          <w:szCs w:val="24"/>
        </w:rPr>
        <w:t>condition</w:t>
      </w:r>
      <w:r w:rsidRPr="00D0217D">
        <w:rPr>
          <w:rFonts w:eastAsia="SimSun" w:cs="Times New Roman"/>
          <w:sz w:val="24"/>
          <w:szCs w:val="24"/>
        </w:rPr>
        <w:t xml:space="preserve">, </w:t>
      </w:r>
      <w:proofErr w:type="gramStart"/>
      <w:r w:rsidRPr="00D0217D">
        <w:rPr>
          <w:rFonts w:eastAsia="SimSun" w:cs="Times New Roman"/>
          <w:i/>
          <w:sz w:val="24"/>
          <w:szCs w:val="24"/>
        </w:rPr>
        <w:t>F</w:t>
      </w:r>
      <w:r w:rsidRPr="00D0217D">
        <w:rPr>
          <w:rFonts w:eastAsia="SimSun" w:cs="Times New Roman"/>
          <w:sz w:val="24"/>
          <w:szCs w:val="24"/>
        </w:rPr>
        <w:t>(</w:t>
      </w:r>
      <w:proofErr w:type="gramEnd"/>
      <w:r w:rsidRPr="00D0217D">
        <w:rPr>
          <w:rFonts w:eastAsia="SimSun" w:cs="Times New Roman"/>
          <w:sz w:val="24"/>
          <w:szCs w:val="24"/>
        </w:rPr>
        <w:t>2,</w:t>
      </w:r>
      <w:r w:rsidR="00A81574">
        <w:rPr>
          <w:rFonts w:eastAsia="SimSun" w:cs="Times New Roman"/>
          <w:sz w:val="24"/>
          <w:szCs w:val="24"/>
        </w:rPr>
        <w:t>68</w:t>
      </w:r>
      <w:r w:rsidRPr="00D0217D">
        <w:rPr>
          <w:rFonts w:eastAsia="SimSun" w:cs="Times New Roman"/>
          <w:sz w:val="24"/>
          <w:szCs w:val="24"/>
        </w:rPr>
        <w:t xml:space="preserve">) = </w:t>
      </w:r>
      <w:r w:rsidR="00A81574">
        <w:rPr>
          <w:rFonts w:eastAsia="SimSun" w:cs="Times New Roman"/>
          <w:sz w:val="24"/>
          <w:szCs w:val="24"/>
        </w:rPr>
        <w:t>30.39</w:t>
      </w:r>
      <w:r w:rsidRPr="00D0217D">
        <w:rPr>
          <w:rFonts w:eastAsia="SimSun" w:cs="Times New Roman"/>
          <w:sz w:val="24"/>
          <w:szCs w:val="24"/>
        </w:rPr>
        <w:t xml:space="preserve">, </w:t>
      </w:r>
      <w:r w:rsidRPr="00D0217D">
        <w:rPr>
          <w:rFonts w:eastAsia="SimSun" w:cs="Times New Roman"/>
          <w:i/>
          <w:sz w:val="24"/>
          <w:szCs w:val="24"/>
        </w:rPr>
        <w:t>p</w:t>
      </w:r>
      <w:r w:rsidR="007F0A36">
        <w:rPr>
          <w:rFonts w:eastAsia="SimSun" w:cs="Times New Roman"/>
          <w:sz w:val="24"/>
          <w:szCs w:val="24"/>
        </w:rPr>
        <w:t xml:space="preserve"> </w:t>
      </w:r>
      <w:r w:rsidR="00EC152E">
        <w:rPr>
          <w:rFonts w:eastAsia="SimSun" w:cs="Times New Roman"/>
          <w:sz w:val="24"/>
          <w:szCs w:val="24"/>
        </w:rPr>
        <w:t>&lt; 0.0001</w:t>
      </w:r>
      <w:r w:rsidRPr="00D0217D">
        <w:rPr>
          <w:rFonts w:eastAsia="SimSun" w:cs="Times New Roman"/>
          <w:sz w:val="24"/>
          <w:szCs w:val="24"/>
        </w:rPr>
        <w:t xml:space="preserve">, </w:t>
      </w:r>
      <w:r w:rsidR="006C1E30" w:rsidRPr="00C3520D">
        <w:rPr>
          <w:rFonts w:cs="Times New Roman"/>
          <w:i/>
          <w:sz w:val="24"/>
          <w:szCs w:val="24"/>
        </w:rPr>
        <w:t>ω</w:t>
      </w:r>
      <w:r w:rsidRPr="00D0217D">
        <w:rPr>
          <w:rFonts w:eastAsia="SimSun" w:cs="Times New Roman"/>
          <w:bCs/>
          <w:i/>
          <w:iCs/>
          <w:sz w:val="24"/>
          <w:szCs w:val="24"/>
        </w:rPr>
        <w:t>²</w:t>
      </w:r>
      <w:r w:rsidRPr="00D0217D">
        <w:rPr>
          <w:rFonts w:eastAsia="SimSun" w:cs="Times New Roman"/>
          <w:sz w:val="24"/>
          <w:szCs w:val="24"/>
          <w:vertAlign w:val="superscript"/>
        </w:rPr>
        <w:t xml:space="preserve"> </w:t>
      </w:r>
      <w:r w:rsidRPr="00D0217D">
        <w:rPr>
          <w:rFonts w:eastAsia="SimSun" w:cs="Times New Roman"/>
          <w:sz w:val="24"/>
          <w:szCs w:val="24"/>
        </w:rPr>
        <w:t xml:space="preserve"> =</w:t>
      </w:r>
      <w:r w:rsidR="00B415FD">
        <w:rPr>
          <w:rFonts w:eastAsia="SimSun" w:cs="Times New Roman"/>
          <w:sz w:val="24"/>
          <w:szCs w:val="24"/>
        </w:rPr>
        <w:t xml:space="preserve"> </w:t>
      </w:r>
      <w:r w:rsidRPr="00D0217D">
        <w:rPr>
          <w:rFonts w:eastAsia="SimSun" w:cs="Times New Roman"/>
          <w:sz w:val="24"/>
          <w:szCs w:val="24"/>
        </w:rPr>
        <w:t>0</w:t>
      </w:r>
      <w:r w:rsidR="006C1E30">
        <w:rPr>
          <w:rFonts w:eastAsia="SimSun" w:cs="Times New Roman"/>
          <w:sz w:val="24"/>
          <w:szCs w:val="24"/>
        </w:rPr>
        <w:t xml:space="preserve"> </w:t>
      </w:r>
      <w:r w:rsidRPr="00D0217D">
        <w:rPr>
          <w:rFonts w:eastAsia="SimSun" w:cs="Times New Roman"/>
          <w:sz w:val="24"/>
          <w:szCs w:val="24"/>
        </w:rPr>
        <w:t>.</w:t>
      </w:r>
      <w:r w:rsidR="00A81574">
        <w:rPr>
          <w:rFonts w:eastAsia="SimSun" w:cs="Times New Roman"/>
          <w:sz w:val="24"/>
          <w:szCs w:val="24"/>
        </w:rPr>
        <w:t>4</w:t>
      </w:r>
      <w:r w:rsidR="006C1E30">
        <w:rPr>
          <w:rFonts w:eastAsia="SimSun" w:cs="Times New Roman"/>
          <w:sz w:val="24"/>
          <w:szCs w:val="24"/>
        </w:rPr>
        <w:t>53</w:t>
      </w:r>
      <w:r w:rsidRPr="00D0217D">
        <w:rPr>
          <w:rFonts w:eastAsia="SimSun" w:cs="Times New Roman"/>
          <w:sz w:val="24"/>
          <w:szCs w:val="24"/>
        </w:rPr>
        <w:t xml:space="preserve">, </w:t>
      </w:r>
      <w:r w:rsidR="006C1E30">
        <w:rPr>
          <w:rFonts w:eastAsia="SimSun" w:cs="Times New Roman"/>
          <w:color w:val="0000FF"/>
          <w:sz w:val="24"/>
          <w:szCs w:val="24"/>
        </w:rPr>
        <w:t>BF</w:t>
      </w:r>
      <w:r w:rsidR="006C1E30" w:rsidRPr="009323C5">
        <w:rPr>
          <w:rFonts w:eastAsia="SimSun" w:cs="Times New Roman"/>
          <w:color w:val="0000FF"/>
          <w:sz w:val="24"/>
          <w:szCs w:val="24"/>
          <w:vertAlign w:val="subscript"/>
        </w:rPr>
        <w:t>10</w:t>
      </w:r>
      <w:r w:rsidR="006C1E30">
        <w:rPr>
          <w:rFonts w:eastAsia="SimSun" w:cs="Times New Roman"/>
          <w:color w:val="0000FF"/>
          <w:sz w:val="24"/>
          <w:szCs w:val="24"/>
        </w:rPr>
        <w:t xml:space="preserve"> = 2.1598e + 7</w:t>
      </w:r>
      <w:r w:rsidRPr="00F849C1">
        <w:rPr>
          <w:rFonts w:eastAsia="SimSun" w:cs="Times New Roman"/>
          <w:color w:val="0000FF"/>
          <w:sz w:val="24"/>
          <w:szCs w:val="24"/>
        </w:rPr>
        <w:t xml:space="preserve">. </w:t>
      </w:r>
      <w:r w:rsidRPr="00D0217D">
        <w:rPr>
          <w:rFonts w:eastAsia="SimSun" w:cs="Times New Roman"/>
          <w:sz w:val="24"/>
          <w:szCs w:val="24"/>
        </w:rPr>
        <w:t xml:space="preserve">Paired </w:t>
      </w:r>
      <w:r w:rsidRPr="00D0217D">
        <w:rPr>
          <w:rFonts w:eastAsia="SimSun" w:cs="Times New Roman"/>
          <w:i/>
          <w:sz w:val="24"/>
          <w:szCs w:val="24"/>
        </w:rPr>
        <w:t>t</w:t>
      </w:r>
      <w:r w:rsidRPr="00D0217D">
        <w:rPr>
          <w:rFonts w:eastAsia="SimSun" w:cs="Times New Roman"/>
          <w:sz w:val="24"/>
          <w:szCs w:val="24"/>
        </w:rPr>
        <w:t xml:space="preserve"> test</w:t>
      </w:r>
      <w:r>
        <w:rPr>
          <w:rFonts w:eastAsia="SimSun" w:cs="Times New Roman"/>
          <w:sz w:val="24"/>
          <w:szCs w:val="24"/>
        </w:rPr>
        <w:t xml:space="preserve">s </w:t>
      </w:r>
      <w:r w:rsidRPr="00D0217D">
        <w:rPr>
          <w:rFonts w:eastAsia="SimSun" w:cs="Times New Roman"/>
          <w:sz w:val="24"/>
          <w:szCs w:val="24"/>
        </w:rPr>
        <w:t>show</w:t>
      </w:r>
      <w:r>
        <w:rPr>
          <w:rFonts w:eastAsia="SimSun" w:cs="Times New Roman"/>
          <w:sz w:val="24"/>
          <w:szCs w:val="24"/>
        </w:rPr>
        <w:t>ed</w:t>
      </w:r>
      <w:r w:rsidRPr="00D0217D">
        <w:rPr>
          <w:rFonts w:eastAsia="SimSun" w:cs="Times New Roman"/>
          <w:sz w:val="24"/>
          <w:szCs w:val="24"/>
        </w:rPr>
        <w:t xml:space="preserve"> that</w:t>
      </w:r>
      <w:r>
        <w:rPr>
          <w:rFonts w:eastAsia="SimSun" w:cs="Times New Roman"/>
          <w:sz w:val="24"/>
          <w:szCs w:val="24"/>
        </w:rPr>
        <w:t xml:space="preserve"> responses to the</w:t>
      </w:r>
      <w:r w:rsidRPr="00D0217D">
        <w:rPr>
          <w:rFonts w:eastAsia="SimSun" w:cs="Times New Roman"/>
          <w:sz w:val="24"/>
          <w:szCs w:val="24"/>
        </w:rPr>
        <w:t xml:space="preserve"> good-self association (</w:t>
      </w:r>
      <w:r w:rsidRPr="0064107D">
        <w:rPr>
          <w:rFonts w:eastAsia="SimSun" w:cs="Times New Roman"/>
          <w:sz w:val="24"/>
          <w:szCs w:val="24"/>
        </w:rPr>
        <w:t>M=</w:t>
      </w:r>
      <w:r w:rsidR="00E80B04" w:rsidRPr="0064107D">
        <w:rPr>
          <w:rFonts w:eastAsia="SimSun" w:cs="Times New Roman"/>
          <w:sz w:val="24"/>
          <w:szCs w:val="24"/>
        </w:rPr>
        <w:t>7</w:t>
      </w:r>
      <w:r w:rsidR="00E80B04">
        <w:rPr>
          <w:rFonts w:eastAsia="SimSun" w:cs="Times New Roman"/>
          <w:sz w:val="24"/>
          <w:szCs w:val="24"/>
        </w:rPr>
        <w:t>13</w:t>
      </w:r>
      <w:r w:rsidRPr="0064107D">
        <w:rPr>
          <w:rFonts w:eastAsia="SimSun" w:cs="Times New Roman"/>
          <w:sz w:val="24"/>
          <w:szCs w:val="24"/>
        </w:rPr>
        <w:t xml:space="preserve">, SD = </w:t>
      </w:r>
      <w:r w:rsidR="00E80B04">
        <w:rPr>
          <w:rFonts w:eastAsia="SimSun" w:cs="Times New Roman"/>
          <w:sz w:val="24"/>
          <w:szCs w:val="24"/>
        </w:rPr>
        <w:t>71</w:t>
      </w:r>
      <w:r w:rsidRPr="0064107D">
        <w:rPr>
          <w:rFonts w:eastAsia="SimSun" w:cs="Times New Roman"/>
          <w:sz w:val="24"/>
          <w:szCs w:val="24"/>
        </w:rPr>
        <w:t xml:space="preserve">) </w:t>
      </w:r>
      <w:r>
        <w:rPr>
          <w:rFonts w:eastAsia="SimSun" w:cs="Times New Roman"/>
          <w:sz w:val="24"/>
          <w:szCs w:val="24"/>
        </w:rPr>
        <w:t>were faster</w:t>
      </w:r>
      <w:r w:rsidRPr="0064107D">
        <w:rPr>
          <w:rFonts w:eastAsia="SimSun" w:cs="Times New Roman"/>
          <w:sz w:val="24"/>
          <w:szCs w:val="24"/>
        </w:rPr>
        <w:t xml:space="preserve"> </w:t>
      </w:r>
      <w:r>
        <w:rPr>
          <w:rFonts w:eastAsia="SimSun" w:cs="Times New Roman"/>
          <w:sz w:val="24"/>
          <w:szCs w:val="24"/>
        </w:rPr>
        <w:t xml:space="preserve">than to </w:t>
      </w:r>
      <w:r w:rsidRPr="0064107D">
        <w:rPr>
          <w:rFonts w:eastAsia="SimSun" w:cs="Times New Roman"/>
          <w:sz w:val="24"/>
          <w:szCs w:val="24"/>
        </w:rPr>
        <w:t>bad-self association</w:t>
      </w:r>
      <w:r>
        <w:rPr>
          <w:rFonts w:eastAsia="SimSun" w:cs="Times New Roman"/>
          <w:sz w:val="24"/>
          <w:szCs w:val="24"/>
        </w:rPr>
        <w:t>s</w:t>
      </w:r>
      <w:r w:rsidRPr="0064107D">
        <w:rPr>
          <w:rFonts w:eastAsia="SimSun" w:cs="Times New Roman"/>
          <w:sz w:val="24"/>
          <w:szCs w:val="24"/>
        </w:rPr>
        <w:t xml:space="preserve"> (M</w:t>
      </w:r>
      <w:r w:rsidR="00C626C8">
        <w:rPr>
          <w:rFonts w:eastAsia="SimSun" w:cs="Times New Roman"/>
          <w:sz w:val="24"/>
          <w:szCs w:val="24"/>
        </w:rPr>
        <w:t xml:space="preserve"> </w:t>
      </w:r>
      <w:r w:rsidRPr="0064107D">
        <w:rPr>
          <w:rFonts w:eastAsia="SimSun" w:cs="Times New Roman"/>
          <w:sz w:val="24"/>
          <w:szCs w:val="24"/>
        </w:rPr>
        <w:t>=</w:t>
      </w:r>
      <w:r w:rsidR="00C626C8">
        <w:rPr>
          <w:rFonts w:eastAsia="SimSun" w:cs="Times New Roman"/>
          <w:sz w:val="24"/>
          <w:szCs w:val="24"/>
        </w:rPr>
        <w:t xml:space="preserve"> </w:t>
      </w:r>
      <w:r w:rsidR="00E80B04" w:rsidRPr="0064107D">
        <w:rPr>
          <w:rFonts w:eastAsia="SimSun" w:cs="Times New Roman"/>
          <w:sz w:val="24"/>
          <w:szCs w:val="24"/>
        </w:rPr>
        <w:t>77</w:t>
      </w:r>
      <w:r w:rsidR="00E80B04">
        <w:rPr>
          <w:rFonts w:eastAsia="SimSun" w:cs="Times New Roman"/>
          <w:sz w:val="24"/>
          <w:szCs w:val="24"/>
        </w:rPr>
        <w:t>2</w:t>
      </w:r>
      <w:r w:rsidRPr="0064107D">
        <w:rPr>
          <w:rFonts w:eastAsia="SimSun" w:cs="Times New Roman"/>
          <w:sz w:val="24"/>
          <w:szCs w:val="24"/>
        </w:rPr>
        <w:t xml:space="preserve">, SD = </w:t>
      </w:r>
      <w:r w:rsidR="00E80B04">
        <w:rPr>
          <w:rFonts w:eastAsia="SimSun" w:cs="Times New Roman"/>
          <w:sz w:val="24"/>
          <w:szCs w:val="24"/>
        </w:rPr>
        <w:t>59.8</w:t>
      </w:r>
      <w:r w:rsidRPr="0064107D">
        <w:rPr>
          <w:rFonts w:eastAsia="SimSun" w:cs="Times New Roman"/>
          <w:sz w:val="24"/>
          <w:szCs w:val="24"/>
        </w:rPr>
        <w:t>)</w:t>
      </w:r>
      <w:r w:rsidR="00BF0B17">
        <w:rPr>
          <w:rFonts w:eastAsia="SimSun" w:cs="Times New Roman"/>
          <w:sz w:val="24"/>
          <w:szCs w:val="24"/>
        </w:rPr>
        <w:t xml:space="preserve">, </w:t>
      </w:r>
      <w:r w:rsidRPr="0064107D">
        <w:rPr>
          <w:rFonts w:eastAsia="SimSun" w:cs="Times New Roman"/>
          <w:i/>
          <w:sz w:val="24"/>
          <w:szCs w:val="24"/>
        </w:rPr>
        <w:t>t</w:t>
      </w:r>
      <w:r w:rsidRPr="0064107D">
        <w:rPr>
          <w:rFonts w:eastAsia="SimSun" w:cs="Times New Roman"/>
          <w:sz w:val="24"/>
          <w:szCs w:val="24"/>
        </w:rPr>
        <w:t>(</w:t>
      </w:r>
      <w:r w:rsidR="00E80B04">
        <w:rPr>
          <w:rFonts w:eastAsia="SimSun" w:cs="Times New Roman"/>
          <w:sz w:val="24"/>
          <w:szCs w:val="24"/>
        </w:rPr>
        <w:t>34</w:t>
      </w:r>
      <w:r w:rsidRPr="0064107D">
        <w:rPr>
          <w:rFonts w:eastAsia="SimSun" w:cs="Times New Roman"/>
          <w:sz w:val="24"/>
          <w:szCs w:val="24"/>
        </w:rPr>
        <w:t xml:space="preserve">) = </w:t>
      </w:r>
      <w:r w:rsidR="002C7E85">
        <w:rPr>
          <w:rFonts w:eastAsia="SimSun" w:cs="Times New Roman"/>
          <w:sz w:val="24"/>
          <w:szCs w:val="24"/>
        </w:rPr>
        <w:t>-</w:t>
      </w:r>
      <w:r w:rsidR="00E80B04">
        <w:rPr>
          <w:rFonts w:eastAsia="SimSun" w:cs="Times New Roman"/>
          <w:sz w:val="24"/>
          <w:szCs w:val="24"/>
        </w:rPr>
        <w:t>5.67</w:t>
      </w:r>
      <w:r w:rsidRPr="0064107D">
        <w:rPr>
          <w:rFonts w:eastAsia="SimSun" w:cs="Times New Roman"/>
          <w:sz w:val="24"/>
          <w:szCs w:val="24"/>
        </w:rPr>
        <w:t xml:space="preserve">, </w:t>
      </w:r>
      <w:r w:rsidRPr="0064107D">
        <w:rPr>
          <w:rFonts w:eastAsia="SimSun" w:cs="Times New Roman"/>
          <w:i/>
          <w:sz w:val="24"/>
          <w:szCs w:val="24"/>
        </w:rPr>
        <w:t>p</w:t>
      </w:r>
      <w:r w:rsidRPr="0064107D">
        <w:rPr>
          <w:rFonts w:eastAsia="SimSun" w:cs="Times New Roman"/>
          <w:sz w:val="24"/>
          <w:szCs w:val="24"/>
        </w:rPr>
        <w:t xml:space="preserve"> </w:t>
      </w:r>
      <w:r w:rsidR="00EC152E">
        <w:rPr>
          <w:rFonts w:eastAsia="SimSun" w:cs="Times New Roman"/>
          <w:sz w:val="24"/>
          <w:szCs w:val="24"/>
        </w:rPr>
        <w:t>&lt; 0.001</w:t>
      </w:r>
      <w:r w:rsidRPr="0064107D">
        <w:rPr>
          <w:rFonts w:eastAsia="SimSun" w:cs="Times New Roman"/>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w:t>
      </w:r>
      <w:r w:rsidR="00E80B04" w:rsidRPr="00F849C1">
        <w:rPr>
          <w:rFonts w:eastAsia="SimSun" w:cs="Times New Roman"/>
          <w:color w:val="0000FF"/>
          <w:sz w:val="24"/>
          <w:szCs w:val="24"/>
        </w:rPr>
        <w:t xml:space="preserve"> </w:t>
      </w:r>
      <w:r w:rsidR="002C7E85">
        <w:rPr>
          <w:rFonts w:eastAsia="SimSun" w:cs="Times New Roman"/>
          <w:color w:val="0000FF"/>
          <w:sz w:val="24"/>
          <w:szCs w:val="24"/>
        </w:rPr>
        <w:t>-</w:t>
      </w:r>
      <w:r w:rsidR="00A66C83">
        <w:rPr>
          <w:rFonts w:eastAsia="SimSun" w:cs="Times New Roman"/>
          <w:color w:val="0000FF"/>
          <w:sz w:val="24"/>
          <w:szCs w:val="24"/>
        </w:rPr>
        <w:t>0.</w:t>
      </w:r>
      <w:r w:rsidR="007F0F99">
        <w:rPr>
          <w:rFonts w:eastAsia="SimSun" w:cs="Times New Roman"/>
          <w:color w:val="0000FF"/>
          <w:sz w:val="24"/>
          <w:szCs w:val="24"/>
        </w:rPr>
        <w:t>956</w:t>
      </w:r>
      <w:r w:rsidR="002C7E85" w:rsidRPr="00990A8C">
        <w:rPr>
          <w:rFonts w:eastAsia="SimSun" w:cs="Times New Roman"/>
          <w:sz w:val="24"/>
          <w:szCs w:val="24"/>
        </w:rPr>
        <w:t xml:space="preserve">, </w:t>
      </w:r>
      <w:r w:rsidR="002C7E85" w:rsidRPr="00594593">
        <w:rPr>
          <w:rFonts w:eastAsia="SimSun" w:cs="Times New Roman"/>
          <w:color w:val="0000FF"/>
          <w:sz w:val="24"/>
          <w:szCs w:val="24"/>
        </w:rPr>
        <w:t>9</w:t>
      </w:r>
      <w:r w:rsidR="002C7E85">
        <w:rPr>
          <w:rFonts w:eastAsia="SimSun" w:cs="Times New Roman"/>
          <w:color w:val="0000FF"/>
          <w:sz w:val="24"/>
          <w:szCs w:val="24"/>
        </w:rPr>
        <w:t>5</w:t>
      </w:r>
      <w:r w:rsidR="002C7E85" w:rsidRPr="00594593">
        <w:rPr>
          <w:rFonts w:eastAsia="SimSun" w:cs="Times New Roman"/>
          <w:color w:val="0000FF"/>
          <w:sz w:val="24"/>
          <w:szCs w:val="24"/>
        </w:rPr>
        <w:t>% CI [</w:t>
      </w:r>
      <w:r w:rsidR="002C7E85">
        <w:rPr>
          <w:rFonts w:eastAsia="SimSun" w:cs="Times New Roman"/>
          <w:color w:val="0000FF"/>
          <w:sz w:val="24"/>
          <w:szCs w:val="24"/>
        </w:rPr>
        <w:t>-1.</w:t>
      </w:r>
      <w:r w:rsidR="007F0F99">
        <w:rPr>
          <w:rFonts w:eastAsia="SimSun" w:cs="Times New Roman"/>
          <w:color w:val="0000FF"/>
          <w:sz w:val="24"/>
          <w:szCs w:val="24"/>
        </w:rPr>
        <w:t>35</w:t>
      </w:r>
      <w:r w:rsidR="00DD6F5D">
        <w:rPr>
          <w:rFonts w:eastAsia="SimSun" w:cs="Times New Roman"/>
          <w:color w:val="0000FF"/>
          <w:sz w:val="24"/>
          <w:szCs w:val="24"/>
        </w:rPr>
        <w:t>3</w:t>
      </w:r>
      <w:r w:rsidR="007F0F99">
        <w:rPr>
          <w:rFonts w:eastAsia="SimSun" w:cs="Times New Roman"/>
          <w:color w:val="0000FF"/>
          <w:sz w:val="24"/>
          <w:szCs w:val="24"/>
        </w:rPr>
        <w:t xml:space="preserve"> </w:t>
      </w:r>
      <w:r w:rsidR="002C7E85">
        <w:rPr>
          <w:rFonts w:eastAsia="SimSun" w:cs="Times New Roman"/>
          <w:color w:val="0000FF"/>
          <w:sz w:val="24"/>
          <w:szCs w:val="24"/>
        </w:rPr>
        <w:t>-0.</w:t>
      </w:r>
      <w:r w:rsidR="00194A05">
        <w:rPr>
          <w:rFonts w:eastAsia="SimSun" w:cs="Times New Roman"/>
          <w:color w:val="0000FF"/>
          <w:sz w:val="24"/>
          <w:szCs w:val="24"/>
        </w:rPr>
        <w:t>5</w:t>
      </w:r>
      <w:r w:rsidR="00DD6F5D">
        <w:rPr>
          <w:rFonts w:eastAsia="SimSun" w:cs="Times New Roman"/>
          <w:color w:val="0000FF"/>
          <w:sz w:val="24"/>
          <w:szCs w:val="24"/>
        </w:rPr>
        <w:t>5</w:t>
      </w:r>
      <w:r w:rsidR="002C7E85" w:rsidRPr="00594593">
        <w:rPr>
          <w:rFonts w:eastAsia="SimSun" w:cs="Times New Roman"/>
          <w:color w:val="0000FF"/>
          <w:sz w:val="24"/>
          <w:szCs w:val="24"/>
        </w:rPr>
        <w:t>]</w:t>
      </w:r>
      <w:r w:rsidR="00025AC1">
        <w:rPr>
          <w:rFonts w:eastAsia="SimSun" w:cs="Times New Roman"/>
          <w:color w:val="0000FF"/>
          <w:sz w:val="24"/>
          <w:szCs w:val="24"/>
        </w:rPr>
        <w:t>, BF</w:t>
      </w:r>
      <w:r w:rsidR="00025AC1" w:rsidRPr="009323C5">
        <w:rPr>
          <w:rFonts w:eastAsia="SimSun" w:cs="Times New Roman"/>
          <w:color w:val="0000FF"/>
          <w:sz w:val="24"/>
          <w:szCs w:val="24"/>
          <w:vertAlign w:val="subscript"/>
        </w:rPr>
        <w:t>10</w:t>
      </w:r>
      <w:r w:rsidR="00025AC1">
        <w:rPr>
          <w:rFonts w:eastAsia="SimSun" w:cs="Times New Roman"/>
          <w:color w:val="0000FF"/>
          <w:sz w:val="24"/>
          <w:szCs w:val="24"/>
        </w:rPr>
        <w:t xml:space="preserve"> = 7695.</w:t>
      </w:r>
      <w:r w:rsidR="00FA2A19">
        <w:rPr>
          <w:rFonts w:eastAsia="SimSun" w:cs="Times New Roman"/>
          <w:color w:val="0000FF"/>
          <w:sz w:val="24"/>
          <w:szCs w:val="24"/>
        </w:rPr>
        <w:t>69</w:t>
      </w:r>
      <w:r w:rsidRPr="0064107D">
        <w:rPr>
          <w:rFonts w:eastAsia="SimSun" w:cs="Times New Roman"/>
          <w:sz w:val="24"/>
          <w:szCs w:val="24"/>
        </w:rPr>
        <w:t xml:space="preserve">, and </w:t>
      </w:r>
      <w:r>
        <w:rPr>
          <w:rFonts w:eastAsia="SimSun" w:cs="Times New Roman"/>
          <w:sz w:val="24"/>
          <w:szCs w:val="24"/>
        </w:rPr>
        <w:t>to</w:t>
      </w:r>
      <w:r w:rsidRPr="0064107D">
        <w:rPr>
          <w:rFonts w:eastAsia="SimSun" w:cs="Times New Roman"/>
          <w:sz w:val="24"/>
          <w:szCs w:val="24"/>
        </w:rPr>
        <w:t xml:space="preserve"> </w:t>
      </w:r>
      <w:r w:rsidR="008D57DE">
        <w:rPr>
          <w:rFonts w:eastAsia="SimSun" w:cs="Times New Roman"/>
          <w:sz w:val="24"/>
          <w:szCs w:val="24"/>
        </w:rPr>
        <w:t>neutral</w:t>
      </w:r>
      <w:r w:rsidRPr="0064107D">
        <w:rPr>
          <w:rFonts w:eastAsia="SimSun" w:cs="Times New Roman"/>
          <w:sz w:val="24"/>
          <w:szCs w:val="24"/>
        </w:rPr>
        <w:t xml:space="preserve">-self </w:t>
      </w:r>
      <w:r w:rsidR="00D4206B" w:rsidRPr="0064107D">
        <w:rPr>
          <w:rFonts w:eastAsia="SimSun" w:cs="Times New Roman"/>
          <w:sz w:val="24"/>
          <w:szCs w:val="24"/>
        </w:rPr>
        <w:t>association</w:t>
      </w:r>
      <w:r w:rsidRPr="0064107D">
        <w:rPr>
          <w:rFonts w:eastAsia="SimSun" w:cs="Times New Roman"/>
          <w:sz w:val="24"/>
          <w:szCs w:val="24"/>
        </w:rPr>
        <w:t xml:space="preserve"> (M = </w:t>
      </w:r>
      <w:r w:rsidR="00E80B04">
        <w:rPr>
          <w:rFonts w:eastAsia="SimSun" w:cs="Times New Roman"/>
          <w:sz w:val="24"/>
          <w:szCs w:val="24"/>
        </w:rPr>
        <w:t>776</w:t>
      </w:r>
      <w:r w:rsidRPr="0064107D">
        <w:rPr>
          <w:rFonts w:eastAsia="SimSun" w:cs="Times New Roman"/>
          <w:sz w:val="24"/>
          <w:szCs w:val="24"/>
        </w:rPr>
        <w:t>, SD = 64.2)</w:t>
      </w:r>
      <w:r w:rsidR="00BF0B17">
        <w:rPr>
          <w:rFonts w:eastAsia="SimSun" w:cs="Times New Roman"/>
          <w:sz w:val="24"/>
          <w:szCs w:val="24"/>
        </w:rPr>
        <w:t xml:space="preserve">, </w:t>
      </w:r>
      <w:r w:rsidRPr="0064107D">
        <w:rPr>
          <w:rFonts w:eastAsia="SimSun" w:cs="Times New Roman"/>
          <w:i/>
          <w:sz w:val="24"/>
          <w:szCs w:val="24"/>
        </w:rPr>
        <w:t>t</w:t>
      </w:r>
      <w:r w:rsidRPr="0064107D">
        <w:rPr>
          <w:rFonts w:eastAsia="SimSun" w:cs="Times New Roman"/>
          <w:sz w:val="24"/>
          <w:szCs w:val="24"/>
        </w:rPr>
        <w:t>(</w:t>
      </w:r>
      <w:r w:rsidR="00E80B04">
        <w:rPr>
          <w:rFonts w:eastAsia="SimSun" w:cs="Times New Roman"/>
          <w:sz w:val="24"/>
          <w:szCs w:val="24"/>
        </w:rPr>
        <w:t>34</w:t>
      </w:r>
      <w:r w:rsidRPr="0064107D">
        <w:rPr>
          <w:rFonts w:eastAsia="SimSun" w:cs="Times New Roman"/>
          <w:sz w:val="24"/>
          <w:szCs w:val="24"/>
        </w:rPr>
        <w:t xml:space="preserve">) = </w:t>
      </w:r>
      <w:r w:rsidR="00194A05">
        <w:rPr>
          <w:rFonts w:eastAsia="SimSun" w:cs="Times New Roman"/>
          <w:sz w:val="24"/>
          <w:szCs w:val="24"/>
        </w:rPr>
        <w:t>-</w:t>
      </w:r>
      <w:r w:rsidR="00E80B04">
        <w:rPr>
          <w:rFonts w:eastAsia="SimSun" w:cs="Times New Roman"/>
          <w:sz w:val="24"/>
          <w:szCs w:val="24"/>
        </w:rPr>
        <w:t>7.396</w:t>
      </w:r>
      <w:r w:rsidRPr="0064107D">
        <w:rPr>
          <w:rFonts w:eastAsia="SimSun" w:cs="Times New Roman"/>
          <w:sz w:val="24"/>
          <w:szCs w:val="24"/>
        </w:rPr>
        <w:t xml:space="preserve">, </w:t>
      </w:r>
      <w:r w:rsidRPr="0064107D">
        <w:rPr>
          <w:rFonts w:eastAsia="SimSun" w:cs="Times New Roman"/>
          <w:i/>
          <w:sz w:val="24"/>
          <w:szCs w:val="24"/>
        </w:rPr>
        <w:t>p</w:t>
      </w:r>
      <w:r w:rsidRPr="0064107D">
        <w:rPr>
          <w:rFonts w:eastAsia="SimSun" w:cs="Times New Roman"/>
          <w:sz w:val="24"/>
          <w:szCs w:val="24"/>
        </w:rPr>
        <w:t xml:space="preserve"> </w:t>
      </w:r>
      <w:r w:rsidR="00EC152E">
        <w:rPr>
          <w:rFonts w:eastAsia="SimSun" w:cs="Times New Roman"/>
          <w:sz w:val="24"/>
          <w:szCs w:val="24"/>
        </w:rPr>
        <w:t>&lt; 0.001</w:t>
      </w:r>
      <w:r w:rsidRPr="0064107D">
        <w:rPr>
          <w:rFonts w:eastAsia="SimSun" w:cs="Times New Roman"/>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w:t>
      </w:r>
      <w:r w:rsidR="00E80B04">
        <w:rPr>
          <w:rFonts w:eastAsia="SimSun" w:cs="Times New Roman"/>
          <w:sz w:val="24"/>
          <w:szCs w:val="24"/>
        </w:rPr>
        <w:t xml:space="preserve"> </w:t>
      </w:r>
      <w:r w:rsidR="00194A05">
        <w:rPr>
          <w:rFonts w:eastAsia="SimSun" w:cs="Times New Roman"/>
          <w:sz w:val="24"/>
          <w:szCs w:val="24"/>
        </w:rPr>
        <w:t>-1.25</w:t>
      </w:r>
      <w:r w:rsidR="002E7DA8" w:rsidRPr="00990A8C">
        <w:rPr>
          <w:rFonts w:eastAsia="SimSun" w:cs="Times New Roman"/>
          <w:sz w:val="24"/>
          <w:szCs w:val="24"/>
        </w:rPr>
        <w:t xml:space="preserve">, </w:t>
      </w:r>
      <w:r w:rsidR="002E7DA8" w:rsidRPr="00594593">
        <w:rPr>
          <w:rFonts w:eastAsia="SimSun" w:cs="Times New Roman"/>
          <w:color w:val="0000FF"/>
          <w:sz w:val="24"/>
          <w:szCs w:val="24"/>
        </w:rPr>
        <w:t>9</w:t>
      </w:r>
      <w:r w:rsidR="002E7DA8">
        <w:rPr>
          <w:rFonts w:eastAsia="SimSun" w:cs="Times New Roman"/>
          <w:color w:val="0000FF"/>
          <w:sz w:val="24"/>
          <w:szCs w:val="24"/>
        </w:rPr>
        <w:t>5</w:t>
      </w:r>
      <w:r w:rsidR="002E7DA8" w:rsidRPr="00594593">
        <w:rPr>
          <w:rFonts w:eastAsia="SimSun" w:cs="Times New Roman"/>
          <w:color w:val="0000FF"/>
          <w:sz w:val="24"/>
          <w:szCs w:val="24"/>
        </w:rPr>
        <w:t>% CI [</w:t>
      </w:r>
      <w:r w:rsidR="002E7DA8">
        <w:rPr>
          <w:rFonts w:eastAsia="SimSun" w:cs="Times New Roman"/>
          <w:color w:val="0000FF"/>
          <w:sz w:val="24"/>
          <w:szCs w:val="24"/>
        </w:rPr>
        <w:t>-1.</w:t>
      </w:r>
      <w:r w:rsidR="00194A05">
        <w:rPr>
          <w:rFonts w:eastAsia="SimSun" w:cs="Times New Roman"/>
          <w:color w:val="0000FF"/>
          <w:sz w:val="24"/>
          <w:szCs w:val="24"/>
        </w:rPr>
        <w:t>6</w:t>
      </w:r>
      <w:r w:rsidR="00BF4702">
        <w:rPr>
          <w:rFonts w:eastAsia="SimSun" w:cs="Times New Roman"/>
          <w:color w:val="0000FF"/>
          <w:sz w:val="24"/>
          <w:szCs w:val="24"/>
        </w:rPr>
        <w:t>89</w:t>
      </w:r>
      <w:r w:rsidR="002E7DA8">
        <w:rPr>
          <w:rFonts w:eastAsia="SimSun" w:cs="Times New Roman"/>
          <w:color w:val="0000FF"/>
          <w:sz w:val="24"/>
          <w:szCs w:val="24"/>
        </w:rPr>
        <w:t xml:space="preserve"> -0.</w:t>
      </w:r>
      <w:r w:rsidR="00194A05">
        <w:rPr>
          <w:rFonts w:eastAsia="SimSun" w:cs="Times New Roman"/>
          <w:color w:val="0000FF"/>
          <w:sz w:val="24"/>
          <w:szCs w:val="24"/>
        </w:rPr>
        <w:t>8</w:t>
      </w:r>
      <w:r w:rsidR="00BF4702">
        <w:rPr>
          <w:rFonts w:eastAsia="SimSun" w:cs="Times New Roman"/>
          <w:color w:val="0000FF"/>
          <w:sz w:val="24"/>
          <w:szCs w:val="24"/>
        </w:rPr>
        <w:t>007</w:t>
      </w:r>
      <w:r w:rsidR="002E7DA8" w:rsidRPr="00594593">
        <w:rPr>
          <w:rFonts w:eastAsia="SimSun" w:cs="Times New Roman"/>
          <w:color w:val="0000FF"/>
          <w:sz w:val="24"/>
          <w:szCs w:val="24"/>
        </w:rPr>
        <w:t>]</w:t>
      </w:r>
      <w:r w:rsidR="00025AC1">
        <w:rPr>
          <w:rFonts w:eastAsia="SimSun" w:cs="Times New Roman"/>
          <w:color w:val="0000FF"/>
          <w:sz w:val="24"/>
          <w:szCs w:val="24"/>
        </w:rPr>
        <w:t>, BF</w:t>
      </w:r>
      <w:r w:rsidR="00025AC1" w:rsidRPr="009323C5">
        <w:rPr>
          <w:rFonts w:eastAsia="SimSun" w:cs="Times New Roman"/>
          <w:color w:val="0000FF"/>
          <w:sz w:val="24"/>
          <w:szCs w:val="24"/>
          <w:vertAlign w:val="subscript"/>
        </w:rPr>
        <w:t>10</w:t>
      </w:r>
      <w:r w:rsidR="00025AC1">
        <w:rPr>
          <w:rFonts w:eastAsia="SimSun" w:cs="Times New Roman"/>
          <w:color w:val="0000FF"/>
          <w:sz w:val="24"/>
          <w:szCs w:val="24"/>
        </w:rPr>
        <w:t xml:space="preserve"> = 933766</w:t>
      </w:r>
      <w:r w:rsidR="00FA2A19">
        <w:rPr>
          <w:rFonts w:eastAsia="SimSun" w:cs="Times New Roman"/>
          <w:color w:val="0000FF"/>
          <w:sz w:val="24"/>
          <w:szCs w:val="24"/>
        </w:rPr>
        <w:t>.55</w:t>
      </w:r>
      <w:r w:rsidRPr="0064107D">
        <w:rPr>
          <w:rFonts w:eastAsia="SimSun" w:cs="Times New Roman"/>
          <w:sz w:val="24"/>
          <w:szCs w:val="24"/>
        </w:rPr>
        <w:t xml:space="preserve">. </w:t>
      </w:r>
      <w:r>
        <w:rPr>
          <w:rFonts w:eastAsia="SimSun" w:cs="Times New Roman"/>
          <w:sz w:val="24"/>
          <w:szCs w:val="24"/>
        </w:rPr>
        <w:t>T</w:t>
      </w:r>
      <w:r w:rsidRPr="0064107D">
        <w:rPr>
          <w:rFonts w:eastAsia="SimSun" w:cs="Times New Roman"/>
          <w:sz w:val="24"/>
          <w:szCs w:val="24"/>
        </w:rPr>
        <w:t xml:space="preserve">he </w:t>
      </w:r>
      <w:r w:rsidR="0083167D">
        <w:rPr>
          <w:rFonts w:eastAsia="SimSun" w:cs="Times New Roman"/>
          <w:sz w:val="24"/>
          <w:szCs w:val="24"/>
        </w:rPr>
        <w:t>neutral</w:t>
      </w:r>
      <w:r w:rsidRPr="0064107D">
        <w:rPr>
          <w:rFonts w:eastAsia="SimSun" w:cs="Times New Roman"/>
          <w:sz w:val="24"/>
          <w:szCs w:val="24"/>
        </w:rPr>
        <w:t>-self and bad-self association</w:t>
      </w:r>
      <w:r>
        <w:rPr>
          <w:rFonts w:eastAsia="SimSun" w:cs="Times New Roman"/>
          <w:sz w:val="24"/>
          <w:szCs w:val="24"/>
        </w:rPr>
        <w:t>s did not differ</w:t>
      </w:r>
      <w:r w:rsidRPr="0064107D">
        <w:rPr>
          <w:rFonts w:eastAsia="SimSun" w:cs="Times New Roman"/>
          <w:sz w:val="24"/>
          <w:szCs w:val="24"/>
        </w:rPr>
        <w:t xml:space="preserve"> significantly</w:t>
      </w:r>
      <w:r w:rsidR="00BF0B17">
        <w:rPr>
          <w:rFonts w:eastAsia="SimSun" w:cs="Times New Roman"/>
          <w:sz w:val="24"/>
          <w:szCs w:val="24"/>
        </w:rPr>
        <w:t xml:space="preserve">, </w:t>
      </w:r>
      <w:proofErr w:type="gramStart"/>
      <w:r w:rsidRPr="0064107D">
        <w:rPr>
          <w:rFonts w:eastAsia="SimSun" w:cs="Times New Roman"/>
          <w:i/>
          <w:sz w:val="24"/>
          <w:szCs w:val="24"/>
        </w:rPr>
        <w:t>t</w:t>
      </w:r>
      <w:r w:rsidRPr="0064107D">
        <w:rPr>
          <w:rFonts w:eastAsia="SimSun" w:cs="Times New Roman"/>
          <w:sz w:val="24"/>
          <w:szCs w:val="24"/>
        </w:rPr>
        <w:t>(</w:t>
      </w:r>
      <w:proofErr w:type="gramEnd"/>
      <w:r w:rsidR="00E80B04">
        <w:rPr>
          <w:rFonts w:eastAsia="SimSun" w:cs="Times New Roman"/>
          <w:sz w:val="24"/>
          <w:szCs w:val="24"/>
        </w:rPr>
        <w:t>34</w:t>
      </w:r>
      <w:r w:rsidRPr="0064107D">
        <w:rPr>
          <w:rFonts w:eastAsia="SimSun" w:cs="Times New Roman"/>
          <w:sz w:val="24"/>
          <w:szCs w:val="24"/>
        </w:rPr>
        <w:t xml:space="preserve">) = </w:t>
      </w:r>
      <w:r w:rsidR="00E80B04">
        <w:rPr>
          <w:rFonts w:eastAsia="SimSun" w:cs="Times New Roman"/>
          <w:sz w:val="24"/>
          <w:szCs w:val="24"/>
        </w:rPr>
        <w:t>0.481</w:t>
      </w:r>
      <w:r w:rsidRPr="0064107D">
        <w:rPr>
          <w:rFonts w:eastAsia="SimSun" w:cs="Times New Roman"/>
          <w:sz w:val="24"/>
          <w:szCs w:val="24"/>
        </w:rPr>
        <w:t xml:space="preserve">, </w:t>
      </w:r>
      <w:r w:rsidRPr="0064107D">
        <w:rPr>
          <w:rFonts w:eastAsia="SimSun" w:cs="Times New Roman"/>
          <w:i/>
          <w:sz w:val="24"/>
          <w:szCs w:val="24"/>
        </w:rPr>
        <w:t>p</w:t>
      </w:r>
      <w:r w:rsidRPr="0064107D">
        <w:rPr>
          <w:rFonts w:eastAsia="SimSun" w:cs="Times New Roman"/>
          <w:sz w:val="24"/>
          <w:szCs w:val="24"/>
        </w:rPr>
        <w:t xml:space="preserve"> = </w:t>
      </w:r>
      <w:r>
        <w:rPr>
          <w:rFonts w:eastAsia="SimSun" w:cs="Times New Roman"/>
          <w:sz w:val="24"/>
          <w:szCs w:val="24"/>
        </w:rPr>
        <w:t>0</w:t>
      </w:r>
      <w:r w:rsidRPr="0064107D">
        <w:rPr>
          <w:rFonts w:eastAsia="SimSun" w:cs="Times New Roman"/>
          <w:sz w:val="24"/>
          <w:szCs w:val="24"/>
        </w:rPr>
        <w:t>.</w:t>
      </w:r>
      <w:r w:rsidR="00E80B04">
        <w:rPr>
          <w:rFonts w:eastAsia="SimSun" w:cs="Times New Roman"/>
          <w:sz w:val="24"/>
          <w:szCs w:val="24"/>
        </w:rPr>
        <w:t>63</w:t>
      </w:r>
      <w:r w:rsidRPr="0064107D">
        <w:rPr>
          <w:rFonts w:eastAsia="SimSun" w:cs="Times New Roman"/>
          <w:sz w:val="24"/>
          <w:szCs w:val="24"/>
        </w:rPr>
        <w:t xml:space="preserve"> ,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005C4FC0" w:rsidRPr="00F849C1">
        <w:rPr>
          <w:rFonts w:eastAsia="SimSun" w:cs="Times New Roman"/>
          <w:i/>
          <w:color w:val="0000FF"/>
          <w:sz w:val="24"/>
          <w:szCs w:val="24"/>
          <w:vertAlign w:val="subscript"/>
        </w:rPr>
        <w:t xml:space="preserve"> </w:t>
      </w:r>
      <w:r w:rsidRPr="00F849C1">
        <w:rPr>
          <w:rFonts w:eastAsia="SimSun" w:cs="Times New Roman"/>
          <w:color w:val="0000FF"/>
          <w:sz w:val="24"/>
          <w:szCs w:val="24"/>
        </w:rPr>
        <w:t xml:space="preserve">= </w:t>
      </w:r>
      <w:r w:rsidR="006D5476">
        <w:rPr>
          <w:rFonts w:eastAsia="SimSun" w:cs="Times New Roman"/>
          <w:color w:val="0000FF"/>
          <w:sz w:val="24"/>
          <w:szCs w:val="24"/>
        </w:rPr>
        <w:t>0.0</w:t>
      </w:r>
      <w:r w:rsidR="00194A05">
        <w:rPr>
          <w:rFonts w:eastAsia="SimSun" w:cs="Times New Roman"/>
          <w:color w:val="0000FF"/>
          <w:sz w:val="24"/>
          <w:szCs w:val="24"/>
        </w:rPr>
        <w:t>81</w:t>
      </w:r>
      <w:r w:rsidR="004851A0" w:rsidRPr="00990A8C">
        <w:rPr>
          <w:rFonts w:eastAsia="SimSun" w:cs="Times New Roman"/>
          <w:sz w:val="24"/>
          <w:szCs w:val="24"/>
        </w:rPr>
        <w:t xml:space="preserve">, </w:t>
      </w:r>
      <w:r w:rsidR="004851A0" w:rsidRPr="00594593">
        <w:rPr>
          <w:rFonts w:eastAsia="SimSun" w:cs="Times New Roman"/>
          <w:color w:val="0000FF"/>
          <w:sz w:val="24"/>
          <w:szCs w:val="24"/>
        </w:rPr>
        <w:t>9</w:t>
      </w:r>
      <w:r w:rsidR="004851A0">
        <w:rPr>
          <w:rFonts w:eastAsia="SimSun" w:cs="Times New Roman"/>
          <w:color w:val="0000FF"/>
          <w:sz w:val="24"/>
          <w:szCs w:val="24"/>
        </w:rPr>
        <w:t>5</w:t>
      </w:r>
      <w:r w:rsidR="004851A0" w:rsidRPr="00594593">
        <w:rPr>
          <w:rFonts w:eastAsia="SimSun" w:cs="Times New Roman"/>
          <w:color w:val="0000FF"/>
          <w:sz w:val="24"/>
          <w:szCs w:val="24"/>
        </w:rPr>
        <w:t>% CI [</w:t>
      </w:r>
      <w:r w:rsidR="004851A0">
        <w:rPr>
          <w:rFonts w:eastAsia="SimSun" w:cs="Times New Roman"/>
          <w:color w:val="0000FF"/>
          <w:sz w:val="24"/>
          <w:szCs w:val="24"/>
        </w:rPr>
        <w:t>-0.</w:t>
      </w:r>
      <w:r w:rsidR="00025AC1">
        <w:rPr>
          <w:rFonts w:eastAsia="SimSun" w:cs="Times New Roman"/>
          <w:color w:val="0000FF"/>
          <w:sz w:val="24"/>
          <w:szCs w:val="24"/>
        </w:rPr>
        <w:t>2511</w:t>
      </w:r>
      <w:r w:rsidR="00194A05">
        <w:rPr>
          <w:rFonts w:eastAsia="SimSun" w:cs="Times New Roman"/>
          <w:color w:val="0000FF"/>
          <w:sz w:val="24"/>
          <w:szCs w:val="24"/>
        </w:rPr>
        <w:t>1</w:t>
      </w:r>
      <w:r w:rsidR="004851A0">
        <w:rPr>
          <w:rFonts w:eastAsia="SimSun" w:cs="Times New Roman"/>
          <w:color w:val="0000FF"/>
          <w:sz w:val="24"/>
          <w:szCs w:val="24"/>
        </w:rPr>
        <w:t xml:space="preserve"> 0.</w:t>
      </w:r>
      <w:r w:rsidR="00025AC1">
        <w:rPr>
          <w:rFonts w:eastAsia="SimSun" w:cs="Times New Roman"/>
          <w:color w:val="0000FF"/>
          <w:sz w:val="24"/>
          <w:szCs w:val="24"/>
        </w:rPr>
        <w:t>4126</w:t>
      </w:r>
      <w:r w:rsidR="004851A0" w:rsidRPr="00594593">
        <w:rPr>
          <w:rFonts w:eastAsia="SimSun" w:cs="Times New Roman"/>
          <w:color w:val="0000FF"/>
          <w:sz w:val="24"/>
          <w:szCs w:val="24"/>
        </w:rPr>
        <w:t>]</w:t>
      </w:r>
      <w:r w:rsidR="00025AC1">
        <w:rPr>
          <w:rFonts w:eastAsia="SimSun" w:cs="Times New Roman"/>
          <w:color w:val="0000FF"/>
          <w:sz w:val="24"/>
          <w:szCs w:val="24"/>
        </w:rPr>
        <w:t>, BF</w:t>
      </w:r>
      <w:r w:rsidR="00025AC1" w:rsidRPr="009323C5">
        <w:rPr>
          <w:rFonts w:eastAsia="SimSun" w:cs="Times New Roman"/>
          <w:color w:val="0000FF"/>
          <w:sz w:val="24"/>
          <w:szCs w:val="24"/>
          <w:vertAlign w:val="subscript"/>
        </w:rPr>
        <w:t>10</w:t>
      </w:r>
      <w:r w:rsidR="00025AC1">
        <w:rPr>
          <w:rFonts w:eastAsia="SimSun" w:cs="Times New Roman"/>
          <w:color w:val="0000FF"/>
          <w:sz w:val="24"/>
          <w:szCs w:val="24"/>
        </w:rPr>
        <w:t xml:space="preserve"> = 0.202</w:t>
      </w:r>
      <w:r w:rsidRPr="0064107D">
        <w:rPr>
          <w:rFonts w:eastAsia="SimSun" w:cs="Times New Roman"/>
          <w:sz w:val="24"/>
          <w:szCs w:val="24"/>
        </w:rPr>
        <w:t xml:space="preserve">. </w:t>
      </w:r>
      <w:r>
        <w:rPr>
          <w:rFonts w:eastAsia="SimSun" w:cs="Times New Roman"/>
          <w:sz w:val="24"/>
          <w:szCs w:val="24"/>
        </w:rPr>
        <w:t>The effect of moral valence was not significant for the stranger</w:t>
      </w:r>
      <w:r w:rsidR="00BF0B17">
        <w:rPr>
          <w:rFonts w:eastAsia="SimSun" w:cs="Times New Roman"/>
          <w:sz w:val="24"/>
          <w:szCs w:val="24"/>
        </w:rPr>
        <w:t>-</w:t>
      </w:r>
      <w:r w:rsidR="00ED7A28">
        <w:rPr>
          <w:rFonts w:eastAsia="SimSun" w:cs="Times New Roman"/>
          <w:sz w:val="24"/>
          <w:szCs w:val="24"/>
        </w:rPr>
        <w:t>relevance</w:t>
      </w:r>
      <w:r w:rsidR="00BF0B17">
        <w:rPr>
          <w:rFonts w:eastAsia="SimSun" w:cs="Times New Roman"/>
          <w:sz w:val="24"/>
          <w:szCs w:val="24"/>
        </w:rPr>
        <w:t xml:space="preserve"> conditions</w:t>
      </w:r>
      <w:r>
        <w:rPr>
          <w:rFonts w:eastAsia="SimSun" w:cs="Times New Roman"/>
          <w:sz w:val="24"/>
          <w:szCs w:val="24"/>
        </w:rPr>
        <w:t xml:space="preserve">, </w:t>
      </w:r>
      <w:proofErr w:type="gramStart"/>
      <w:r w:rsidRPr="0046620E">
        <w:rPr>
          <w:rFonts w:eastAsia="SimSun" w:cs="Times New Roman"/>
          <w:i/>
          <w:sz w:val="24"/>
          <w:szCs w:val="24"/>
        </w:rPr>
        <w:t>F</w:t>
      </w:r>
      <w:r>
        <w:rPr>
          <w:rFonts w:eastAsia="SimSun" w:cs="Times New Roman"/>
          <w:sz w:val="24"/>
          <w:szCs w:val="24"/>
        </w:rPr>
        <w:t>(</w:t>
      </w:r>
      <w:proofErr w:type="gramEnd"/>
      <w:r>
        <w:rPr>
          <w:rFonts w:eastAsia="SimSun" w:cs="Times New Roman"/>
          <w:sz w:val="24"/>
          <w:szCs w:val="24"/>
        </w:rPr>
        <w:t>2,</w:t>
      </w:r>
      <w:r w:rsidR="00967B63" w:rsidDel="00967B63">
        <w:rPr>
          <w:rFonts w:eastAsia="SimSun" w:cs="Times New Roman"/>
          <w:sz w:val="24"/>
          <w:szCs w:val="24"/>
        </w:rPr>
        <w:t xml:space="preserve"> </w:t>
      </w:r>
      <w:r w:rsidR="00967B63">
        <w:rPr>
          <w:rFonts w:eastAsia="SimSun" w:cs="Times New Roman"/>
          <w:sz w:val="24"/>
          <w:szCs w:val="24"/>
        </w:rPr>
        <w:t>68</w:t>
      </w:r>
      <w:r>
        <w:rPr>
          <w:rFonts w:eastAsia="SimSun" w:cs="Times New Roman"/>
          <w:sz w:val="24"/>
          <w:szCs w:val="24"/>
        </w:rPr>
        <w:t xml:space="preserve">) = </w:t>
      </w:r>
      <w:r w:rsidR="002B5351">
        <w:rPr>
          <w:rFonts w:eastAsia="SimSun" w:cs="Times New Roman"/>
          <w:sz w:val="24"/>
          <w:szCs w:val="24"/>
        </w:rPr>
        <w:t>2.8487</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0.</w:t>
      </w:r>
      <w:r w:rsidR="002B5351">
        <w:rPr>
          <w:rFonts w:eastAsia="SimSun" w:cs="Times New Roman"/>
          <w:sz w:val="24"/>
          <w:szCs w:val="24"/>
        </w:rPr>
        <w:t>064849</w:t>
      </w:r>
      <w:r w:rsidR="00967B63">
        <w:rPr>
          <w:rFonts w:eastAsia="SimSun" w:cs="Times New Roman"/>
          <w:sz w:val="24"/>
          <w:szCs w:val="24"/>
        </w:rPr>
        <w:t xml:space="preserve">, </w:t>
      </w:r>
      <w:r w:rsidR="00F223AD" w:rsidRPr="00C3520D">
        <w:rPr>
          <w:rFonts w:cs="Times New Roman"/>
          <w:i/>
          <w:sz w:val="24"/>
          <w:szCs w:val="24"/>
        </w:rPr>
        <w:t>ω</w:t>
      </w:r>
      <w:r w:rsidR="00967B63" w:rsidRPr="00D0217D">
        <w:rPr>
          <w:rFonts w:eastAsia="SimSun" w:cs="Times New Roman"/>
          <w:bCs/>
          <w:i/>
          <w:iCs/>
          <w:sz w:val="24"/>
          <w:szCs w:val="24"/>
        </w:rPr>
        <w:t>²</w:t>
      </w:r>
      <w:r w:rsidR="00967B63" w:rsidRPr="00D0217D">
        <w:rPr>
          <w:rFonts w:eastAsia="SimSun" w:cs="Times New Roman"/>
          <w:sz w:val="24"/>
          <w:szCs w:val="24"/>
          <w:vertAlign w:val="superscript"/>
        </w:rPr>
        <w:t xml:space="preserve"> </w:t>
      </w:r>
      <w:r w:rsidR="00967B63" w:rsidRPr="00D0217D">
        <w:rPr>
          <w:rFonts w:eastAsia="SimSun" w:cs="Times New Roman"/>
          <w:sz w:val="24"/>
          <w:szCs w:val="24"/>
        </w:rPr>
        <w:t xml:space="preserve">= </w:t>
      </w:r>
      <w:r w:rsidR="00967B63">
        <w:rPr>
          <w:rFonts w:eastAsia="SimSun" w:cs="Times New Roman"/>
          <w:sz w:val="24"/>
          <w:szCs w:val="24"/>
        </w:rPr>
        <w:t>0.0</w:t>
      </w:r>
      <w:r w:rsidR="00F223AD">
        <w:rPr>
          <w:rFonts w:eastAsia="SimSun" w:cs="Times New Roman"/>
          <w:sz w:val="24"/>
          <w:szCs w:val="24"/>
        </w:rPr>
        <w:t>495</w:t>
      </w:r>
      <w:r w:rsidR="00967B63" w:rsidRPr="00D0217D">
        <w:rPr>
          <w:rFonts w:eastAsia="SimSun" w:cs="Times New Roman"/>
          <w:sz w:val="24"/>
          <w:szCs w:val="24"/>
        </w:rPr>
        <w:t xml:space="preserve">, </w:t>
      </w:r>
      <w:r w:rsidR="00F223AD">
        <w:rPr>
          <w:rFonts w:eastAsia="SimSun" w:cs="Times New Roman"/>
          <w:color w:val="0000FF"/>
          <w:sz w:val="24"/>
          <w:szCs w:val="24"/>
        </w:rPr>
        <w:t>BF</w:t>
      </w:r>
      <w:r w:rsidR="00F223AD" w:rsidRPr="009323C5">
        <w:rPr>
          <w:rFonts w:eastAsia="SimSun" w:cs="Times New Roman"/>
          <w:color w:val="0000FF"/>
          <w:sz w:val="24"/>
          <w:szCs w:val="24"/>
          <w:vertAlign w:val="subscript"/>
        </w:rPr>
        <w:t>10</w:t>
      </w:r>
      <w:r w:rsidR="00F223AD">
        <w:rPr>
          <w:rFonts w:eastAsia="SimSun" w:cs="Times New Roman"/>
          <w:color w:val="0000FF"/>
          <w:sz w:val="24"/>
          <w:szCs w:val="24"/>
        </w:rPr>
        <w:t xml:space="preserve"> = 0.85</w:t>
      </w:r>
      <w:r>
        <w:rPr>
          <w:rFonts w:eastAsia="SimSun" w:cs="Times New Roman"/>
          <w:sz w:val="24"/>
          <w:szCs w:val="24"/>
        </w:rPr>
        <w:t>.</w:t>
      </w:r>
    </w:p>
    <w:p w14:paraId="04EC8090" w14:textId="6CB66C5F" w:rsidR="00D151CB" w:rsidRDefault="00D151CB" w:rsidP="00E026D2">
      <w:pPr>
        <w:spacing w:line="480" w:lineRule="auto"/>
        <w:ind w:firstLine="720"/>
        <w:rPr>
          <w:rFonts w:eastAsia="SimSun" w:cs="Times New Roman"/>
          <w:sz w:val="24"/>
          <w:szCs w:val="24"/>
        </w:rPr>
      </w:pPr>
      <w:r>
        <w:rPr>
          <w:rFonts w:eastAsia="SimSun" w:cs="Times New Roman"/>
          <w:sz w:val="24"/>
          <w:szCs w:val="24"/>
        </w:rPr>
        <w:t xml:space="preserve">We also analyzed the effect of </w:t>
      </w:r>
      <w:r w:rsidR="00BF0B17">
        <w:rPr>
          <w:rFonts w:eastAsia="SimSun" w:cs="Times New Roman"/>
          <w:sz w:val="24"/>
          <w:szCs w:val="24"/>
        </w:rPr>
        <w:t>self-</w:t>
      </w:r>
      <w:r w:rsidR="00ED7A28">
        <w:rPr>
          <w:rFonts w:eastAsia="SimSun" w:cs="Times New Roman"/>
          <w:sz w:val="24"/>
          <w:szCs w:val="24"/>
        </w:rPr>
        <w:t>relevance</w:t>
      </w:r>
      <w:r>
        <w:rPr>
          <w:rFonts w:eastAsia="SimSun" w:cs="Times New Roman"/>
          <w:sz w:val="24"/>
          <w:szCs w:val="24"/>
        </w:rPr>
        <w:t xml:space="preserve"> on the </w:t>
      </w:r>
      <w:r w:rsidR="00BF0B17">
        <w:rPr>
          <w:rFonts w:eastAsia="SimSun" w:cs="Times New Roman"/>
          <w:sz w:val="24"/>
          <w:szCs w:val="24"/>
        </w:rPr>
        <w:t xml:space="preserve">different </w:t>
      </w:r>
      <w:r>
        <w:rPr>
          <w:rFonts w:eastAsia="SimSun" w:cs="Times New Roman"/>
          <w:sz w:val="24"/>
          <w:szCs w:val="24"/>
        </w:rPr>
        <w:t>moral</w:t>
      </w:r>
      <w:r w:rsidR="00BF0B17">
        <w:rPr>
          <w:rFonts w:eastAsia="SimSun" w:cs="Times New Roman"/>
          <w:sz w:val="24"/>
          <w:szCs w:val="24"/>
        </w:rPr>
        <w:t xml:space="preserve"> valence levels</w:t>
      </w:r>
      <w:r>
        <w:rPr>
          <w:rFonts w:eastAsia="SimSun" w:cs="Times New Roman"/>
          <w:sz w:val="24"/>
          <w:szCs w:val="24"/>
        </w:rPr>
        <w:t>.</w:t>
      </w:r>
      <w:del w:id="249" w:author="Hu, C-P" w:date="2018-11-05T07:58:00Z">
        <w:r w:rsidDel="00307489">
          <w:rPr>
            <w:rFonts w:eastAsia="SimSun" w:cs="Times New Roman"/>
            <w:sz w:val="24"/>
            <w:szCs w:val="24"/>
          </w:rPr>
          <w:delText xml:space="preserve"> </w:delText>
        </w:r>
      </w:del>
      <w:r>
        <w:rPr>
          <w:rFonts w:eastAsia="SimSun" w:cs="Times New Roman"/>
          <w:sz w:val="24"/>
          <w:szCs w:val="24"/>
        </w:rPr>
        <w:t xml:space="preserve"> </w:t>
      </w:r>
      <w:r w:rsidR="00A978F8">
        <w:rPr>
          <w:rFonts w:eastAsia="SimSun" w:cs="Times New Roman"/>
          <w:sz w:val="24"/>
          <w:szCs w:val="24"/>
        </w:rPr>
        <w:t>The results showed that for all th</w:t>
      </w:r>
      <w:r w:rsidR="004E03B4">
        <w:rPr>
          <w:rFonts w:eastAsia="SimSun" w:cs="Times New Roman"/>
          <w:sz w:val="24"/>
          <w:szCs w:val="24"/>
        </w:rPr>
        <w:t>ree</w:t>
      </w:r>
      <w:r w:rsidR="00A978F8">
        <w:rPr>
          <w:rFonts w:eastAsia="SimSun" w:cs="Times New Roman"/>
          <w:sz w:val="24"/>
          <w:szCs w:val="24"/>
        </w:rPr>
        <w:t xml:space="preserve"> different valence level</w:t>
      </w:r>
      <w:r w:rsidR="00BF0B17">
        <w:rPr>
          <w:rFonts w:eastAsia="SimSun" w:cs="Times New Roman"/>
          <w:sz w:val="24"/>
          <w:szCs w:val="24"/>
        </w:rPr>
        <w:t>s</w:t>
      </w:r>
      <w:r w:rsidR="00A978F8">
        <w:rPr>
          <w:rFonts w:eastAsia="SimSun" w:cs="Times New Roman"/>
          <w:sz w:val="24"/>
          <w:szCs w:val="24"/>
        </w:rPr>
        <w:t xml:space="preserve">, there </w:t>
      </w:r>
      <w:r w:rsidR="00BF0B17">
        <w:rPr>
          <w:rFonts w:eastAsia="SimSun" w:cs="Times New Roman"/>
          <w:sz w:val="24"/>
          <w:szCs w:val="24"/>
        </w:rPr>
        <w:t>were</w:t>
      </w:r>
      <w:r w:rsidR="00A978F8">
        <w:rPr>
          <w:rFonts w:eastAsia="SimSun" w:cs="Times New Roman"/>
          <w:sz w:val="24"/>
          <w:szCs w:val="24"/>
        </w:rPr>
        <w:t xml:space="preserve"> no significant differences between self-referential condition and </w:t>
      </w:r>
      <w:r w:rsidR="00BF0B17">
        <w:rPr>
          <w:rFonts w:eastAsia="SimSun" w:cs="Times New Roman"/>
          <w:sz w:val="24"/>
          <w:szCs w:val="24"/>
        </w:rPr>
        <w:t>stranger</w:t>
      </w:r>
      <w:r w:rsidR="00A978F8">
        <w:rPr>
          <w:rFonts w:eastAsia="SimSun" w:cs="Times New Roman"/>
          <w:sz w:val="24"/>
          <w:szCs w:val="24"/>
        </w:rPr>
        <w:t xml:space="preserve">-referential condition: </w:t>
      </w:r>
      <w:r w:rsidR="00BF0B17">
        <w:rPr>
          <w:rFonts w:eastAsia="SimSun" w:cs="Times New Roman"/>
          <w:sz w:val="24"/>
          <w:szCs w:val="24"/>
        </w:rPr>
        <w:t>neutral-</w:t>
      </w:r>
      <w:r w:rsidR="00EF6541">
        <w:rPr>
          <w:rFonts w:eastAsia="SimSun" w:cs="Times New Roman"/>
          <w:sz w:val="24"/>
          <w:szCs w:val="24"/>
        </w:rPr>
        <w:t xml:space="preserve">self (775 </w:t>
      </w:r>
      <w:r w:rsidR="00EF6541" w:rsidRPr="0064107D">
        <w:rPr>
          <w:rFonts w:eastAsia="SimSun" w:cs="Times New Roman"/>
          <w:sz w:val="24"/>
          <w:szCs w:val="24"/>
        </w:rPr>
        <w:t>±</w:t>
      </w:r>
      <w:r w:rsidR="00EF6541">
        <w:rPr>
          <w:rFonts w:eastAsia="SimSun" w:cs="Times New Roman"/>
          <w:sz w:val="24"/>
          <w:szCs w:val="24"/>
        </w:rPr>
        <w:t xml:space="preserve"> 69) </w:t>
      </w:r>
      <w:r w:rsidR="00A978F8">
        <w:rPr>
          <w:rFonts w:eastAsia="SimSun" w:cs="Times New Roman"/>
          <w:sz w:val="24"/>
          <w:szCs w:val="24"/>
        </w:rPr>
        <w:t xml:space="preserve">vs. </w:t>
      </w:r>
      <w:r w:rsidR="00BF0B17">
        <w:rPr>
          <w:rFonts w:eastAsia="SimSun" w:cs="Times New Roman"/>
          <w:sz w:val="24"/>
          <w:szCs w:val="24"/>
        </w:rPr>
        <w:t xml:space="preserve">neutral-stranger </w:t>
      </w:r>
      <w:r w:rsidR="00EF6541">
        <w:rPr>
          <w:rFonts w:eastAsia="SimSun" w:cs="Times New Roman"/>
          <w:sz w:val="24"/>
          <w:szCs w:val="24"/>
        </w:rPr>
        <w:t xml:space="preserve">(754 </w:t>
      </w:r>
      <w:r w:rsidR="00EF6541" w:rsidRPr="0064107D">
        <w:rPr>
          <w:rFonts w:eastAsia="SimSun" w:cs="Times New Roman"/>
          <w:sz w:val="24"/>
          <w:szCs w:val="24"/>
        </w:rPr>
        <w:t>±</w:t>
      </w:r>
      <w:r w:rsidR="00EF6541">
        <w:rPr>
          <w:rFonts w:eastAsia="SimSun" w:cs="Times New Roman"/>
          <w:sz w:val="24"/>
          <w:szCs w:val="24"/>
        </w:rPr>
        <w:t xml:space="preserve"> 62),</w:t>
      </w:r>
      <w:r>
        <w:rPr>
          <w:rFonts w:eastAsia="SimSun" w:cs="Times New Roman"/>
          <w:sz w:val="24"/>
          <w:szCs w:val="24"/>
        </w:rPr>
        <w:t xml:space="preserve"> </w:t>
      </w:r>
      <w:r w:rsidRPr="005725AD">
        <w:rPr>
          <w:rFonts w:eastAsia="SimSun" w:cs="Times New Roman"/>
          <w:i/>
          <w:sz w:val="24"/>
          <w:szCs w:val="24"/>
        </w:rPr>
        <w:t>t</w:t>
      </w:r>
      <w:r>
        <w:rPr>
          <w:rFonts w:eastAsia="SimSun" w:cs="Times New Roman"/>
          <w:sz w:val="24"/>
          <w:szCs w:val="24"/>
        </w:rPr>
        <w:t>(</w:t>
      </w:r>
      <w:r w:rsidR="00641DF5">
        <w:rPr>
          <w:rFonts w:eastAsia="SimSun" w:cs="Times New Roman"/>
          <w:sz w:val="24"/>
          <w:szCs w:val="24"/>
        </w:rPr>
        <w:t>34</w:t>
      </w:r>
      <w:r>
        <w:rPr>
          <w:rFonts w:eastAsia="SimSun" w:cs="Times New Roman"/>
          <w:sz w:val="24"/>
          <w:szCs w:val="24"/>
        </w:rPr>
        <w:t>) = 1.</w:t>
      </w:r>
      <w:r w:rsidR="00641DF5">
        <w:rPr>
          <w:rFonts w:eastAsia="SimSun" w:cs="Times New Roman"/>
          <w:sz w:val="24"/>
          <w:szCs w:val="24"/>
        </w:rPr>
        <w:t>998</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0.0</w:t>
      </w:r>
      <w:r w:rsidR="00641DF5">
        <w:rPr>
          <w:rFonts w:eastAsia="SimSun" w:cs="Times New Roman"/>
          <w:sz w:val="24"/>
          <w:szCs w:val="24"/>
        </w:rPr>
        <w:t>5</w:t>
      </w:r>
      <w:r w:rsidR="002943B5">
        <w:rPr>
          <w:rFonts w:eastAsia="SimSun" w:cs="Times New Roman"/>
          <w:sz w:val="24"/>
          <w:szCs w:val="24"/>
        </w:rPr>
        <w:t>38</w:t>
      </w:r>
      <w:r>
        <w:rPr>
          <w:rFonts w:eastAsia="SimSun" w:cs="Times New Roman"/>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w:t>
      </w:r>
      <w:r w:rsidR="00B163CC">
        <w:rPr>
          <w:rFonts w:eastAsia="SimSun" w:cs="Times New Roman"/>
          <w:color w:val="0000FF"/>
          <w:sz w:val="24"/>
          <w:szCs w:val="24"/>
        </w:rPr>
        <w:t xml:space="preserve"> 0.</w:t>
      </w:r>
      <w:r w:rsidR="002943B5">
        <w:rPr>
          <w:rFonts w:eastAsia="SimSun" w:cs="Times New Roman"/>
          <w:color w:val="0000FF"/>
          <w:sz w:val="24"/>
          <w:szCs w:val="24"/>
        </w:rPr>
        <w:t>338</w:t>
      </w:r>
      <w:r w:rsidR="00EF6541">
        <w:rPr>
          <w:rFonts w:eastAsia="SimSun" w:cs="Times New Roman"/>
          <w:color w:val="0000FF"/>
          <w:sz w:val="24"/>
          <w:szCs w:val="24"/>
        </w:rPr>
        <w:t xml:space="preserve">, </w:t>
      </w:r>
      <w:r w:rsidR="00EF6541" w:rsidRPr="00594593">
        <w:rPr>
          <w:rFonts w:eastAsia="SimSun" w:cs="Times New Roman"/>
          <w:color w:val="0000FF"/>
          <w:sz w:val="24"/>
          <w:szCs w:val="24"/>
        </w:rPr>
        <w:t>9</w:t>
      </w:r>
      <w:r w:rsidR="00EF6541">
        <w:rPr>
          <w:rFonts w:eastAsia="SimSun" w:cs="Times New Roman"/>
          <w:color w:val="0000FF"/>
          <w:sz w:val="24"/>
          <w:szCs w:val="24"/>
        </w:rPr>
        <w:t>5</w:t>
      </w:r>
      <w:r w:rsidR="00EF6541" w:rsidRPr="00594593">
        <w:rPr>
          <w:rFonts w:eastAsia="SimSun" w:cs="Times New Roman"/>
          <w:color w:val="0000FF"/>
          <w:sz w:val="24"/>
          <w:szCs w:val="24"/>
        </w:rPr>
        <w:t>% CI [</w:t>
      </w:r>
      <w:r w:rsidR="00EF6541">
        <w:rPr>
          <w:rFonts w:eastAsia="SimSun" w:cs="Times New Roman"/>
          <w:color w:val="0000FF"/>
          <w:sz w:val="24"/>
          <w:szCs w:val="24"/>
        </w:rPr>
        <w:t>-0.</w:t>
      </w:r>
      <w:r w:rsidR="002943B5">
        <w:rPr>
          <w:rFonts w:eastAsia="SimSun" w:cs="Times New Roman"/>
          <w:color w:val="0000FF"/>
          <w:sz w:val="24"/>
          <w:szCs w:val="24"/>
        </w:rPr>
        <w:t>00</w:t>
      </w:r>
      <w:r w:rsidR="00B50CDE">
        <w:rPr>
          <w:rFonts w:eastAsia="SimSun" w:cs="Times New Roman"/>
          <w:color w:val="0000FF"/>
          <w:sz w:val="24"/>
          <w:szCs w:val="24"/>
        </w:rPr>
        <w:t>55</w:t>
      </w:r>
      <w:r w:rsidR="00EF6541">
        <w:rPr>
          <w:rFonts w:eastAsia="SimSun" w:cs="Times New Roman"/>
          <w:color w:val="0000FF"/>
          <w:sz w:val="24"/>
          <w:szCs w:val="24"/>
        </w:rPr>
        <w:t xml:space="preserve"> 0</w:t>
      </w:r>
      <w:r w:rsidR="002943B5">
        <w:rPr>
          <w:rFonts w:eastAsia="SimSun" w:cs="Times New Roman"/>
          <w:color w:val="0000FF"/>
          <w:sz w:val="24"/>
          <w:szCs w:val="24"/>
        </w:rPr>
        <w:t>.6</w:t>
      </w:r>
      <w:r w:rsidR="00B50CDE">
        <w:rPr>
          <w:rFonts w:eastAsia="SimSun" w:cs="Times New Roman"/>
          <w:color w:val="0000FF"/>
          <w:sz w:val="24"/>
          <w:szCs w:val="24"/>
        </w:rPr>
        <w:t>761</w:t>
      </w:r>
      <w:r w:rsidR="00EF6541" w:rsidRPr="00594593">
        <w:rPr>
          <w:rFonts w:eastAsia="SimSun" w:cs="Times New Roman"/>
          <w:color w:val="0000FF"/>
          <w:sz w:val="24"/>
          <w:szCs w:val="24"/>
        </w:rPr>
        <w:t>]</w:t>
      </w:r>
      <w:r w:rsidR="00A978F8">
        <w:rPr>
          <w:rFonts w:eastAsia="SimSun" w:cs="Times New Roman"/>
          <w:color w:val="0000FF"/>
          <w:sz w:val="24"/>
          <w:szCs w:val="24"/>
        </w:rPr>
        <w:t>, BF</w:t>
      </w:r>
      <w:r w:rsidR="00A978F8" w:rsidRPr="009323C5">
        <w:rPr>
          <w:rFonts w:eastAsia="SimSun" w:cs="Times New Roman"/>
          <w:color w:val="0000FF"/>
          <w:sz w:val="24"/>
          <w:szCs w:val="24"/>
          <w:vertAlign w:val="subscript"/>
        </w:rPr>
        <w:t>10</w:t>
      </w:r>
      <w:r w:rsidR="00A978F8">
        <w:rPr>
          <w:rFonts w:eastAsia="SimSun" w:cs="Times New Roman"/>
          <w:color w:val="0000FF"/>
          <w:sz w:val="24"/>
          <w:szCs w:val="24"/>
        </w:rPr>
        <w:t xml:space="preserve"> =</w:t>
      </w:r>
      <w:r w:rsidR="00E34DBF">
        <w:rPr>
          <w:rFonts w:eastAsia="SimSun" w:cs="Times New Roman"/>
          <w:color w:val="0000FF"/>
          <w:sz w:val="24"/>
          <w:szCs w:val="24"/>
        </w:rPr>
        <w:t xml:space="preserve"> 1.063</w:t>
      </w:r>
      <w:r>
        <w:rPr>
          <w:rFonts w:eastAsia="SimSun" w:cs="Times New Roman"/>
          <w:sz w:val="24"/>
          <w:szCs w:val="24"/>
        </w:rPr>
        <w:t xml:space="preserve">; </w:t>
      </w:r>
      <w:r w:rsidR="00EF6541">
        <w:rPr>
          <w:rFonts w:eastAsia="SimSun" w:cs="Times New Roman"/>
          <w:sz w:val="24"/>
          <w:szCs w:val="24"/>
        </w:rPr>
        <w:t xml:space="preserve">good-self </w:t>
      </w:r>
      <w:r w:rsidR="00A978F8">
        <w:rPr>
          <w:rFonts w:eastAsia="SimSun" w:cs="Times New Roman"/>
          <w:sz w:val="24"/>
          <w:szCs w:val="24"/>
        </w:rPr>
        <w:t>(</w:t>
      </w:r>
      <w:r w:rsidR="00EF6541">
        <w:rPr>
          <w:rFonts w:eastAsia="SimSun" w:cs="Times New Roman"/>
          <w:sz w:val="24"/>
          <w:szCs w:val="24"/>
        </w:rPr>
        <w:t xml:space="preserve">713 </w:t>
      </w:r>
      <w:r w:rsidR="00EF6541" w:rsidRPr="0064107D">
        <w:rPr>
          <w:rFonts w:eastAsia="SimSun" w:cs="Times New Roman"/>
          <w:sz w:val="24"/>
          <w:szCs w:val="24"/>
        </w:rPr>
        <w:t>±</w:t>
      </w:r>
      <w:r w:rsidR="00EF6541">
        <w:rPr>
          <w:rFonts w:eastAsia="SimSun" w:cs="Times New Roman"/>
          <w:sz w:val="24"/>
          <w:szCs w:val="24"/>
        </w:rPr>
        <w:t xml:space="preserve"> 71</w:t>
      </w:r>
      <w:r w:rsidR="00A978F8">
        <w:rPr>
          <w:rFonts w:eastAsia="SimSun" w:cs="Times New Roman"/>
          <w:sz w:val="24"/>
          <w:szCs w:val="24"/>
        </w:rPr>
        <w:t xml:space="preserve">) vs. </w:t>
      </w:r>
      <w:r w:rsidR="00F1402F">
        <w:rPr>
          <w:rFonts w:eastAsia="SimSun" w:cs="Times New Roman"/>
          <w:sz w:val="24"/>
          <w:szCs w:val="24"/>
        </w:rPr>
        <w:t>good-</w:t>
      </w:r>
      <w:r w:rsidR="00BF0B17">
        <w:rPr>
          <w:rFonts w:eastAsia="SimSun" w:cs="Times New Roman"/>
          <w:sz w:val="24"/>
          <w:szCs w:val="24"/>
        </w:rPr>
        <w:t>stranger</w:t>
      </w:r>
      <w:r w:rsidR="00A978F8">
        <w:rPr>
          <w:rFonts w:eastAsia="SimSun" w:cs="Times New Roman"/>
          <w:sz w:val="24"/>
          <w:szCs w:val="24"/>
        </w:rPr>
        <w:t xml:space="preserve"> (</w:t>
      </w:r>
      <w:r w:rsidR="00F1402F">
        <w:rPr>
          <w:rFonts w:eastAsia="SimSun" w:cs="Times New Roman"/>
          <w:sz w:val="24"/>
          <w:szCs w:val="24"/>
        </w:rPr>
        <w:t xml:space="preserve">735 </w:t>
      </w:r>
      <w:r w:rsidR="00F1402F" w:rsidRPr="0064107D">
        <w:rPr>
          <w:rFonts w:eastAsia="SimSun" w:cs="Times New Roman"/>
          <w:sz w:val="24"/>
          <w:szCs w:val="24"/>
        </w:rPr>
        <w:t>±</w:t>
      </w:r>
      <w:r w:rsidR="00F1402F">
        <w:rPr>
          <w:rFonts w:eastAsia="SimSun" w:cs="Times New Roman"/>
          <w:sz w:val="24"/>
          <w:szCs w:val="24"/>
        </w:rPr>
        <w:t xml:space="preserve"> 78.6</w:t>
      </w:r>
      <w:r w:rsidR="00A978F8">
        <w:rPr>
          <w:rFonts w:eastAsia="SimSun" w:cs="Times New Roman"/>
          <w:sz w:val="24"/>
          <w:szCs w:val="24"/>
        </w:rPr>
        <w:t>)</w:t>
      </w:r>
      <w:r w:rsidR="00EF6541">
        <w:rPr>
          <w:rFonts w:eastAsia="SimSun" w:cs="Times New Roman"/>
          <w:sz w:val="24"/>
          <w:szCs w:val="24"/>
        </w:rPr>
        <w:t xml:space="preserve">, </w:t>
      </w:r>
      <w:r w:rsidR="002943B5" w:rsidRPr="00F849C1">
        <w:rPr>
          <w:rFonts w:eastAsia="SimSun" w:cs="Times New Roman"/>
          <w:i/>
          <w:sz w:val="24"/>
          <w:szCs w:val="24"/>
        </w:rPr>
        <w:t>t</w:t>
      </w:r>
      <w:r w:rsidR="002943B5" w:rsidRPr="00921676">
        <w:rPr>
          <w:rFonts w:eastAsia="SimSun" w:cs="Times New Roman"/>
          <w:sz w:val="24"/>
          <w:szCs w:val="24"/>
        </w:rPr>
        <w:t xml:space="preserve">(34) = </w:t>
      </w:r>
      <w:r w:rsidR="00A65A7B">
        <w:rPr>
          <w:rFonts w:eastAsia="SimSun" w:cs="Times New Roman"/>
          <w:sz w:val="24"/>
          <w:szCs w:val="24"/>
        </w:rPr>
        <w:t>-</w:t>
      </w:r>
      <w:r w:rsidR="002943B5">
        <w:rPr>
          <w:rFonts w:eastAsia="SimSun" w:cs="Times New Roman"/>
          <w:sz w:val="24"/>
          <w:szCs w:val="24"/>
        </w:rPr>
        <w:t xml:space="preserve">1.37, </w:t>
      </w:r>
      <w:r w:rsidR="002943B5" w:rsidRPr="00F849C1">
        <w:rPr>
          <w:rFonts w:eastAsia="SimSun" w:cs="Times New Roman"/>
          <w:i/>
          <w:sz w:val="24"/>
          <w:szCs w:val="24"/>
        </w:rPr>
        <w:t>p</w:t>
      </w:r>
      <w:r w:rsidR="002943B5">
        <w:rPr>
          <w:rFonts w:eastAsia="SimSun" w:cs="Times New Roman"/>
          <w:sz w:val="24"/>
          <w:szCs w:val="24"/>
        </w:rPr>
        <w:t xml:space="preserve"> = 0.1</w:t>
      </w:r>
      <w:r w:rsidR="00F07D06">
        <w:rPr>
          <w:rFonts w:eastAsia="SimSun" w:cs="Times New Roman"/>
          <w:sz w:val="24"/>
          <w:szCs w:val="24"/>
        </w:rPr>
        <w:t>79</w:t>
      </w:r>
      <w:r w:rsidR="002943B5">
        <w:rPr>
          <w:rFonts w:eastAsia="SimSun" w:cs="Times New Roman"/>
          <w:sz w:val="24"/>
          <w:szCs w:val="24"/>
        </w:rPr>
        <w:t>,</w:t>
      </w:r>
      <w:r w:rsidR="002943B5" w:rsidRPr="00EF6541">
        <w:rPr>
          <w:rFonts w:eastAsia="SimSun" w:cs="Times New Roman"/>
          <w:color w:val="0000FF"/>
          <w:sz w:val="24"/>
          <w:szCs w:val="24"/>
        </w:rPr>
        <w:t xml:space="preserve"> </w:t>
      </w:r>
      <w:r w:rsidR="002943B5" w:rsidRPr="00F849C1">
        <w:rPr>
          <w:rFonts w:eastAsia="SimSun" w:cs="Times New Roman"/>
          <w:color w:val="0000FF"/>
          <w:sz w:val="24"/>
          <w:szCs w:val="24"/>
        </w:rPr>
        <w:t xml:space="preserve">Cohen’s </w:t>
      </w:r>
      <w:r w:rsidR="002943B5" w:rsidRPr="00F849C1">
        <w:rPr>
          <w:rFonts w:eastAsia="SimSun" w:cs="Times New Roman"/>
          <w:i/>
          <w:color w:val="0000FF"/>
          <w:sz w:val="24"/>
          <w:szCs w:val="24"/>
        </w:rPr>
        <w:t>d</w:t>
      </w:r>
      <w:r w:rsidR="002943B5" w:rsidRPr="00F849C1">
        <w:rPr>
          <w:rFonts w:eastAsia="SimSun" w:cs="Times New Roman"/>
          <w:color w:val="0000FF"/>
          <w:sz w:val="24"/>
          <w:szCs w:val="24"/>
        </w:rPr>
        <w:t xml:space="preserve"> =</w:t>
      </w:r>
      <w:r w:rsidR="002943B5">
        <w:rPr>
          <w:rFonts w:eastAsia="SimSun" w:cs="Times New Roman"/>
          <w:color w:val="0000FF"/>
          <w:sz w:val="24"/>
          <w:szCs w:val="24"/>
        </w:rPr>
        <w:t xml:space="preserve"> </w:t>
      </w:r>
      <w:r w:rsidR="00F07D06">
        <w:rPr>
          <w:rFonts w:eastAsia="SimSun" w:cs="Times New Roman"/>
          <w:color w:val="0000FF"/>
          <w:sz w:val="24"/>
          <w:szCs w:val="24"/>
        </w:rPr>
        <w:t>-0.232</w:t>
      </w:r>
      <w:r w:rsidR="002943B5">
        <w:rPr>
          <w:rFonts w:eastAsia="SimSun" w:cs="Times New Roman"/>
          <w:color w:val="0000FF"/>
          <w:sz w:val="24"/>
          <w:szCs w:val="24"/>
        </w:rPr>
        <w:t xml:space="preserve">, </w:t>
      </w:r>
      <w:r w:rsidR="002943B5" w:rsidRPr="00594593">
        <w:rPr>
          <w:rFonts w:eastAsia="SimSun" w:cs="Times New Roman"/>
          <w:color w:val="0000FF"/>
          <w:sz w:val="24"/>
          <w:szCs w:val="24"/>
        </w:rPr>
        <w:t>9</w:t>
      </w:r>
      <w:r w:rsidR="002943B5">
        <w:rPr>
          <w:rFonts w:eastAsia="SimSun" w:cs="Times New Roman"/>
          <w:color w:val="0000FF"/>
          <w:sz w:val="24"/>
          <w:szCs w:val="24"/>
        </w:rPr>
        <w:t>5</w:t>
      </w:r>
      <w:r w:rsidR="002943B5" w:rsidRPr="00594593">
        <w:rPr>
          <w:rFonts w:eastAsia="SimSun" w:cs="Times New Roman"/>
          <w:color w:val="0000FF"/>
          <w:sz w:val="24"/>
          <w:szCs w:val="24"/>
        </w:rPr>
        <w:t>% CI [</w:t>
      </w:r>
      <w:r w:rsidR="002943B5">
        <w:rPr>
          <w:rFonts w:eastAsia="SimSun" w:cs="Times New Roman"/>
          <w:color w:val="0000FF"/>
          <w:sz w:val="24"/>
          <w:szCs w:val="24"/>
        </w:rPr>
        <w:t>-0.</w:t>
      </w:r>
      <w:r w:rsidR="00B50CDE">
        <w:rPr>
          <w:rFonts w:eastAsia="SimSun" w:cs="Times New Roman"/>
          <w:color w:val="0000FF"/>
          <w:sz w:val="24"/>
          <w:szCs w:val="24"/>
        </w:rPr>
        <w:t>5657</w:t>
      </w:r>
      <w:r w:rsidR="002943B5">
        <w:rPr>
          <w:rFonts w:eastAsia="SimSun" w:cs="Times New Roman"/>
          <w:color w:val="0000FF"/>
          <w:sz w:val="24"/>
          <w:szCs w:val="24"/>
        </w:rPr>
        <w:t xml:space="preserve"> 0.</w:t>
      </w:r>
      <w:r w:rsidR="00F07D06">
        <w:rPr>
          <w:rFonts w:eastAsia="SimSun" w:cs="Times New Roman"/>
          <w:color w:val="0000FF"/>
          <w:sz w:val="24"/>
          <w:szCs w:val="24"/>
        </w:rPr>
        <w:t>1</w:t>
      </w:r>
      <w:r w:rsidR="00B50CDE">
        <w:rPr>
          <w:rFonts w:eastAsia="SimSun" w:cs="Times New Roman"/>
          <w:color w:val="0000FF"/>
          <w:sz w:val="24"/>
          <w:szCs w:val="24"/>
        </w:rPr>
        <w:t>059</w:t>
      </w:r>
      <w:r w:rsidR="002943B5" w:rsidRPr="00594593">
        <w:rPr>
          <w:rFonts w:eastAsia="SimSun" w:cs="Times New Roman"/>
          <w:color w:val="0000FF"/>
          <w:sz w:val="24"/>
          <w:szCs w:val="24"/>
        </w:rPr>
        <w:t>]</w:t>
      </w:r>
      <w:r w:rsidR="002943B5">
        <w:rPr>
          <w:rFonts w:eastAsia="SimSun" w:cs="Times New Roman"/>
          <w:sz w:val="24"/>
          <w:szCs w:val="24"/>
        </w:rPr>
        <w:t>)</w:t>
      </w:r>
      <w:r w:rsidR="00A978F8">
        <w:rPr>
          <w:rFonts w:eastAsia="SimSun" w:cs="Times New Roman"/>
          <w:sz w:val="24"/>
          <w:szCs w:val="24"/>
        </w:rPr>
        <w:t xml:space="preserve">, </w:t>
      </w:r>
      <w:r w:rsidR="00A978F8">
        <w:rPr>
          <w:rFonts w:eastAsia="SimSun" w:cs="Times New Roman"/>
          <w:color w:val="0000FF"/>
          <w:sz w:val="24"/>
          <w:szCs w:val="24"/>
        </w:rPr>
        <w:t>BF</w:t>
      </w:r>
      <w:r w:rsidR="00A978F8" w:rsidRPr="009323C5">
        <w:rPr>
          <w:rFonts w:eastAsia="SimSun" w:cs="Times New Roman"/>
          <w:color w:val="0000FF"/>
          <w:sz w:val="24"/>
          <w:szCs w:val="24"/>
          <w:vertAlign w:val="subscript"/>
        </w:rPr>
        <w:t>10</w:t>
      </w:r>
      <w:r w:rsidR="00A978F8">
        <w:rPr>
          <w:rFonts w:eastAsia="SimSun" w:cs="Times New Roman"/>
          <w:color w:val="0000FF"/>
          <w:sz w:val="24"/>
          <w:szCs w:val="24"/>
        </w:rPr>
        <w:t xml:space="preserve"> =</w:t>
      </w:r>
      <w:r w:rsidR="00E34DBF">
        <w:rPr>
          <w:rFonts w:eastAsia="SimSun" w:cs="Times New Roman"/>
          <w:color w:val="0000FF"/>
          <w:sz w:val="24"/>
          <w:szCs w:val="24"/>
        </w:rPr>
        <w:t xml:space="preserve"> 0.4267</w:t>
      </w:r>
      <w:r w:rsidR="00A978F8">
        <w:rPr>
          <w:rFonts w:eastAsia="SimSun" w:cs="Times New Roman"/>
          <w:color w:val="0000FF"/>
          <w:sz w:val="24"/>
          <w:szCs w:val="24"/>
        </w:rPr>
        <w:t xml:space="preserve">; </w:t>
      </w:r>
      <w:r w:rsidR="00EF6541">
        <w:rPr>
          <w:rFonts w:eastAsia="SimSun" w:cs="Times New Roman"/>
          <w:sz w:val="24"/>
          <w:szCs w:val="24"/>
        </w:rPr>
        <w:t>bad-self</w:t>
      </w:r>
      <w:r w:rsidR="00A978F8">
        <w:rPr>
          <w:rFonts w:eastAsia="SimSun" w:cs="Times New Roman"/>
          <w:sz w:val="24"/>
          <w:szCs w:val="24"/>
        </w:rPr>
        <w:t xml:space="preserve"> (</w:t>
      </w:r>
      <w:r w:rsidR="00EF6541">
        <w:rPr>
          <w:rFonts w:eastAsia="SimSun" w:cs="Times New Roman"/>
          <w:sz w:val="24"/>
          <w:szCs w:val="24"/>
        </w:rPr>
        <w:t xml:space="preserve">772 </w:t>
      </w:r>
      <w:r w:rsidR="00EF6541" w:rsidRPr="0064107D">
        <w:rPr>
          <w:rFonts w:eastAsia="SimSun" w:cs="Times New Roman"/>
          <w:sz w:val="24"/>
          <w:szCs w:val="24"/>
        </w:rPr>
        <w:t>±</w:t>
      </w:r>
      <w:r w:rsidR="00EF6541">
        <w:rPr>
          <w:rFonts w:eastAsia="SimSun" w:cs="Times New Roman"/>
          <w:sz w:val="24"/>
          <w:szCs w:val="24"/>
        </w:rPr>
        <w:t xml:space="preserve"> 59.8</w:t>
      </w:r>
      <w:r w:rsidR="00A978F8">
        <w:rPr>
          <w:rFonts w:eastAsia="SimSun" w:cs="Times New Roman"/>
          <w:sz w:val="24"/>
          <w:szCs w:val="24"/>
        </w:rPr>
        <w:t xml:space="preserve">) vs. </w:t>
      </w:r>
      <w:r w:rsidR="00ED4561">
        <w:rPr>
          <w:rFonts w:eastAsia="SimSun" w:cs="Times New Roman"/>
          <w:sz w:val="24"/>
          <w:szCs w:val="24"/>
        </w:rPr>
        <w:t xml:space="preserve">bad-other </w:t>
      </w:r>
      <w:r w:rsidR="00A978F8">
        <w:rPr>
          <w:rFonts w:eastAsia="SimSun" w:cs="Times New Roman"/>
          <w:sz w:val="24"/>
          <w:szCs w:val="24"/>
        </w:rPr>
        <w:t>(</w:t>
      </w:r>
      <w:r w:rsidR="00ED4561">
        <w:rPr>
          <w:rFonts w:eastAsia="SimSun" w:cs="Times New Roman"/>
          <w:sz w:val="24"/>
          <w:szCs w:val="24"/>
        </w:rPr>
        <w:t xml:space="preserve">760 </w:t>
      </w:r>
      <w:r w:rsidR="00ED4561" w:rsidRPr="0064107D">
        <w:rPr>
          <w:rFonts w:eastAsia="SimSun" w:cs="Times New Roman"/>
          <w:sz w:val="24"/>
          <w:szCs w:val="24"/>
        </w:rPr>
        <w:t>±</w:t>
      </w:r>
      <w:r w:rsidR="00ED4561">
        <w:rPr>
          <w:rFonts w:eastAsia="SimSun" w:cs="Times New Roman"/>
          <w:sz w:val="24"/>
          <w:szCs w:val="24"/>
        </w:rPr>
        <w:t xml:space="preserve"> 62</w:t>
      </w:r>
      <w:r w:rsidR="00A978F8">
        <w:rPr>
          <w:rFonts w:eastAsia="SimSun" w:cs="Times New Roman"/>
          <w:sz w:val="24"/>
          <w:szCs w:val="24"/>
        </w:rPr>
        <w:t>)</w:t>
      </w:r>
      <w:r w:rsidR="00ED4561">
        <w:rPr>
          <w:rFonts w:eastAsia="SimSun" w:cs="Times New Roman"/>
          <w:sz w:val="24"/>
          <w:szCs w:val="24"/>
        </w:rPr>
        <w:t>,</w:t>
      </w:r>
      <w:r w:rsidR="002943B5">
        <w:rPr>
          <w:rFonts w:eastAsia="SimSun" w:cs="Times New Roman"/>
          <w:sz w:val="24"/>
          <w:szCs w:val="24"/>
        </w:rPr>
        <w:t xml:space="preserve"> </w:t>
      </w:r>
      <w:r w:rsidR="002943B5" w:rsidRPr="00F849C1">
        <w:rPr>
          <w:rFonts w:eastAsia="SimSun" w:cs="Times New Roman"/>
          <w:i/>
          <w:sz w:val="24"/>
          <w:szCs w:val="24"/>
        </w:rPr>
        <w:t>t</w:t>
      </w:r>
      <w:r w:rsidR="002943B5">
        <w:rPr>
          <w:rFonts w:eastAsia="SimSun" w:cs="Times New Roman"/>
          <w:sz w:val="24"/>
          <w:szCs w:val="24"/>
        </w:rPr>
        <w:t xml:space="preserve">(34) = 1.23, </w:t>
      </w:r>
      <w:r w:rsidR="002943B5" w:rsidRPr="00F849C1">
        <w:rPr>
          <w:rFonts w:eastAsia="SimSun" w:cs="Times New Roman"/>
          <w:i/>
          <w:sz w:val="24"/>
          <w:szCs w:val="24"/>
        </w:rPr>
        <w:t>p</w:t>
      </w:r>
      <w:r w:rsidR="002943B5">
        <w:rPr>
          <w:rFonts w:eastAsia="SimSun" w:cs="Times New Roman"/>
          <w:sz w:val="24"/>
          <w:szCs w:val="24"/>
        </w:rPr>
        <w:t xml:space="preserve"> = 0.226,</w:t>
      </w:r>
      <w:r w:rsidR="002943B5" w:rsidRPr="00EF6541">
        <w:rPr>
          <w:rFonts w:eastAsia="SimSun" w:cs="Times New Roman"/>
          <w:color w:val="0000FF"/>
          <w:sz w:val="24"/>
          <w:szCs w:val="24"/>
        </w:rPr>
        <w:t xml:space="preserve"> </w:t>
      </w:r>
      <w:r w:rsidR="002943B5" w:rsidRPr="00F849C1">
        <w:rPr>
          <w:rFonts w:eastAsia="SimSun" w:cs="Times New Roman"/>
          <w:color w:val="0000FF"/>
          <w:sz w:val="24"/>
          <w:szCs w:val="24"/>
        </w:rPr>
        <w:t xml:space="preserve">Cohen’s </w:t>
      </w:r>
      <w:r w:rsidR="002943B5" w:rsidRPr="00F849C1">
        <w:rPr>
          <w:rFonts w:eastAsia="SimSun" w:cs="Times New Roman"/>
          <w:i/>
          <w:color w:val="0000FF"/>
          <w:sz w:val="24"/>
          <w:szCs w:val="24"/>
        </w:rPr>
        <w:t>d</w:t>
      </w:r>
      <w:r w:rsidR="002943B5" w:rsidRPr="00F849C1">
        <w:rPr>
          <w:rFonts w:eastAsia="SimSun" w:cs="Times New Roman"/>
          <w:color w:val="0000FF"/>
          <w:sz w:val="24"/>
          <w:szCs w:val="24"/>
        </w:rPr>
        <w:t xml:space="preserve"> =</w:t>
      </w:r>
      <w:r w:rsidR="002943B5">
        <w:rPr>
          <w:rFonts w:eastAsia="SimSun" w:cs="Times New Roman"/>
          <w:color w:val="0000FF"/>
          <w:sz w:val="24"/>
          <w:szCs w:val="24"/>
        </w:rPr>
        <w:t xml:space="preserve"> -0.208, </w:t>
      </w:r>
      <w:r w:rsidR="002943B5" w:rsidRPr="00594593">
        <w:rPr>
          <w:rFonts w:eastAsia="SimSun" w:cs="Times New Roman"/>
          <w:color w:val="0000FF"/>
          <w:sz w:val="24"/>
          <w:szCs w:val="24"/>
        </w:rPr>
        <w:t>9</w:t>
      </w:r>
      <w:r w:rsidR="002943B5">
        <w:rPr>
          <w:rFonts w:eastAsia="SimSun" w:cs="Times New Roman"/>
          <w:color w:val="0000FF"/>
          <w:sz w:val="24"/>
          <w:szCs w:val="24"/>
        </w:rPr>
        <w:t>5</w:t>
      </w:r>
      <w:r w:rsidR="002943B5" w:rsidRPr="00594593">
        <w:rPr>
          <w:rFonts w:eastAsia="SimSun" w:cs="Times New Roman"/>
          <w:color w:val="0000FF"/>
          <w:sz w:val="24"/>
          <w:szCs w:val="24"/>
        </w:rPr>
        <w:t>% CI [</w:t>
      </w:r>
      <w:r w:rsidR="002943B5">
        <w:rPr>
          <w:rFonts w:eastAsia="SimSun" w:cs="Times New Roman"/>
          <w:color w:val="0000FF"/>
          <w:sz w:val="24"/>
          <w:szCs w:val="24"/>
        </w:rPr>
        <w:t>-0.1</w:t>
      </w:r>
      <w:r w:rsidR="00D73DBB">
        <w:rPr>
          <w:rFonts w:eastAsia="SimSun" w:cs="Times New Roman"/>
          <w:color w:val="0000FF"/>
          <w:sz w:val="24"/>
          <w:szCs w:val="24"/>
        </w:rPr>
        <w:t>28</w:t>
      </w:r>
      <w:r w:rsidR="002943B5">
        <w:rPr>
          <w:rFonts w:eastAsia="SimSun" w:cs="Times New Roman"/>
          <w:color w:val="0000FF"/>
          <w:sz w:val="24"/>
          <w:szCs w:val="24"/>
        </w:rPr>
        <w:t xml:space="preserve"> 0.5</w:t>
      </w:r>
      <w:r w:rsidR="00D73DBB">
        <w:rPr>
          <w:rFonts w:eastAsia="SimSun" w:cs="Times New Roman"/>
          <w:color w:val="0000FF"/>
          <w:sz w:val="24"/>
          <w:szCs w:val="24"/>
        </w:rPr>
        <w:t>417</w:t>
      </w:r>
      <w:r w:rsidR="002943B5" w:rsidRPr="00594593">
        <w:rPr>
          <w:rFonts w:eastAsia="SimSun" w:cs="Times New Roman"/>
          <w:color w:val="0000FF"/>
          <w:sz w:val="24"/>
          <w:szCs w:val="24"/>
        </w:rPr>
        <w:t>]</w:t>
      </w:r>
      <w:r w:rsidR="00A978F8">
        <w:rPr>
          <w:rFonts w:eastAsia="SimSun" w:cs="Times New Roman"/>
          <w:color w:val="0000FF"/>
          <w:sz w:val="24"/>
          <w:szCs w:val="24"/>
        </w:rPr>
        <w:t>, BF</w:t>
      </w:r>
      <w:r w:rsidR="00A978F8" w:rsidRPr="009323C5">
        <w:rPr>
          <w:rFonts w:eastAsia="SimSun" w:cs="Times New Roman"/>
          <w:color w:val="0000FF"/>
          <w:sz w:val="24"/>
          <w:szCs w:val="24"/>
          <w:vertAlign w:val="subscript"/>
        </w:rPr>
        <w:t>10</w:t>
      </w:r>
      <w:r w:rsidR="00A978F8">
        <w:rPr>
          <w:rFonts w:eastAsia="SimSun" w:cs="Times New Roman"/>
          <w:color w:val="0000FF"/>
          <w:sz w:val="24"/>
          <w:szCs w:val="24"/>
        </w:rPr>
        <w:t xml:space="preserve"> =</w:t>
      </w:r>
      <w:r w:rsidR="00E34DBF">
        <w:rPr>
          <w:rFonts w:eastAsia="SimSun" w:cs="Times New Roman"/>
          <w:color w:val="0000FF"/>
          <w:sz w:val="24"/>
          <w:szCs w:val="24"/>
        </w:rPr>
        <w:t xml:space="preserve"> 0.3636</w:t>
      </w:r>
      <w:r>
        <w:rPr>
          <w:rFonts w:eastAsia="SimSun" w:cs="Times New Roman"/>
          <w:sz w:val="24"/>
          <w:szCs w:val="24"/>
        </w:rPr>
        <w:t xml:space="preserve">. </w:t>
      </w:r>
    </w:p>
    <w:p w14:paraId="67E8B19E" w14:textId="69B4CFB9" w:rsidR="00053EA0" w:rsidRDefault="00EE53E3" w:rsidP="005E7CD7">
      <w:pPr>
        <w:spacing w:line="480" w:lineRule="auto"/>
        <w:jc w:val="center"/>
        <w:rPr>
          <w:rFonts w:eastAsia="SimSun" w:cs="Times New Roman"/>
          <w:sz w:val="24"/>
          <w:szCs w:val="24"/>
        </w:rPr>
      </w:pPr>
      <w:r w:rsidRPr="00EE53E3">
        <w:t xml:space="preserve"> </w:t>
      </w:r>
      <w:r w:rsidR="002C3804">
        <w:rPr>
          <w:noProof/>
        </w:rPr>
        <w:drawing>
          <wp:inline distT="0" distB="0" distL="0" distR="0" wp14:anchorId="60FC6273" wp14:editId="7C90F25D">
            <wp:extent cx="5274310" cy="29438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3860"/>
                    </a:xfrm>
                    <a:prstGeom prst="rect">
                      <a:avLst/>
                    </a:prstGeom>
                  </pic:spPr>
                </pic:pic>
              </a:graphicData>
            </a:graphic>
          </wp:inline>
        </w:drawing>
      </w:r>
    </w:p>
    <w:p w14:paraId="5F61133D" w14:textId="62504DD2" w:rsidR="005E7CD7" w:rsidRDefault="005E7CD7" w:rsidP="005E7CD7">
      <w:pPr>
        <w:spacing w:line="480" w:lineRule="auto"/>
        <w:jc w:val="center"/>
        <w:rPr>
          <w:rFonts w:eastAsia="SimSun" w:cs="Times New Roman"/>
          <w:sz w:val="24"/>
          <w:szCs w:val="24"/>
        </w:rPr>
      </w:pPr>
      <w:r>
        <w:rPr>
          <w:rFonts w:eastAsia="SimSun" w:cs="Times New Roman"/>
          <w:sz w:val="24"/>
          <w:szCs w:val="24"/>
        </w:rPr>
        <w:t>Figure 3</w:t>
      </w:r>
      <w:r w:rsidR="009D5CC1">
        <w:rPr>
          <w:rFonts w:eastAsia="SimSun" w:cs="Times New Roman"/>
          <w:sz w:val="24"/>
          <w:szCs w:val="24"/>
        </w:rPr>
        <w:t>a</w:t>
      </w:r>
      <w:r>
        <w:rPr>
          <w:rFonts w:eastAsia="SimSun" w:cs="Times New Roman"/>
          <w:sz w:val="24"/>
          <w:szCs w:val="24"/>
        </w:rPr>
        <w:t>.</w:t>
      </w:r>
    </w:p>
    <w:p w14:paraId="37C9CAB5" w14:textId="2D4D68E1" w:rsidR="00BF0B17" w:rsidRPr="00C626C8" w:rsidRDefault="00BF0B17" w:rsidP="00D151CB">
      <w:pPr>
        <w:spacing w:line="480" w:lineRule="auto"/>
        <w:jc w:val="left"/>
        <w:rPr>
          <w:rFonts w:eastAsia="SimSun" w:cs="Times New Roman"/>
          <w:b/>
          <w:sz w:val="24"/>
          <w:szCs w:val="24"/>
        </w:rPr>
      </w:pPr>
      <w:r w:rsidRPr="00C626C8">
        <w:rPr>
          <w:rFonts w:eastAsia="SimSun" w:cs="Times New Roman"/>
          <w:b/>
          <w:sz w:val="24"/>
          <w:szCs w:val="24"/>
        </w:rPr>
        <w:t>Discussion</w:t>
      </w:r>
    </w:p>
    <w:p w14:paraId="7280B786" w14:textId="53C98513" w:rsidR="00D151CB" w:rsidRDefault="006013FA" w:rsidP="00E026D2">
      <w:pPr>
        <w:spacing w:line="480" w:lineRule="auto"/>
        <w:ind w:firstLine="720"/>
        <w:rPr>
          <w:rFonts w:eastAsia="SimSun" w:cs="Times New Roman"/>
          <w:sz w:val="24"/>
          <w:szCs w:val="24"/>
        </w:rPr>
      </w:pPr>
      <w:r>
        <w:rPr>
          <w:rFonts w:eastAsia="SimSun" w:cs="Times New Roman"/>
          <w:sz w:val="24"/>
          <w:szCs w:val="24"/>
        </w:rPr>
        <w:t>Results of study 3</w:t>
      </w:r>
      <w:r w:rsidR="00866990">
        <w:rPr>
          <w:rFonts w:eastAsia="SimSun" w:cs="Times New Roman"/>
          <w:sz w:val="24"/>
          <w:szCs w:val="24"/>
        </w:rPr>
        <w:t>a</w:t>
      </w:r>
      <w:r>
        <w:rPr>
          <w:rFonts w:eastAsia="SimSun" w:cs="Times New Roman"/>
          <w:sz w:val="24"/>
          <w:szCs w:val="24"/>
        </w:rPr>
        <w:t xml:space="preserve"> </w:t>
      </w:r>
      <w:r w:rsidR="009E72B9">
        <w:rPr>
          <w:rFonts w:eastAsia="SimSun" w:cs="Times New Roman"/>
          <w:sz w:val="24"/>
          <w:szCs w:val="24"/>
        </w:rPr>
        <w:t>combined moral valence to self or stranger, to examine the self-</w:t>
      </w:r>
      <w:r w:rsidR="00085DBA">
        <w:rPr>
          <w:rFonts w:eastAsia="SimSun" w:cs="Times New Roman"/>
          <w:sz w:val="24"/>
          <w:szCs w:val="24"/>
        </w:rPr>
        <w:t>relevance</w:t>
      </w:r>
      <w:r w:rsidR="009E72B9">
        <w:rPr>
          <w:rFonts w:eastAsia="SimSun" w:cs="Times New Roman"/>
          <w:sz w:val="24"/>
          <w:szCs w:val="24"/>
        </w:rPr>
        <w:t xml:space="preserve"> effect in moral</w:t>
      </w:r>
      <w:r w:rsidR="00D151CB">
        <w:rPr>
          <w:rFonts w:eastAsia="SimSun" w:cs="Times New Roman"/>
          <w:sz w:val="24"/>
          <w:szCs w:val="24"/>
        </w:rPr>
        <w:t xml:space="preserve"> associations. Notably, the </w:t>
      </w:r>
      <w:r w:rsidR="009E72B9">
        <w:rPr>
          <w:rFonts w:eastAsia="SimSun" w:cs="Times New Roman"/>
          <w:sz w:val="24"/>
          <w:szCs w:val="24"/>
        </w:rPr>
        <w:t xml:space="preserve">modulation </w:t>
      </w:r>
      <w:r w:rsidR="00D151CB">
        <w:rPr>
          <w:rFonts w:eastAsia="SimSun" w:cs="Times New Roman"/>
          <w:sz w:val="24"/>
          <w:szCs w:val="24"/>
        </w:rPr>
        <w:t xml:space="preserve">effects of moral association emerged only for self-related stimuli, with RTs and </w:t>
      </w:r>
      <w:r w:rsidR="00D151CB" w:rsidRPr="009E72B9">
        <w:rPr>
          <w:rFonts w:eastAsia="SimSun" w:cs="Times New Roman"/>
          <w:i/>
          <w:sz w:val="24"/>
          <w:szCs w:val="24"/>
        </w:rPr>
        <w:t>d</w:t>
      </w:r>
      <w:r w:rsidR="00D151CB">
        <w:rPr>
          <w:rFonts w:eastAsia="SimSun" w:cs="Times New Roman"/>
          <w:sz w:val="24"/>
          <w:szCs w:val="24"/>
        </w:rPr>
        <w:t xml:space="preserve">’ to ‘good self’ stimuli being enhanced relative to those linked to ‘bad self’ stimuli. </w:t>
      </w:r>
    </w:p>
    <w:p w14:paraId="4F0D75AD" w14:textId="0A1809D3" w:rsidR="00D151CB" w:rsidRDefault="00D151CB" w:rsidP="00E026D2">
      <w:pPr>
        <w:spacing w:line="480" w:lineRule="auto"/>
        <w:rPr>
          <w:rFonts w:eastAsia="SimSun" w:cs="Times New Roman"/>
          <w:sz w:val="24"/>
          <w:szCs w:val="24"/>
        </w:rPr>
      </w:pPr>
      <w:r>
        <w:rPr>
          <w:rFonts w:eastAsia="SimSun" w:cs="Times New Roman"/>
          <w:sz w:val="24"/>
          <w:szCs w:val="24"/>
        </w:rPr>
        <w:tab/>
        <w:t xml:space="preserve">These data suggest that, for </w:t>
      </w:r>
      <w:r w:rsidR="00D4206B">
        <w:rPr>
          <w:rFonts w:eastAsia="SimSun" w:cs="Times New Roman"/>
          <w:sz w:val="24"/>
          <w:szCs w:val="24"/>
        </w:rPr>
        <w:t>self</w:t>
      </w:r>
      <w:r w:rsidR="00456872">
        <w:rPr>
          <w:rFonts w:eastAsia="SimSun" w:cs="Times New Roman"/>
          <w:sz w:val="24"/>
          <w:szCs w:val="24"/>
        </w:rPr>
        <w:t xml:space="preserve"> relevant</w:t>
      </w:r>
      <w:r>
        <w:rPr>
          <w:rFonts w:eastAsia="SimSun" w:cs="Times New Roman"/>
          <w:sz w:val="24"/>
          <w:szCs w:val="24"/>
        </w:rPr>
        <w:t xml:space="preserve"> stimuli, participants prioritized the good self over the bad self. This prioritization did not take place for </w:t>
      </w:r>
      <w:r w:rsidR="00D4206B">
        <w:rPr>
          <w:rFonts w:eastAsia="SimSun" w:cs="Times New Roman"/>
          <w:sz w:val="24"/>
          <w:szCs w:val="24"/>
        </w:rPr>
        <w:t>stimuli</w:t>
      </w:r>
      <w:r>
        <w:rPr>
          <w:rFonts w:eastAsia="SimSun" w:cs="Times New Roman"/>
          <w:sz w:val="24"/>
          <w:szCs w:val="24"/>
        </w:rPr>
        <w:t xml:space="preserve"> associated with other people. In addition, prioritization of the good moral valence for </w:t>
      </w:r>
      <w:r w:rsidR="00D4206B">
        <w:rPr>
          <w:rFonts w:eastAsia="SimSun" w:cs="Times New Roman"/>
          <w:sz w:val="24"/>
          <w:szCs w:val="24"/>
        </w:rPr>
        <w:t>self-related</w:t>
      </w:r>
      <w:r>
        <w:rPr>
          <w:rFonts w:eastAsia="SimSun" w:cs="Times New Roman"/>
          <w:sz w:val="24"/>
          <w:szCs w:val="24"/>
        </w:rPr>
        <w:t xml:space="preserve"> stimuli appeared to come at some trade-off </w:t>
      </w:r>
      <w:r w:rsidR="00D4206B">
        <w:rPr>
          <w:rFonts w:eastAsia="SimSun" w:cs="Times New Roman"/>
          <w:sz w:val="24"/>
          <w:szCs w:val="24"/>
        </w:rPr>
        <w:t>for</w:t>
      </w:r>
      <w:r>
        <w:rPr>
          <w:rFonts w:eastAsia="SimSun" w:cs="Times New Roman"/>
          <w:sz w:val="24"/>
          <w:szCs w:val="24"/>
        </w:rPr>
        <w:t xml:space="preserve"> the other associations to </w:t>
      </w:r>
      <w:r w:rsidR="00D4206B">
        <w:rPr>
          <w:rFonts w:eastAsia="SimSun" w:cs="Times New Roman"/>
          <w:sz w:val="24"/>
          <w:szCs w:val="24"/>
        </w:rPr>
        <w:t>self-stimuli</w:t>
      </w:r>
      <w:r>
        <w:rPr>
          <w:rFonts w:eastAsia="SimSun" w:cs="Times New Roman"/>
          <w:sz w:val="24"/>
          <w:szCs w:val="24"/>
        </w:rPr>
        <w:t xml:space="preserve">, which tended to be more difficult to respond to compared with the </w:t>
      </w:r>
      <w:r w:rsidR="008D57DE">
        <w:rPr>
          <w:rFonts w:eastAsia="SimSun" w:cs="Times New Roman"/>
          <w:sz w:val="24"/>
          <w:szCs w:val="24"/>
        </w:rPr>
        <w:t>neutral</w:t>
      </w:r>
      <w:r>
        <w:rPr>
          <w:rFonts w:eastAsia="SimSun" w:cs="Times New Roman"/>
          <w:sz w:val="24"/>
          <w:szCs w:val="24"/>
        </w:rPr>
        <w:t xml:space="preserve"> and bad associations to strangers. Given that we found robust effects of moral association in Experiments 1 and 2, there is a contrast with the stranger association here. However</w:t>
      </w:r>
      <w:r w:rsidR="00D74E16">
        <w:rPr>
          <w:rFonts w:eastAsia="SimSun" w:cs="Times New Roman"/>
          <w:sz w:val="24"/>
          <w:szCs w:val="24"/>
        </w:rPr>
        <w:t>,</w:t>
      </w:r>
      <w:r>
        <w:rPr>
          <w:rFonts w:eastAsia="SimSun" w:cs="Times New Roman"/>
          <w:sz w:val="24"/>
          <w:szCs w:val="24"/>
        </w:rPr>
        <w:t xml:space="preserve"> this pattern of results can be interpreted if the self is used as a default when moral associations are made (in Experiments 1 and 2). This default link to the self would lead to prioritization of good associations over associations to a bad moral label. The lack of an advantage for </w:t>
      </w:r>
      <w:r w:rsidR="00456872">
        <w:rPr>
          <w:rFonts w:eastAsia="SimSun" w:cs="Times New Roman"/>
          <w:sz w:val="24"/>
          <w:szCs w:val="24"/>
        </w:rPr>
        <w:t>neutral-</w:t>
      </w:r>
      <w:r>
        <w:rPr>
          <w:rFonts w:eastAsia="SimSun" w:cs="Times New Roman"/>
          <w:sz w:val="24"/>
          <w:szCs w:val="24"/>
        </w:rPr>
        <w:t>self and bad</w:t>
      </w:r>
      <w:r w:rsidR="00456872">
        <w:rPr>
          <w:rFonts w:eastAsia="SimSun" w:cs="Times New Roman"/>
          <w:sz w:val="24"/>
          <w:szCs w:val="24"/>
        </w:rPr>
        <w:t>-</w:t>
      </w:r>
      <w:r w:rsidR="00D4206B">
        <w:rPr>
          <w:rFonts w:eastAsia="SimSun" w:cs="Times New Roman"/>
          <w:sz w:val="24"/>
          <w:szCs w:val="24"/>
        </w:rPr>
        <w:t>self</w:t>
      </w:r>
      <w:r w:rsidR="00456872">
        <w:rPr>
          <w:rFonts w:eastAsia="SimSun" w:cs="Times New Roman"/>
          <w:sz w:val="24"/>
          <w:szCs w:val="24"/>
        </w:rPr>
        <w:t xml:space="preserve"> </w:t>
      </w:r>
      <w:r w:rsidR="00D4206B">
        <w:rPr>
          <w:rFonts w:eastAsia="SimSun" w:cs="Times New Roman"/>
          <w:sz w:val="24"/>
          <w:szCs w:val="24"/>
        </w:rPr>
        <w:t>stimuli</w:t>
      </w:r>
      <w:r>
        <w:rPr>
          <w:rFonts w:eastAsia="SimSun" w:cs="Times New Roman"/>
          <w:sz w:val="24"/>
          <w:szCs w:val="24"/>
        </w:rPr>
        <w:t xml:space="preserve">, relative to </w:t>
      </w:r>
      <w:r w:rsidR="00456872">
        <w:rPr>
          <w:rFonts w:eastAsia="SimSun" w:cs="Times New Roman"/>
          <w:sz w:val="24"/>
          <w:szCs w:val="24"/>
        </w:rPr>
        <w:t>neutral-</w:t>
      </w:r>
      <w:r>
        <w:rPr>
          <w:rFonts w:eastAsia="SimSun" w:cs="Times New Roman"/>
          <w:sz w:val="24"/>
          <w:szCs w:val="24"/>
        </w:rPr>
        <w:t>stranger and bad</w:t>
      </w:r>
      <w:r w:rsidR="00456872">
        <w:rPr>
          <w:rFonts w:eastAsia="SimSun" w:cs="Times New Roman"/>
          <w:sz w:val="24"/>
          <w:szCs w:val="24"/>
        </w:rPr>
        <w:t>-</w:t>
      </w:r>
      <w:r>
        <w:rPr>
          <w:rFonts w:eastAsia="SimSun" w:cs="Times New Roman"/>
          <w:sz w:val="24"/>
          <w:szCs w:val="24"/>
        </w:rPr>
        <w:t>stranger associations, also contrac</w:t>
      </w:r>
      <w:r w:rsidR="00456872">
        <w:rPr>
          <w:rFonts w:eastAsia="SimSun" w:cs="Times New Roman"/>
          <w:sz w:val="24"/>
          <w:szCs w:val="24"/>
        </w:rPr>
        <w:t>dicts</w:t>
      </w:r>
      <w:r>
        <w:rPr>
          <w:rFonts w:eastAsia="SimSun" w:cs="Times New Roman"/>
          <w:sz w:val="24"/>
          <w:szCs w:val="24"/>
        </w:rPr>
        <w:t xml:space="preserve"> the substantial literature showing an advantage for self over other stimuli in perceptual matching (e.g., Sui et al., 2012; Humphreys &amp; Sui, 2015). This in turn suggests that matching is contingent on the relative prioritization of stimuli – if there is prioritization to the good self, then the </w:t>
      </w:r>
      <w:del w:id="250" w:author="Hu, C-P" w:date="2019-03-26T08:46:00Z">
        <w:r w:rsidDel="00E01150">
          <w:rPr>
            <w:rFonts w:eastAsia="SimSun" w:cs="Times New Roman"/>
            <w:sz w:val="24"/>
            <w:szCs w:val="24"/>
          </w:rPr>
          <w:delText>normal</w:delText>
        </w:r>
      </w:del>
      <w:ins w:id="251" w:author="Hu, C-P" w:date="2019-03-26T08:46:00Z">
        <w:r w:rsidR="00E01150">
          <w:rPr>
            <w:rFonts w:eastAsia="SimSun" w:cs="Times New Roman"/>
            <w:sz w:val="24"/>
            <w:szCs w:val="24"/>
          </w:rPr>
          <w:t>neutral</w:t>
        </w:r>
      </w:ins>
      <w:r>
        <w:rPr>
          <w:rFonts w:eastAsia="SimSun" w:cs="Times New Roman"/>
          <w:sz w:val="24"/>
          <w:szCs w:val="24"/>
        </w:rPr>
        <w:t xml:space="preserve"> and bad selves are relatively de-prioritized.  </w:t>
      </w:r>
    </w:p>
    <w:p w14:paraId="4CD91BDF" w14:textId="68F3B1D5" w:rsidR="00880243" w:rsidRDefault="00D151CB" w:rsidP="00880243">
      <w:pPr>
        <w:pStyle w:val="Heading2"/>
        <w:jc w:val="center"/>
        <w:rPr>
          <w:rFonts w:ascii="Times New Roman" w:eastAsia="SimSun" w:hAnsi="Times New Roman" w:cs="Times New Roman"/>
          <w:sz w:val="24"/>
          <w:szCs w:val="24"/>
        </w:rPr>
      </w:pPr>
      <w:r>
        <w:rPr>
          <w:rFonts w:eastAsia="SimSun" w:cs="Times New Roman"/>
          <w:sz w:val="24"/>
          <w:szCs w:val="24"/>
        </w:rPr>
        <w:t xml:space="preserve"> </w:t>
      </w:r>
      <w:ins w:id="252" w:author="Hu, C-P" w:date="2019-03-26T08:28:00Z">
        <w:r w:rsidR="000349CB">
          <w:rPr>
            <w:rFonts w:ascii="Times New Roman" w:eastAsia="SimSun" w:hAnsi="Times New Roman" w:cs="Times New Roman"/>
            <w:sz w:val="24"/>
            <w:szCs w:val="24"/>
          </w:rPr>
          <w:t>Experiment</w:t>
        </w:r>
        <w:r w:rsidR="000349CB" w:rsidDel="000349CB">
          <w:rPr>
            <w:rFonts w:ascii="Times New Roman" w:eastAsia="SimSun" w:hAnsi="Times New Roman" w:cs="Times New Roman"/>
            <w:sz w:val="24"/>
            <w:szCs w:val="24"/>
          </w:rPr>
          <w:t xml:space="preserve"> </w:t>
        </w:r>
      </w:ins>
      <w:del w:id="253" w:author="Hu, C-P" w:date="2019-03-26T08:28:00Z">
        <w:r w:rsidR="00880243" w:rsidDel="000349CB">
          <w:rPr>
            <w:rFonts w:ascii="Times New Roman" w:eastAsia="SimSun" w:hAnsi="Times New Roman" w:cs="Times New Roman"/>
            <w:sz w:val="24"/>
            <w:szCs w:val="24"/>
          </w:rPr>
          <w:delText>Study</w:delText>
        </w:r>
      </w:del>
      <w:del w:id="254" w:author="Hu, C-P" w:date="2019-04-15T09:04:00Z">
        <w:r w:rsidR="00880243" w:rsidDel="008F4103">
          <w:rPr>
            <w:rFonts w:ascii="Times New Roman" w:eastAsia="SimSun" w:hAnsi="Times New Roman" w:cs="Times New Roman"/>
            <w:sz w:val="24"/>
            <w:szCs w:val="24"/>
          </w:rPr>
          <w:delText xml:space="preserve"> </w:delText>
        </w:r>
      </w:del>
      <w:r w:rsidR="00880243">
        <w:rPr>
          <w:rFonts w:ascii="Times New Roman" w:eastAsia="SimSun" w:hAnsi="Times New Roman" w:cs="Times New Roman"/>
          <w:sz w:val="24"/>
          <w:szCs w:val="24"/>
        </w:rPr>
        <w:t>3</w:t>
      </w:r>
      <w:del w:id="255" w:author="Hu, C-P" w:date="2019-04-15T09:01:00Z">
        <w:r w:rsidR="00880243" w:rsidDel="00475B6B">
          <w:rPr>
            <w:rFonts w:ascii="Times New Roman" w:eastAsia="SimSun" w:hAnsi="Times New Roman" w:cs="Times New Roman"/>
            <w:sz w:val="24"/>
            <w:szCs w:val="24"/>
          </w:rPr>
          <w:delText xml:space="preserve"> </w:delText>
        </w:r>
      </w:del>
      <w:r w:rsidR="00880243">
        <w:rPr>
          <w:rFonts w:ascii="Times New Roman" w:eastAsia="SimSun" w:hAnsi="Times New Roman" w:cs="Times New Roman"/>
          <w:sz w:val="24"/>
          <w:szCs w:val="24"/>
        </w:rPr>
        <w:t>b</w:t>
      </w:r>
      <w:ins w:id="256" w:author="Hu, C-P" w:date="2019-04-15T09:02:00Z">
        <w:r w:rsidR="00FB76A5">
          <w:rPr>
            <w:rFonts w:ascii="Times New Roman" w:eastAsia="SimSun" w:hAnsi="Times New Roman" w:cs="Times New Roman"/>
            <w:sz w:val="24"/>
            <w:szCs w:val="24"/>
          </w:rPr>
          <w:t>:</w:t>
        </w:r>
        <w:r w:rsidR="00FB76A5" w:rsidRPr="00FB76A5">
          <w:rPr>
            <w:rFonts w:ascii="Times New Roman" w:eastAsia="SimSun" w:hAnsi="Times New Roman" w:cs="Times New Roman"/>
            <w:sz w:val="24"/>
            <w:szCs w:val="24"/>
          </w:rPr>
          <w:t xml:space="preserve"> </w:t>
        </w:r>
        <w:r w:rsidR="00FB76A5">
          <w:rPr>
            <w:rFonts w:ascii="Times New Roman" w:eastAsia="SimSun" w:hAnsi="Times New Roman" w:cs="Times New Roman"/>
            <w:sz w:val="24"/>
            <w:szCs w:val="24"/>
          </w:rPr>
          <w:t>valenced-self and other (separated</w:t>
        </w:r>
      </w:ins>
      <w:ins w:id="257" w:author="Hu, C-P" w:date="2019-04-15T09:03:00Z">
        <w:r w:rsidR="00FB76A5">
          <w:rPr>
            <w:rFonts w:ascii="Times New Roman" w:eastAsia="SimSun" w:hAnsi="Times New Roman" w:cs="Times New Roman"/>
            <w:sz w:val="24"/>
            <w:szCs w:val="24"/>
          </w:rPr>
          <w:t>)</w:t>
        </w:r>
      </w:ins>
    </w:p>
    <w:p w14:paraId="400F0CE2" w14:textId="1DE65C18" w:rsidR="00880243" w:rsidRPr="00D91369" w:rsidRDefault="00880243" w:rsidP="00880243">
      <w:pPr>
        <w:spacing w:line="480" w:lineRule="auto"/>
        <w:rPr>
          <w:sz w:val="24"/>
          <w:szCs w:val="24"/>
        </w:rPr>
      </w:pPr>
      <w:r w:rsidRPr="00085DBA">
        <w:rPr>
          <w:sz w:val="24"/>
          <w:szCs w:val="24"/>
        </w:rPr>
        <w:tab/>
        <w:t>In study 3a</w:t>
      </w:r>
      <w:r>
        <w:rPr>
          <w:sz w:val="24"/>
          <w:szCs w:val="24"/>
        </w:rPr>
        <w:t xml:space="preserve">, participants had to remember 6 pairs of association, which cause high cogitive load during the whole exepriment. To eliminate the influence of cognitive load, we conducted study 3b, in which participant learn three aspect of self and stranger seperately in to consecutive task. </w:t>
      </w:r>
      <w:r w:rsidRPr="00D91369">
        <w:rPr>
          <w:sz w:val="24"/>
          <w:szCs w:val="24"/>
        </w:rPr>
        <w:t>We hypothesize that</w:t>
      </w:r>
      <w:r>
        <w:rPr>
          <w:sz w:val="24"/>
          <w:szCs w:val="24"/>
        </w:rPr>
        <w:t xml:space="preserve"> we will replicate the pattern of study 3a</w:t>
      </w:r>
      <w:r w:rsidR="00085DBA">
        <w:rPr>
          <w:sz w:val="24"/>
          <w:szCs w:val="24"/>
        </w:rPr>
        <w:t xml:space="preserve">, i.e., the effect of moral valence only </w:t>
      </w:r>
      <w:r w:rsidR="008122F4">
        <w:rPr>
          <w:sz w:val="24"/>
          <w:szCs w:val="24"/>
        </w:rPr>
        <w:t>occurs</w:t>
      </w:r>
      <w:r w:rsidR="00085DBA">
        <w:rPr>
          <w:sz w:val="24"/>
          <w:szCs w:val="24"/>
        </w:rPr>
        <w:t xml:space="preserve"> for self-relevant conditions</w:t>
      </w:r>
      <w:r w:rsidRPr="00D91369">
        <w:rPr>
          <w:sz w:val="24"/>
          <w:szCs w:val="24"/>
        </w:rPr>
        <w:t>.</w:t>
      </w:r>
    </w:p>
    <w:p w14:paraId="1C6E0FE6" w14:textId="77777777" w:rsidR="00880243" w:rsidRPr="00E52E54" w:rsidRDefault="00880243" w:rsidP="00E026D2">
      <w:pPr>
        <w:pStyle w:val="Heading3"/>
        <w:ind w:firstLine="720"/>
        <w:jc w:val="left"/>
        <w:rPr>
          <w:rFonts w:eastAsia="SimSun" w:cs="Times New Roman"/>
          <w:sz w:val="24"/>
          <w:szCs w:val="24"/>
        </w:rPr>
      </w:pPr>
      <w:r w:rsidRPr="00E52E54">
        <w:rPr>
          <w:rFonts w:eastAsia="SimSun" w:cs="Times New Roman"/>
          <w:sz w:val="24"/>
          <w:szCs w:val="24"/>
        </w:rPr>
        <w:t>Method</w:t>
      </w:r>
      <w:r>
        <w:rPr>
          <w:rFonts w:eastAsia="SimSun" w:cs="Times New Roman"/>
          <w:sz w:val="24"/>
          <w:szCs w:val="24"/>
        </w:rPr>
        <w:t xml:space="preserve">. </w:t>
      </w:r>
    </w:p>
    <w:p w14:paraId="45649D35" w14:textId="56DD90B4" w:rsidR="00880243" w:rsidRDefault="00880243" w:rsidP="00E026D2">
      <w:pPr>
        <w:spacing w:line="480" w:lineRule="auto"/>
        <w:ind w:firstLine="720"/>
        <w:rPr>
          <w:rFonts w:eastAsia="SimSun" w:cs="Times New Roman"/>
          <w:sz w:val="24"/>
          <w:szCs w:val="24"/>
        </w:rPr>
      </w:pPr>
      <w:r w:rsidRPr="00B84881">
        <w:rPr>
          <w:rFonts w:eastAsia="SimSun" w:cs="Times New Roman"/>
          <w:b/>
          <w:sz w:val="24"/>
          <w:szCs w:val="24"/>
        </w:rPr>
        <w:t>Participants</w:t>
      </w:r>
      <w:r>
        <w:rPr>
          <w:rFonts w:eastAsia="SimSun" w:cs="Times New Roman" w:hint="eastAsia"/>
          <w:b/>
          <w:sz w:val="24"/>
          <w:szCs w:val="24"/>
        </w:rPr>
        <w:t>.</w:t>
      </w:r>
      <w:r>
        <w:rPr>
          <w:rFonts w:eastAsia="SimSun" w:cs="Times New Roman" w:hint="eastAsia"/>
          <w:b/>
          <w:sz w:val="24"/>
          <w:szCs w:val="24"/>
        </w:rPr>
        <w:tab/>
      </w:r>
      <w:r w:rsidR="00D90B46" w:rsidRPr="00085DBA">
        <w:rPr>
          <w:rFonts w:eastAsia="SimSun" w:cs="Times New Roman"/>
          <w:sz w:val="24"/>
          <w:szCs w:val="24"/>
        </w:rPr>
        <w:t xml:space="preserve">Study 3b </w:t>
      </w:r>
      <w:r w:rsidR="00D90B46">
        <w:rPr>
          <w:rFonts w:eastAsia="SimSun" w:cs="Times New Roman"/>
          <w:sz w:val="24"/>
          <w:szCs w:val="24"/>
        </w:rPr>
        <w:t>were finished in 2017, at that time we have calculated that the effect size</w:t>
      </w:r>
      <w:r w:rsidR="00D851A7">
        <w:rPr>
          <w:rFonts w:eastAsia="SimSun" w:cs="Times New Roman"/>
          <w:sz w:val="24"/>
          <w:szCs w:val="24"/>
        </w:rPr>
        <w:t xml:space="preserve"> (Cohen’s </w:t>
      </w:r>
      <w:r w:rsidR="00D851A7" w:rsidRPr="00D851A7">
        <w:rPr>
          <w:rFonts w:eastAsia="SimSun" w:cs="Times New Roman"/>
          <w:i/>
          <w:sz w:val="24"/>
          <w:szCs w:val="24"/>
        </w:rPr>
        <w:t>d</w:t>
      </w:r>
      <w:r w:rsidR="00D851A7">
        <w:rPr>
          <w:rFonts w:eastAsia="SimSun" w:cs="Times New Roman"/>
          <w:sz w:val="24"/>
          <w:szCs w:val="24"/>
        </w:rPr>
        <w:t>)</w:t>
      </w:r>
      <w:r w:rsidR="00D90B46">
        <w:rPr>
          <w:rFonts w:eastAsia="SimSun" w:cs="Times New Roman"/>
          <w:sz w:val="24"/>
          <w:szCs w:val="24"/>
        </w:rPr>
        <w:t xml:space="preserve"> of good-person (or good-self) vs. bad-person (or bad-other) </w:t>
      </w:r>
      <w:r w:rsidR="00D90B46" w:rsidRPr="00D90B46">
        <w:rPr>
          <w:rFonts w:eastAsia="SimSun" w:cs="Times New Roman"/>
          <w:sz w:val="24"/>
          <w:szCs w:val="24"/>
        </w:rPr>
        <w:t>was between 0.47 ~ 0.53</w:t>
      </w:r>
      <w:r w:rsidR="00D851A7">
        <w:rPr>
          <w:rFonts w:eastAsia="SimSun" w:cs="Times New Roman"/>
          <w:sz w:val="24"/>
          <w:szCs w:val="24"/>
        </w:rPr>
        <w:t>, based on study 1, 2, 3a, and 4</w:t>
      </w:r>
      <w:r w:rsidR="00D90B46">
        <w:rPr>
          <w:rFonts w:eastAsia="SimSun" w:cs="Times New Roman"/>
          <w:sz w:val="24"/>
          <w:szCs w:val="24"/>
        </w:rPr>
        <w:t xml:space="preserve">. Based on this effect size, </w:t>
      </w:r>
      <w:r w:rsidR="00D90B46" w:rsidRPr="00D90B46">
        <w:rPr>
          <w:rFonts w:eastAsia="SimSun" w:cs="Times New Roman"/>
          <w:sz w:val="24"/>
          <w:szCs w:val="24"/>
        </w:rPr>
        <w:t xml:space="preserve">we estimated that 54 participants </w:t>
      </w:r>
      <w:r w:rsidR="00D90B46">
        <w:rPr>
          <w:rFonts w:eastAsia="SimSun" w:cs="Times New Roman"/>
          <w:sz w:val="24"/>
          <w:szCs w:val="24"/>
        </w:rPr>
        <w:t>would</w:t>
      </w:r>
      <w:r w:rsidR="00D90B46" w:rsidRPr="00D90B46">
        <w:rPr>
          <w:rFonts w:eastAsia="SimSun" w:cs="Times New Roman"/>
          <w:sz w:val="24"/>
          <w:szCs w:val="24"/>
        </w:rPr>
        <w:t xml:space="preserve"> allow we to detect the effec size of  Cohen’s = 0.5 with 95% power</w:t>
      </w:r>
      <w:r w:rsidR="00D851A7">
        <w:rPr>
          <w:rFonts w:eastAsia="SimSun" w:cs="Times New Roman"/>
          <w:sz w:val="24"/>
          <w:szCs w:val="24"/>
        </w:rPr>
        <w:t xml:space="preserve"> and alpha = 0.05, </w:t>
      </w:r>
      <w:r w:rsidR="00D851A7" w:rsidRPr="00D90B46">
        <w:rPr>
          <w:rFonts w:eastAsia="SimSun" w:cs="Times New Roman"/>
          <w:sz w:val="24"/>
          <w:szCs w:val="24"/>
        </w:rPr>
        <w:t>us</w:t>
      </w:r>
      <w:r w:rsidR="00D851A7">
        <w:rPr>
          <w:rFonts w:eastAsia="SimSun" w:cs="Times New Roman"/>
          <w:sz w:val="24"/>
          <w:szCs w:val="24"/>
        </w:rPr>
        <w:t>ing</w:t>
      </w:r>
      <w:r w:rsidR="00D851A7" w:rsidRPr="00D90B46">
        <w:rPr>
          <w:rFonts w:eastAsia="SimSun" w:cs="Times New Roman"/>
          <w:sz w:val="24"/>
          <w:szCs w:val="24"/>
        </w:rPr>
        <w:t xml:space="preserve"> G*power</w:t>
      </w:r>
      <w:r w:rsidR="00D851A7">
        <w:rPr>
          <w:rFonts w:eastAsia="SimSun" w:cs="Times New Roman"/>
          <w:sz w:val="24"/>
          <w:szCs w:val="24"/>
        </w:rPr>
        <w:t xml:space="preserve"> 3.192</w:t>
      </w:r>
      <w:r w:rsidR="00904921">
        <w:rPr>
          <w:rFonts w:eastAsia="SimSun" w:cs="Times New Roman"/>
          <w:sz w:val="24"/>
          <w:szCs w:val="24"/>
        </w:rPr>
        <w:t xml:space="preserve"> </w:t>
      </w:r>
      <w:r w:rsidR="00904921">
        <w:rPr>
          <w:rFonts w:eastAsia="SimSun" w:cs="Times New Roman"/>
          <w:sz w:val="24"/>
          <w:szCs w:val="24"/>
        </w:rPr>
        <w:fldChar w:fldCharType="begin">
          <w:fldData xml:space="preserve">PEVuZE5vdGU+PENpdGU+PEF1dGhvcj5GYXVsPC9BdXRob3I+PFllYXI+MjAwNzwvWWVhcj48UmVj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</w:fldData>
        </w:fldChar>
      </w:r>
      <w:r w:rsidR="00904921">
        <w:rPr>
          <w:rFonts w:eastAsia="SimSun" w:cs="Times New Roman"/>
          <w:sz w:val="24"/>
          <w:szCs w:val="24"/>
        </w:rPr>
        <w:instrText xml:space="preserve"> ADDIN EN.CITE </w:instrText>
      </w:r>
      <w:r w:rsidR="00904921">
        <w:rPr>
          <w:rFonts w:eastAsia="SimSun" w:cs="Times New Roman"/>
          <w:sz w:val="24"/>
          <w:szCs w:val="24"/>
        </w:rPr>
        <w:fldChar w:fldCharType="begin">
          <w:fldData xml:space="preserve">PEVuZE5vdGU+PENpdGU+PEF1dGhvcj5GYXVsPC9BdXRob3I+PFllYXI+MjAwNzwvWWVhcj48UmVj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</w:fldData>
        </w:fldChar>
      </w:r>
      <w:r w:rsidR="00904921">
        <w:rPr>
          <w:rFonts w:eastAsia="SimSun" w:cs="Times New Roman"/>
          <w:sz w:val="24"/>
          <w:szCs w:val="24"/>
        </w:rPr>
        <w:instrText xml:space="preserve"> ADDIN EN.CITE.DATA </w:instrText>
      </w:r>
      <w:r w:rsidR="00904921">
        <w:rPr>
          <w:rFonts w:eastAsia="SimSun" w:cs="Times New Roman"/>
          <w:sz w:val="24"/>
          <w:szCs w:val="24"/>
        </w:rPr>
      </w:r>
      <w:r w:rsidR="00904921">
        <w:rPr>
          <w:rFonts w:eastAsia="SimSun" w:cs="Times New Roman"/>
          <w:sz w:val="24"/>
          <w:szCs w:val="24"/>
        </w:rPr>
        <w:fldChar w:fldCharType="end"/>
      </w:r>
      <w:r w:rsidR="00904921">
        <w:rPr>
          <w:rFonts w:eastAsia="SimSun" w:cs="Times New Roman"/>
          <w:sz w:val="24"/>
          <w:szCs w:val="24"/>
        </w:rPr>
      </w:r>
      <w:r w:rsidR="00904921">
        <w:rPr>
          <w:rFonts w:eastAsia="SimSun" w:cs="Times New Roman"/>
          <w:sz w:val="24"/>
          <w:szCs w:val="24"/>
        </w:rPr>
        <w:fldChar w:fldCharType="separate"/>
      </w:r>
      <w:r w:rsidR="00904921">
        <w:rPr>
          <w:rFonts w:eastAsia="SimSun" w:cs="Times New Roman"/>
          <w:noProof/>
          <w:sz w:val="24"/>
          <w:szCs w:val="24"/>
        </w:rPr>
        <w:t>(</w:t>
      </w:r>
      <w:hyperlink w:anchor="_ENREF_7" w:tooltip="Faul, 2009 #5875" w:history="1">
        <w:r w:rsidR="00312133">
          <w:rPr>
            <w:rFonts w:eastAsia="SimSun" w:cs="Times New Roman"/>
            <w:noProof/>
            <w:sz w:val="24"/>
            <w:szCs w:val="24"/>
          </w:rPr>
          <w:t>Faul, Erdfelder, Buchner, &amp; Lang, 2009</w:t>
        </w:r>
      </w:hyperlink>
      <w:r w:rsidR="00904921">
        <w:rPr>
          <w:rFonts w:eastAsia="SimSun" w:cs="Times New Roman"/>
          <w:noProof/>
          <w:sz w:val="24"/>
          <w:szCs w:val="24"/>
        </w:rPr>
        <w:t xml:space="preserve">; </w:t>
      </w:r>
      <w:hyperlink w:anchor="_ENREF_8" w:tooltip="Faul, 2007 #5874" w:history="1">
        <w:r w:rsidR="00312133">
          <w:rPr>
            <w:rFonts w:eastAsia="SimSun" w:cs="Times New Roman"/>
            <w:noProof/>
            <w:sz w:val="24"/>
            <w:szCs w:val="24"/>
          </w:rPr>
          <w:t>Faul, Erdfelder, Lang, &amp; Buchner, 2007</w:t>
        </w:r>
      </w:hyperlink>
      <w:r w:rsidR="00904921">
        <w:rPr>
          <w:rFonts w:eastAsia="SimSun" w:cs="Times New Roman"/>
          <w:noProof/>
          <w:sz w:val="24"/>
          <w:szCs w:val="24"/>
        </w:rPr>
        <w:t>)</w:t>
      </w:r>
      <w:r w:rsidR="00904921">
        <w:rPr>
          <w:rFonts w:eastAsia="SimSun" w:cs="Times New Roman"/>
          <w:sz w:val="24"/>
          <w:szCs w:val="24"/>
        </w:rPr>
        <w:fldChar w:fldCharType="end"/>
      </w:r>
      <w:r w:rsidR="00D90B46" w:rsidRPr="00D90B46">
        <w:rPr>
          <w:rFonts w:eastAsia="SimSun" w:cs="Times New Roman"/>
          <w:sz w:val="24"/>
          <w:szCs w:val="24"/>
        </w:rPr>
        <w:t>. Therefore, we planned</w:t>
      </w:r>
      <w:r w:rsidR="00904921">
        <w:rPr>
          <w:rFonts w:eastAsia="SimSun" w:cs="Times New Roman"/>
          <w:sz w:val="24"/>
          <w:szCs w:val="24"/>
        </w:rPr>
        <w:t xml:space="preserve"> to</w:t>
      </w:r>
      <w:r w:rsidR="00D90B46" w:rsidRPr="00D90B46">
        <w:rPr>
          <w:rFonts w:eastAsia="SimSun" w:cs="Times New Roman"/>
          <w:sz w:val="24"/>
          <w:szCs w:val="24"/>
        </w:rPr>
        <w:t xml:space="preserve"> stop after we arrived this number. During the data collected</w:t>
      </w:r>
      <w:r w:rsidR="00D90B46">
        <w:rPr>
          <w:rFonts w:eastAsia="SimSun" w:cs="Times New Roman"/>
          <w:sz w:val="24"/>
          <w:szCs w:val="24"/>
        </w:rPr>
        <w:t xml:space="preserve"> at Wenzhou University</w:t>
      </w:r>
      <w:r w:rsidR="00D90B46" w:rsidRPr="00D90B46">
        <w:rPr>
          <w:rFonts w:eastAsia="SimSun" w:cs="Times New Roman"/>
          <w:sz w:val="24"/>
          <w:szCs w:val="24"/>
        </w:rPr>
        <w:t>, 61 participant</w:t>
      </w:r>
      <w:r w:rsidR="008122F4">
        <w:rPr>
          <w:rFonts w:eastAsia="SimSun" w:cs="Times New Roman"/>
          <w:sz w:val="24"/>
          <w:szCs w:val="24"/>
        </w:rPr>
        <w:t>s</w:t>
      </w:r>
      <w:r w:rsidR="00D90B46" w:rsidRPr="00D90B46">
        <w:rPr>
          <w:rFonts w:eastAsia="SimSun" w:cs="Times New Roman"/>
          <w:sz w:val="24"/>
          <w:szCs w:val="24"/>
        </w:rPr>
        <w:t xml:space="preserve"> (45 females; 19 to 25 years of age, M = </w:t>
      </w:r>
      <w:r w:rsidR="0034338B">
        <w:rPr>
          <w:rFonts w:eastAsia="SimSun" w:cs="Times New Roman"/>
          <w:sz w:val="24"/>
          <w:szCs w:val="24"/>
        </w:rPr>
        <w:t>20.42</w:t>
      </w:r>
      <w:r w:rsidR="00D90B46" w:rsidRPr="00D90B46">
        <w:rPr>
          <w:rFonts w:eastAsia="SimSun" w:cs="Times New Roman"/>
          <w:sz w:val="24"/>
          <w:szCs w:val="24"/>
        </w:rPr>
        <w:t xml:space="preserve"> ±</w:t>
      </w:r>
      <w:r w:rsidR="0034338B">
        <w:rPr>
          <w:rFonts w:eastAsia="SimSun" w:cs="Times New Roman"/>
          <w:sz w:val="24"/>
          <w:szCs w:val="24"/>
        </w:rPr>
        <w:t xml:space="preserve"> 1.77, four participant</w:t>
      </w:r>
      <w:r w:rsidR="00534A9D">
        <w:rPr>
          <w:rFonts w:eastAsia="SimSun" w:cs="Times New Roman"/>
          <w:sz w:val="24"/>
          <w:szCs w:val="24"/>
        </w:rPr>
        <w:t>s</w:t>
      </w:r>
      <w:r w:rsidR="0034338B">
        <w:rPr>
          <w:rFonts w:eastAsia="SimSun" w:cs="Times New Roman"/>
          <w:sz w:val="24"/>
          <w:szCs w:val="24"/>
        </w:rPr>
        <w:t xml:space="preserve"> didn’t report their age</w:t>
      </w:r>
      <w:r w:rsidR="00D90B46" w:rsidRPr="00D90B46">
        <w:rPr>
          <w:rFonts w:eastAsia="SimSun" w:cs="Times New Roman"/>
          <w:sz w:val="24"/>
          <w:szCs w:val="24"/>
        </w:rPr>
        <w:t xml:space="preserve">) came to the testing room and we tested all of them during a single </w:t>
      </w:r>
      <w:r w:rsidR="00D90B46">
        <w:rPr>
          <w:rFonts w:eastAsia="SimSun" w:cs="Times New Roman"/>
          <w:sz w:val="24"/>
          <w:szCs w:val="24"/>
        </w:rPr>
        <w:t>day</w:t>
      </w:r>
      <w:r w:rsidR="00D90B46" w:rsidRPr="00D90B46">
        <w:rPr>
          <w:rFonts w:eastAsia="SimSun" w:cs="Times New Roman"/>
          <w:sz w:val="24"/>
          <w:szCs w:val="24"/>
        </w:rPr>
        <w:t xml:space="preserve">. All participants were right-handed, and all had </w:t>
      </w:r>
      <w:del w:id="258" w:author="Hu, C-P" w:date="2019-03-26T08:46:00Z">
        <w:r w:rsidR="00D90B46" w:rsidRPr="00D90B46" w:rsidDel="00E01150">
          <w:rPr>
            <w:rFonts w:eastAsia="SimSun" w:cs="Times New Roman"/>
            <w:sz w:val="24"/>
            <w:szCs w:val="24"/>
          </w:rPr>
          <w:delText>normal</w:delText>
        </w:r>
      </w:del>
      <w:ins w:id="259" w:author="Hu, C-P" w:date="2019-03-26T08:46:00Z">
        <w:r w:rsidR="00E01150">
          <w:rPr>
            <w:rFonts w:eastAsia="SimSun" w:cs="Times New Roman"/>
            <w:sz w:val="24"/>
            <w:szCs w:val="24"/>
          </w:rPr>
          <w:t>neutral</w:t>
        </w:r>
      </w:ins>
      <w:r w:rsidR="00D90B46" w:rsidRPr="00D90B46">
        <w:rPr>
          <w:rFonts w:eastAsia="SimSun" w:cs="Times New Roman"/>
          <w:sz w:val="24"/>
          <w:szCs w:val="24"/>
        </w:rPr>
        <w:t xml:space="preserve"> or corrected-to-</w:t>
      </w:r>
      <w:del w:id="260" w:author="Hu, C-P" w:date="2019-03-26T08:46:00Z">
        <w:r w:rsidR="00D90B46" w:rsidRPr="00D90B46" w:rsidDel="00E01150">
          <w:rPr>
            <w:rFonts w:eastAsia="SimSun" w:cs="Times New Roman"/>
            <w:sz w:val="24"/>
            <w:szCs w:val="24"/>
          </w:rPr>
          <w:delText>normal</w:delText>
        </w:r>
      </w:del>
      <w:ins w:id="261" w:author="Hu, C-P" w:date="2019-03-26T08:46:00Z">
        <w:r w:rsidR="00E01150">
          <w:rPr>
            <w:rFonts w:eastAsia="SimSun" w:cs="Times New Roman"/>
            <w:sz w:val="24"/>
            <w:szCs w:val="24"/>
          </w:rPr>
          <w:t>neutral</w:t>
        </w:r>
      </w:ins>
      <w:r w:rsidR="00D90B46" w:rsidRPr="00D90B46">
        <w:rPr>
          <w:rFonts w:eastAsia="SimSun" w:cs="Times New Roman"/>
          <w:sz w:val="24"/>
          <w:szCs w:val="24"/>
        </w:rPr>
        <w:t xml:space="preserve"> vision. Informed consent was obtained from all participants prior to the experiment according to procedures approved by a local ethics committee. 4 participants’ data were excluded from analysis because </w:t>
      </w:r>
      <w:proofErr w:type="gramStart"/>
      <w:r w:rsidR="00D90B46" w:rsidRPr="00D90B46">
        <w:rPr>
          <w:rFonts w:eastAsia="SimSun" w:cs="Times New Roman"/>
          <w:sz w:val="24"/>
          <w:szCs w:val="24"/>
        </w:rPr>
        <w:t>their</w:t>
      </w:r>
      <w:proofErr w:type="gramEnd"/>
      <w:r w:rsidR="00D90B46" w:rsidRPr="00D90B46">
        <w:rPr>
          <w:rFonts w:eastAsia="SimSun" w:cs="Times New Roman"/>
          <w:sz w:val="24"/>
          <w:szCs w:val="24"/>
        </w:rPr>
        <w:t xml:space="preserve"> over all accuracy was lower than 60%, 1 more participant w</w:t>
      </w:r>
      <w:r w:rsidR="008122F4">
        <w:rPr>
          <w:rFonts w:eastAsia="SimSun" w:cs="Times New Roman"/>
          <w:sz w:val="24"/>
          <w:szCs w:val="24"/>
        </w:rPr>
        <w:t>aw</w:t>
      </w:r>
      <w:r w:rsidR="00D90B46" w:rsidRPr="00D90B46">
        <w:rPr>
          <w:rFonts w:eastAsia="SimSun" w:cs="Times New Roman"/>
          <w:sz w:val="24"/>
          <w:szCs w:val="24"/>
        </w:rPr>
        <w:t xml:space="preserve"> excluded because of zero hit rate for one condition, leaving 56 participant</w:t>
      </w:r>
      <w:r w:rsidR="00D74E16">
        <w:rPr>
          <w:rFonts w:eastAsia="SimSun" w:cs="Times New Roman"/>
          <w:sz w:val="24"/>
          <w:szCs w:val="24"/>
        </w:rPr>
        <w:t>s</w:t>
      </w:r>
      <w:r w:rsidR="00D90B46" w:rsidRPr="00D90B46">
        <w:rPr>
          <w:rFonts w:eastAsia="SimSun" w:cs="Times New Roman"/>
          <w:sz w:val="24"/>
          <w:szCs w:val="24"/>
        </w:rPr>
        <w:t xml:space="preserve"> (44 fema</w:t>
      </w:r>
      <w:r w:rsidR="003C49E7">
        <w:rPr>
          <w:rFonts w:eastAsia="SimSun" w:cs="Times New Roman"/>
          <w:sz w:val="24"/>
          <w:szCs w:val="24"/>
        </w:rPr>
        <w:t>l</w:t>
      </w:r>
      <w:r w:rsidR="00D90B46" w:rsidRPr="00D90B46">
        <w:rPr>
          <w:rFonts w:eastAsia="SimSun" w:cs="Times New Roman"/>
          <w:sz w:val="24"/>
          <w:szCs w:val="24"/>
        </w:rPr>
        <w:t>es; 19 to 25 year</w:t>
      </w:r>
      <w:r w:rsidR="00D74E16">
        <w:rPr>
          <w:rFonts w:eastAsia="SimSun" w:cs="Times New Roman"/>
          <w:sz w:val="24"/>
          <w:szCs w:val="24"/>
        </w:rPr>
        <w:t>s</w:t>
      </w:r>
      <w:r w:rsidR="00D90B46" w:rsidRPr="00D90B46">
        <w:rPr>
          <w:rFonts w:eastAsia="SimSun" w:cs="Times New Roman"/>
          <w:sz w:val="24"/>
          <w:szCs w:val="24"/>
        </w:rPr>
        <w:t xml:space="preserve"> old, age = </w:t>
      </w:r>
      <w:r w:rsidR="00F57DFE">
        <w:rPr>
          <w:rFonts w:eastAsia="SimSun" w:cs="Times New Roman"/>
          <w:sz w:val="24"/>
          <w:szCs w:val="24"/>
        </w:rPr>
        <w:t>20.27</w:t>
      </w:r>
      <w:r w:rsidR="00D90B46" w:rsidRPr="00D90B46">
        <w:rPr>
          <w:rFonts w:eastAsia="SimSun" w:cs="Times New Roman"/>
          <w:sz w:val="24"/>
          <w:szCs w:val="24"/>
        </w:rPr>
        <w:t xml:space="preserve"> ± </w:t>
      </w:r>
      <w:r w:rsidR="00F57DFE">
        <w:rPr>
          <w:rFonts w:eastAsia="SimSun" w:cs="Times New Roman"/>
          <w:sz w:val="24"/>
          <w:szCs w:val="24"/>
        </w:rPr>
        <w:t>1.6</w:t>
      </w:r>
      <w:r w:rsidR="00FF0B37">
        <w:rPr>
          <w:rFonts w:eastAsia="SimSun" w:cs="Times New Roman"/>
          <w:sz w:val="24"/>
          <w:szCs w:val="24"/>
        </w:rPr>
        <w:t>, four participant</w:t>
      </w:r>
      <w:r w:rsidR="00534A9D">
        <w:rPr>
          <w:rFonts w:eastAsia="SimSun" w:cs="Times New Roman"/>
          <w:sz w:val="24"/>
          <w:szCs w:val="24"/>
        </w:rPr>
        <w:t>s</w:t>
      </w:r>
      <w:r w:rsidR="00FF0B37">
        <w:rPr>
          <w:rFonts w:eastAsia="SimSun" w:cs="Times New Roman"/>
          <w:sz w:val="24"/>
          <w:szCs w:val="24"/>
        </w:rPr>
        <w:t xml:space="preserve"> didn’t report their age</w:t>
      </w:r>
      <w:r w:rsidR="00D90B46" w:rsidRPr="00D90B46">
        <w:rPr>
          <w:rFonts w:eastAsia="SimSun" w:cs="Times New Roman"/>
          <w:sz w:val="24"/>
          <w:szCs w:val="24"/>
        </w:rPr>
        <w:t xml:space="preserve">). </w:t>
      </w:r>
    </w:p>
    <w:p w14:paraId="3FEFCC00" w14:textId="134036D4" w:rsidR="00880243" w:rsidRPr="00BA6982" w:rsidRDefault="00880243" w:rsidP="00E026D2">
      <w:pPr>
        <w:spacing w:line="480" w:lineRule="auto"/>
        <w:ind w:firstLine="720"/>
        <w:rPr>
          <w:rFonts w:cs="Times New Roman"/>
          <w:sz w:val="24"/>
          <w:szCs w:val="24"/>
        </w:rPr>
      </w:pPr>
      <w:r w:rsidRPr="003D4083">
        <w:rPr>
          <w:rFonts w:eastAsia="SimSun" w:cs="Times New Roman"/>
          <w:b/>
          <w:sz w:val="24"/>
          <w:szCs w:val="24"/>
        </w:rPr>
        <w:t>Design.</w:t>
      </w:r>
      <w:r>
        <w:rPr>
          <w:rFonts w:eastAsia="SimSun" w:cs="Times New Roman"/>
          <w:sz w:val="24"/>
          <w:szCs w:val="24"/>
        </w:rPr>
        <w:tab/>
        <w:t>Study</w:t>
      </w:r>
      <w:r w:rsidRPr="00BA6982">
        <w:rPr>
          <w:rFonts w:eastAsia="SimSun" w:cs="Times New Roman"/>
          <w:sz w:val="24"/>
          <w:szCs w:val="24"/>
        </w:rPr>
        <w:t xml:space="preserve"> 3</w:t>
      </w:r>
      <w:r w:rsidR="00045B14">
        <w:rPr>
          <w:rFonts w:eastAsia="SimSun" w:cs="Times New Roman"/>
          <w:sz w:val="24"/>
          <w:szCs w:val="24"/>
        </w:rPr>
        <w:t xml:space="preserve">b has the same experimental design as 3a, with a </w:t>
      </w:r>
      <w:r w:rsidRPr="00BA6982">
        <w:rPr>
          <w:rFonts w:cs="Times New Roman"/>
          <w:sz w:val="24"/>
          <w:szCs w:val="24"/>
        </w:rPr>
        <w:t>2</w:t>
      </w:r>
      <w:r w:rsidRPr="00BA6982">
        <w:rPr>
          <w:rFonts w:eastAsia="SimSun" w:cs="Times New Roman"/>
          <w:sz w:val="24"/>
          <w:szCs w:val="24"/>
        </w:rPr>
        <w:t>×</w:t>
      </w:r>
      <w:r w:rsidRPr="00BA6982">
        <w:rPr>
          <w:rFonts w:cs="Times New Roman" w:hint="eastAsia"/>
          <w:sz w:val="24"/>
          <w:szCs w:val="24"/>
        </w:rPr>
        <w:t xml:space="preserve"> </w:t>
      </w:r>
      <w:r w:rsidRPr="00BA6982">
        <w:rPr>
          <w:rFonts w:cs="Times New Roman"/>
          <w:sz w:val="24"/>
          <w:szCs w:val="24"/>
        </w:rPr>
        <w:t>3</w:t>
      </w:r>
      <w:r w:rsidRPr="00BA6982">
        <w:rPr>
          <w:rFonts w:eastAsia="SimSun" w:cs="Times New Roman"/>
          <w:sz w:val="24"/>
          <w:szCs w:val="24"/>
        </w:rPr>
        <w:t>×</w:t>
      </w:r>
      <w:r w:rsidRPr="00BA6982">
        <w:rPr>
          <w:rFonts w:cs="Times New Roman" w:hint="eastAsia"/>
          <w:sz w:val="24"/>
          <w:szCs w:val="24"/>
        </w:rPr>
        <w:t xml:space="preserve"> </w:t>
      </w:r>
      <w:r w:rsidRPr="00BA6982">
        <w:rPr>
          <w:rFonts w:cs="Times New Roman"/>
          <w:sz w:val="24"/>
          <w:szCs w:val="24"/>
        </w:rPr>
        <w:t>2 within-subject design. The first variable was self-</w:t>
      </w:r>
      <w:r>
        <w:rPr>
          <w:rFonts w:cs="Times New Roman"/>
          <w:sz w:val="24"/>
          <w:szCs w:val="24"/>
        </w:rPr>
        <w:t>re</w:t>
      </w:r>
      <w:r w:rsidR="00904921">
        <w:rPr>
          <w:rFonts w:cs="Times New Roman"/>
          <w:sz w:val="24"/>
          <w:szCs w:val="24"/>
        </w:rPr>
        <w:t>levance</w:t>
      </w:r>
      <w:r w:rsidRPr="00BA6982">
        <w:rPr>
          <w:rFonts w:cs="Times New Roman"/>
          <w:sz w:val="24"/>
          <w:szCs w:val="24"/>
        </w:rPr>
        <w:t xml:space="preserve">, include </w:t>
      </w:r>
      <w:r>
        <w:rPr>
          <w:rFonts w:cs="Times New Roman"/>
          <w:sz w:val="24"/>
          <w:szCs w:val="24"/>
        </w:rPr>
        <w:t xml:space="preserve">two levels: </w:t>
      </w:r>
      <w:r w:rsidRPr="00BA6982">
        <w:rPr>
          <w:rFonts w:cs="Times New Roman"/>
          <w:sz w:val="24"/>
          <w:szCs w:val="24"/>
        </w:rPr>
        <w:t>self</w:t>
      </w:r>
      <w:r>
        <w:rPr>
          <w:rFonts w:cs="Times New Roman"/>
          <w:sz w:val="24"/>
          <w:szCs w:val="24"/>
        </w:rPr>
        <w:t>-r</w:t>
      </w:r>
      <w:r w:rsidR="00904921">
        <w:rPr>
          <w:rFonts w:cs="Times New Roman"/>
          <w:sz w:val="24"/>
          <w:szCs w:val="24"/>
        </w:rPr>
        <w:t>elevant</w:t>
      </w:r>
      <w:r>
        <w:rPr>
          <w:rFonts w:cs="Times New Roman"/>
          <w:sz w:val="24"/>
          <w:szCs w:val="24"/>
        </w:rPr>
        <w:t xml:space="preserve"> vs. </w:t>
      </w:r>
      <w:r w:rsidRPr="00BA6982">
        <w:rPr>
          <w:rFonts w:cs="Times New Roman"/>
          <w:sz w:val="24"/>
          <w:szCs w:val="24"/>
        </w:rPr>
        <w:t>stranger</w:t>
      </w:r>
      <w:r>
        <w:rPr>
          <w:rFonts w:cs="Times New Roman"/>
          <w:sz w:val="24"/>
          <w:szCs w:val="24"/>
        </w:rPr>
        <w:t>-</w:t>
      </w:r>
      <w:r w:rsidR="00904921">
        <w:rPr>
          <w:rFonts w:cs="Times New Roman"/>
          <w:sz w:val="24"/>
          <w:szCs w:val="24"/>
        </w:rPr>
        <w:t>relevant</w:t>
      </w:r>
      <w:r w:rsidRPr="00BA6982">
        <w:rPr>
          <w:rFonts w:cs="Times New Roman"/>
          <w:sz w:val="24"/>
          <w:szCs w:val="24"/>
        </w:rPr>
        <w:t xml:space="preserve">; the second variable was </w:t>
      </w:r>
      <w:r>
        <w:rPr>
          <w:rFonts w:cs="Times New Roman"/>
          <w:sz w:val="24"/>
          <w:szCs w:val="24"/>
        </w:rPr>
        <w:t>moral valence</w:t>
      </w:r>
      <w:r w:rsidRPr="00BA6982">
        <w:rPr>
          <w:rFonts w:cs="Times New Roman"/>
          <w:sz w:val="24"/>
          <w:szCs w:val="24"/>
        </w:rPr>
        <w:t xml:space="preserve">, include good, </w:t>
      </w:r>
      <w:r>
        <w:rPr>
          <w:rFonts w:cs="Times New Roman"/>
          <w:sz w:val="24"/>
          <w:szCs w:val="24"/>
        </w:rPr>
        <w:t>neutral</w:t>
      </w:r>
      <w:r w:rsidRPr="00BA6982">
        <w:rPr>
          <w:rFonts w:cs="Times New Roman"/>
          <w:sz w:val="24"/>
          <w:szCs w:val="24"/>
        </w:rPr>
        <w:t xml:space="preserve"> and bad; the third variable was the </w:t>
      </w:r>
      <w:r>
        <w:rPr>
          <w:rFonts w:cs="Times New Roman"/>
          <w:sz w:val="24"/>
          <w:szCs w:val="24"/>
        </w:rPr>
        <w:t>matching</w:t>
      </w:r>
      <w:r w:rsidRPr="00BA6982">
        <w:rPr>
          <w:rFonts w:cs="Times New Roman"/>
          <w:sz w:val="24"/>
          <w:szCs w:val="24"/>
        </w:rPr>
        <w:t xml:space="preserve"> between shape and label</w:t>
      </w:r>
      <w:r>
        <w:rPr>
          <w:rFonts w:cs="Times New Roman"/>
          <w:sz w:val="24"/>
          <w:szCs w:val="24"/>
        </w:rPr>
        <w:t>: match vs. mismatch</w:t>
      </w:r>
      <w:r w:rsidRPr="00BA6982">
        <w:rPr>
          <w:rFonts w:cs="Times New Roman"/>
          <w:sz w:val="24"/>
          <w:szCs w:val="24"/>
        </w:rPr>
        <w:t>.</w:t>
      </w:r>
    </w:p>
    <w:p w14:paraId="6D71FC5B" w14:textId="45512678" w:rsidR="00880243" w:rsidRDefault="00880243" w:rsidP="00E026D2">
      <w:pPr>
        <w:spacing w:line="480" w:lineRule="auto"/>
        <w:ind w:firstLine="720"/>
        <w:rPr>
          <w:rFonts w:cs="Times New Roman"/>
          <w:sz w:val="24"/>
          <w:szCs w:val="24"/>
        </w:rPr>
      </w:pPr>
      <w:r w:rsidRPr="00CC043D">
        <w:rPr>
          <w:rFonts w:cs="Times New Roman"/>
          <w:sz w:val="24"/>
        </w:rPr>
        <w:t xml:space="preserve"> </w:t>
      </w:r>
      <w:r w:rsidRPr="000D102A">
        <w:rPr>
          <w:rFonts w:cs="Times New Roman"/>
          <w:b/>
          <w:sz w:val="24"/>
        </w:rPr>
        <w:t>Stimuli</w:t>
      </w:r>
      <w:r>
        <w:rPr>
          <w:rFonts w:cs="Times New Roman"/>
          <w:sz w:val="24"/>
        </w:rPr>
        <w:t>.</w:t>
      </w:r>
      <w:r>
        <w:rPr>
          <w:rFonts w:cs="Times New Roman"/>
          <w:sz w:val="24"/>
        </w:rPr>
        <w:tab/>
        <w:t>T</w:t>
      </w:r>
      <w:r w:rsidRPr="00BA6982">
        <w:rPr>
          <w:rFonts w:cs="Times New Roman"/>
          <w:sz w:val="24"/>
          <w:szCs w:val="24"/>
        </w:rPr>
        <w:t xml:space="preserve">he stimuli used in </w:t>
      </w:r>
      <w:r>
        <w:rPr>
          <w:rFonts w:cs="Times New Roman"/>
          <w:sz w:val="24"/>
          <w:szCs w:val="24"/>
        </w:rPr>
        <w:t>study</w:t>
      </w:r>
      <w:r w:rsidRPr="00BA6982">
        <w:rPr>
          <w:rFonts w:cs="Times New Roman"/>
          <w:sz w:val="24"/>
          <w:szCs w:val="24"/>
        </w:rPr>
        <w:t xml:space="preserve"> 3</w:t>
      </w:r>
      <w:r w:rsidR="00B415FD">
        <w:rPr>
          <w:rFonts w:cs="Times New Roman"/>
          <w:sz w:val="24"/>
          <w:szCs w:val="24"/>
        </w:rPr>
        <w:t>b</w:t>
      </w:r>
      <w:r w:rsidRPr="00BA6982">
        <w:rPr>
          <w:rFonts w:cs="Times New Roman"/>
          <w:sz w:val="24"/>
          <w:szCs w:val="24"/>
        </w:rPr>
        <w:t xml:space="preserve"> share the same parameters with experiment </w:t>
      </w:r>
      <w:r w:rsidR="00045B14">
        <w:rPr>
          <w:rFonts w:cs="Times New Roman"/>
          <w:sz w:val="24"/>
          <w:szCs w:val="24"/>
        </w:rPr>
        <w:t>3a</w:t>
      </w:r>
      <w:r w:rsidRPr="00BA6982">
        <w:rPr>
          <w:rFonts w:cs="Times New Roman"/>
          <w:sz w:val="24"/>
          <w:szCs w:val="24"/>
        </w:rPr>
        <w:t>. 6 shapes were included (triangle,</w:t>
      </w:r>
      <w:r>
        <w:rPr>
          <w:rFonts w:cs="Times New Roman"/>
          <w:sz w:val="24"/>
          <w:szCs w:val="24"/>
        </w:rPr>
        <w:t xml:space="preserve"> square</w:t>
      </w:r>
      <w:r w:rsidRPr="00BA6982">
        <w:rPr>
          <w:rFonts w:cs="Times New Roman"/>
          <w:sz w:val="24"/>
          <w:szCs w:val="24"/>
        </w:rPr>
        <w:t xml:space="preserve">, circle, trapezoid, diamond, regular pentagon), </w:t>
      </w:r>
      <w:r>
        <w:rPr>
          <w:rFonts w:cs="Times New Roman"/>
          <w:sz w:val="24"/>
          <w:szCs w:val="24"/>
        </w:rPr>
        <w:t>as well as 6 labels</w:t>
      </w:r>
      <w:r w:rsidR="00045B14">
        <w:rPr>
          <w:rFonts w:cs="Times New Roman"/>
          <w:sz w:val="24"/>
          <w:szCs w:val="24"/>
        </w:rPr>
        <w:t>, but the labels changed to “</w:t>
      </w:r>
      <w:r w:rsidRPr="00BA6982">
        <w:rPr>
          <w:rFonts w:cs="Times New Roman"/>
          <w:sz w:val="24"/>
          <w:szCs w:val="24"/>
        </w:rPr>
        <w:t>good self</w:t>
      </w:r>
      <w:r w:rsidR="00045B14">
        <w:rPr>
          <w:rFonts w:cs="Times New Roman"/>
          <w:sz w:val="24"/>
          <w:szCs w:val="24"/>
        </w:rPr>
        <w:t>”</w:t>
      </w:r>
      <w:r w:rsidRPr="00BA6982">
        <w:rPr>
          <w:rFonts w:cs="Times New Roman"/>
          <w:sz w:val="24"/>
          <w:szCs w:val="24"/>
        </w:rPr>
        <w:t xml:space="preserve">, </w:t>
      </w:r>
      <w:r w:rsidR="00045B14">
        <w:rPr>
          <w:rFonts w:cs="Times New Roman"/>
          <w:sz w:val="24"/>
          <w:szCs w:val="24"/>
        </w:rPr>
        <w:t>“neutral</w:t>
      </w:r>
      <w:r w:rsidRPr="00BA6982">
        <w:rPr>
          <w:rFonts w:cs="Times New Roman"/>
          <w:sz w:val="24"/>
          <w:szCs w:val="24"/>
        </w:rPr>
        <w:t xml:space="preserve"> self</w:t>
      </w:r>
      <w:r w:rsidR="00045B14">
        <w:rPr>
          <w:rFonts w:cs="Times New Roman"/>
          <w:sz w:val="24"/>
          <w:szCs w:val="24"/>
        </w:rPr>
        <w:t>”</w:t>
      </w:r>
      <w:r w:rsidRPr="00BA6982">
        <w:rPr>
          <w:rFonts w:cs="Times New Roman"/>
          <w:sz w:val="24"/>
          <w:szCs w:val="24"/>
        </w:rPr>
        <w:t xml:space="preserve">, </w:t>
      </w:r>
      <w:r w:rsidR="00045B14">
        <w:rPr>
          <w:rFonts w:cs="Times New Roman"/>
          <w:sz w:val="24"/>
          <w:szCs w:val="24"/>
        </w:rPr>
        <w:t>“</w:t>
      </w:r>
      <w:r w:rsidRPr="00BA6982">
        <w:rPr>
          <w:rFonts w:cs="Times New Roman"/>
          <w:sz w:val="24"/>
          <w:szCs w:val="24"/>
        </w:rPr>
        <w:t>bad self</w:t>
      </w:r>
      <w:r w:rsidR="00045B14">
        <w:rPr>
          <w:rFonts w:cs="Times New Roman"/>
          <w:sz w:val="24"/>
          <w:szCs w:val="24"/>
        </w:rPr>
        <w:t>”</w:t>
      </w:r>
      <w:r w:rsidRPr="00BA6982">
        <w:rPr>
          <w:rFonts w:cs="Times New Roman"/>
          <w:sz w:val="24"/>
          <w:szCs w:val="24"/>
        </w:rPr>
        <w:t xml:space="preserve">, </w:t>
      </w:r>
      <w:r w:rsidR="00045B14">
        <w:rPr>
          <w:rFonts w:cs="Times New Roman"/>
          <w:sz w:val="24"/>
          <w:szCs w:val="24"/>
        </w:rPr>
        <w:t>“</w:t>
      </w:r>
      <w:r w:rsidRPr="00BA6982">
        <w:rPr>
          <w:rFonts w:cs="Times New Roman"/>
          <w:sz w:val="24"/>
          <w:szCs w:val="24"/>
        </w:rPr>
        <w:t xml:space="preserve">good </w:t>
      </w:r>
      <w:r w:rsidR="00045B14">
        <w:rPr>
          <w:rFonts w:cs="Times New Roman"/>
          <w:sz w:val="24"/>
          <w:szCs w:val="24"/>
        </w:rPr>
        <w:t>him/her”</w:t>
      </w:r>
      <w:r w:rsidRPr="00BA6982">
        <w:rPr>
          <w:rFonts w:cs="Times New Roman"/>
          <w:sz w:val="24"/>
          <w:szCs w:val="24"/>
        </w:rPr>
        <w:t xml:space="preserve">, bad </w:t>
      </w:r>
      <w:r w:rsidR="00045B14">
        <w:rPr>
          <w:rFonts w:cs="Times New Roman"/>
          <w:sz w:val="24"/>
          <w:szCs w:val="24"/>
        </w:rPr>
        <w:t>him/her”</w:t>
      </w:r>
      <w:r w:rsidRPr="00BA6982">
        <w:rPr>
          <w:rFonts w:cs="Times New Roman"/>
          <w:sz w:val="24"/>
          <w:szCs w:val="24"/>
        </w:rPr>
        <w:t xml:space="preserve">, </w:t>
      </w:r>
      <w:r w:rsidR="00045B14">
        <w:rPr>
          <w:rFonts w:cs="Times New Roman"/>
          <w:sz w:val="24"/>
          <w:szCs w:val="24"/>
        </w:rPr>
        <w:t>“</w:t>
      </w:r>
      <w:r>
        <w:rPr>
          <w:rFonts w:cs="Times New Roman"/>
          <w:sz w:val="24"/>
          <w:szCs w:val="24"/>
        </w:rPr>
        <w:t xml:space="preserve">neutral </w:t>
      </w:r>
      <w:r w:rsidR="00045B14">
        <w:rPr>
          <w:rFonts w:cs="Times New Roman"/>
          <w:sz w:val="24"/>
          <w:szCs w:val="24"/>
        </w:rPr>
        <w:t xml:space="preserve">him/her”, the stranger’s label is consistent with participants’ gender. Same as study 3a, </w:t>
      </w:r>
      <w:r>
        <w:rPr>
          <w:rFonts w:cs="Times New Roman"/>
          <w:sz w:val="24"/>
          <w:szCs w:val="24"/>
        </w:rPr>
        <w:t>we asked participant to chosen an</w:t>
      </w:r>
      <w:r w:rsidRPr="00BA6982">
        <w:rPr>
          <w:rFonts w:cs="Times New Roman"/>
          <w:sz w:val="24"/>
          <w:szCs w:val="24"/>
        </w:rPr>
        <w:t xml:space="preserve"> unfamiliar name of their own gender to be the stranger</w:t>
      </w:r>
      <w:r w:rsidR="00045B14">
        <w:rPr>
          <w:rFonts w:cs="Times New Roman"/>
          <w:sz w:val="24"/>
          <w:szCs w:val="24"/>
        </w:rPr>
        <w:t xml:space="preserve"> before showing them the relationship</w:t>
      </w:r>
      <w:r w:rsidRPr="00BA6982">
        <w:rPr>
          <w:rFonts w:cs="Times New Roman"/>
          <w:sz w:val="24"/>
          <w:szCs w:val="24"/>
        </w:rPr>
        <w:t xml:space="preserve">. </w:t>
      </w:r>
      <w:r w:rsidR="00632412">
        <w:rPr>
          <w:rFonts w:cs="Times New Roman"/>
          <w:sz w:val="24"/>
          <w:szCs w:val="24"/>
        </w:rPr>
        <w:t>Note, because of implementing error, the personal distance data didn’t collect for this</w:t>
      </w:r>
      <w:r w:rsidR="00A16B88">
        <w:rPr>
          <w:rFonts w:cs="Times New Roman"/>
          <w:sz w:val="24"/>
          <w:szCs w:val="24"/>
        </w:rPr>
        <w:t xml:space="preserve"> experiment.</w:t>
      </w:r>
    </w:p>
    <w:p w14:paraId="6E308632" w14:textId="0DC29FE9" w:rsidR="00045B14" w:rsidRDefault="00880243" w:rsidP="00E026D2">
      <w:pPr>
        <w:spacing w:line="480" w:lineRule="auto"/>
        <w:ind w:firstLine="720"/>
        <w:rPr>
          <w:rFonts w:cs="Times New Roman"/>
          <w:sz w:val="24"/>
        </w:rPr>
      </w:pPr>
      <w:r w:rsidRPr="00D74D49">
        <w:rPr>
          <w:rFonts w:cs="Times New Roman"/>
          <w:b/>
          <w:sz w:val="24"/>
        </w:rPr>
        <w:t>Procedure</w:t>
      </w:r>
      <w:r>
        <w:rPr>
          <w:rFonts w:cs="Times New Roman"/>
          <w:sz w:val="24"/>
        </w:rPr>
        <w:t>.</w:t>
      </w:r>
      <w:r>
        <w:rPr>
          <w:rFonts w:cs="Times New Roman"/>
          <w:sz w:val="24"/>
        </w:rPr>
        <w:tab/>
        <w:t xml:space="preserve"> </w:t>
      </w:r>
      <w:r w:rsidR="00045B14">
        <w:rPr>
          <w:rFonts w:cs="Times New Roman"/>
          <w:sz w:val="24"/>
        </w:rPr>
        <w:t xml:space="preserve">In this experiment, participants finished two matching </w:t>
      </w:r>
      <w:r w:rsidR="008122F4">
        <w:rPr>
          <w:rFonts w:cs="Times New Roman"/>
          <w:sz w:val="24"/>
        </w:rPr>
        <w:t>tasks</w:t>
      </w:r>
      <w:r w:rsidR="00045B14">
        <w:rPr>
          <w:rFonts w:cs="Times New Roman"/>
          <w:sz w:val="24"/>
        </w:rPr>
        <w:t>, i.e., self-matching task, and other-matching task. In the self-matching task, participants first associate the three aspects of self to three different shapes, and then perform the matching task. In the other-matching task, participants first associate the three aspects of the stranger to three different shapes, and then perform the matching task.</w:t>
      </w:r>
      <w:r w:rsidR="006F7368">
        <w:rPr>
          <w:rFonts w:cs="Times New Roman"/>
          <w:sz w:val="24"/>
        </w:rPr>
        <w:t xml:space="preserve"> The order of self-task and other-task are counter-balanced among participants.</w:t>
      </w:r>
    </w:p>
    <w:p w14:paraId="35192B35" w14:textId="7F7CC413" w:rsidR="00392178" w:rsidRDefault="00392178" w:rsidP="00E026D2">
      <w:pPr>
        <w:spacing w:line="480" w:lineRule="auto"/>
        <w:ind w:firstLine="720"/>
        <w:rPr>
          <w:rFonts w:cs="Times New Roman"/>
          <w:sz w:val="24"/>
        </w:rPr>
      </w:pPr>
      <w:r>
        <w:rPr>
          <w:rFonts w:cs="Times New Roman" w:hint="eastAsia"/>
          <w:sz w:val="24"/>
        </w:rPr>
        <w:t>D</w:t>
      </w:r>
      <w:r>
        <w:rPr>
          <w:rFonts w:cs="Times New Roman"/>
          <w:sz w:val="24"/>
        </w:rPr>
        <w:t>ifferent from experiment 3a, after presenting the stimuli pair for 100ms, participant has 1900 ms to response, and they were feedbacked with both accuracy and reaction time.</w:t>
      </w:r>
    </w:p>
    <w:p w14:paraId="48EB1F87" w14:textId="4BD0D863" w:rsidR="00880243" w:rsidRDefault="00045B14" w:rsidP="00E026D2">
      <w:pPr>
        <w:spacing w:line="480" w:lineRule="auto"/>
        <w:ind w:firstLine="720"/>
        <w:rPr>
          <w:rFonts w:cs="Times New Roman"/>
          <w:sz w:val="24"/>
        </w:rPr>
      </w:pPr>
      <w:r>
        <w:rPr>
          <w:rFonts w:cs="Times New Roman"/>
          <w:sz w:val="24"/>
          <w:szCs w:val="24"/>
        </w:rPr>
        <w:t>As in study 3a, b</w:t>
      </w:r>
      <w:r w:rsidR="00880243" w:rsidRPr="00BA6982">
        <w:rPr>
          <w:rFonts w:cs="Times New Roman"/>
          <w:sz w:val="24"/>
          <w:szCs w:val="24"/>
        </w:rPr>
        <w:t xml:space="preserve">efore </w:t>
      </w:r>
      <w:r>
        <w:rPr>
          <w:rFonts w:cs="Times New Roman"/>
          <w:sz w:val="24"/>
          <w:szCs w:val="24"/>
        </w:rPr>
        <w:t>each task</w:t>
      </w:r>
      <w:r w:rsidR="00880243" w:rsidRPr="00BA6982">
        <w:rPr>
          <w:rFonts w:cs="Times New Roman"/>
          <w:sz w:val="24"/>
          <w:szCs w:val="24"/>
        </w:rPr>
        <w:t xml:space="preserve">, </w:t>
      </w:r>
      <w:r>
        <w:rPr>
          <w:rFonts w:cs="Times New Roman"/>
          <w:sz w:val="24"/>
          <w:szCs w:val="24"/>
        </w:rPr>
        <w:t xml:space="preserve">the intruction showed </w:t>
      </w:r>
      <w:r w:rsidR="00880243">
        <w:rPr>
          <w:rFonts w:cs="Times New Roman"/>
          <w:sz w:val="24"/>
          <w:szCs w:val="24"/>
        </w:rPr>
        <w:t xml:space="preserve">the meaning of each label to </w:t>
      </w:r>
      <w:r w:rsidR="00880243" w:rsidRPr="00BA6982">
        <w:rPr>
          <w:rFonts w:cs="Times New Roman"/>
          <w:sz w:val="24"/>
          <w:szCs w:val="24"/>
        </w:rPr>
        <w:t>participant</w:t>
      </w:r>
      <w:r w:rsidR="00880243">
        <w:rPr>
          <w:rFonts w:cs="Times New Roman"/>
          <w:sz w:val="24"/>
          <w:szCs w:val="24"/>
        </w:rPr>
        <w:t xml:space="preserve">s. </w:t>
      </w:r>
      <w:r>
        <w:rPr>
          <w:rFonts w:cs="Times New Roman"/>
          <w:sz w:val="24"/>
          <w:szCs w:val="24"/>
        </w:rPr>
        <w:t xml:space="preserve">The self-matching task and other-matching task were </w:t>
      </w:r>
      <w:r w:rsidR="00833CE9">
        <w:rPr>
          <w:rFonts w:cs="Times New Roman"/>
          <w:sz w:val="24"/>
          <w:szCs w:val="24"/>
        </w:rPr>
        <w:t>randomized</w:t>
      </w:r>
      <w:r>
        <w:rPr>
          <w:rFonts w:cs="Times New Roman"/>
          <w:sz w:val="24"/>
          <w:szCs w:val="24"/>
        </w:rPr>
        <w:t xml:space="preserve"> between participants. </w:t>
      </w:r>
      <w:r w:rsidR="00880243">
        <w:rPr>
          <w:rFonts w:cs="Times New Roman"/>
          <w:sz w:val="24"/>
        </w:rPr>
        <w:t xml:space="preserve">Each participant finished 6 </w:t>
      </w:r>
      <w:proofErr w:type="gramStart"/>
      <w:r w:rsidR="00880243">
        <w:rPr>
          <w:rFonts w:cs="Times New Roman"/>
          <w:sz w:val="24"/>
        </w:rPr>
        <w:t>blocks,</w:t>
      </w:r>
      <w:proofErr w:type="gramEnd"/>
      <w:r w:rsidR="00880243">
        <w:rPr>
          <w:rFonts w:cs="Times New Roman"/>
          <w:sz w:val="24"/>
        </w:rPr>
        <w:t xml:space="preserve"> each have 120 trials.</w:t>
      </w:r>
    </w:p>
    <w:p w14:paraId="7F254A3E" w14:textId="0F95D908" w:rsidR="00880243" w:rsidRPr="0064107D" w:rsidRDefault="00880243" w:rsidP="00E026D2">
      <w:pPr>
        <w:spacing w:line="480" w:lineRule="auto"/>
        <w:ind w:firstLine="720"/>
        <w:jc w:val="left"/>
        <w:rPr>
          <w:rFonts w:eastAsia="SimSun" w:cs="Times New Roman"/>
          <w:sz w:val="24"/>
          <w:szCs w:val="24"/>
        </w:rPr>
      </w:pPr>
      <w:r w:rsidRPr="000255F6">
        <w:rPr>
          <w:rFonts w:cs="Times New Roman"/>
          <w:b/>
          <w:sz w:val="24"/>
        </w:rPr>
        <w:t>Data Analysis</w:t>
      </w:r>
      <w:r>
        <w:rPr>
          <w:rFonts w:cs="Times New Roman"/>
          <w:sz w:val="24"/>
        </w:rPr>
        <w:t>.</w:t>
      </w:r>
      <w:r>
        <w:rPr>
          <w:rFonts w:cs="Times New Roman"/>
          <w:sz w:val="24"/>
        </w:rPr>
        <w:tab/>
        <w:t xml:space="preserve">Data analysis </w:t>
      </w:r>
      <w:r w:rsidR="004E3E38">
        <w:rPr>
          <w:rFonts w:cs="Times New Roman"/>
          <w:sz w:val="24"/>
        </w:rPr>
        <w:t>is the same as study 3a.</w:t>
      </w:r>
    </w:p>
    <w:p w14:paraId="549E224F" w14:textId="77777777" w:rsidR="00880243" w:rsidRPr="007827D7" w:rsidRDefault="00880243" w:rsidP="00D74E16">
      <w:pPr>
        <w:pStyle w:val="Heading3"/>
        <w:ind w:firstLine="720"/>
        <w:jc w:val="left"/>
        <w:rPr>
          <w:rFonts w:eastAsia="SimSun" w:cs="Times New Roman"/>
          <w:sz w:val="24"/>
          <w:szCs w:val="24"/>
        </w:rPr>
      </w:pPr>
      <w:r w:rsidRPr="00E52E54">
        <w:rPr>
          <w:rFonts w:eastAsia="SimSun" w:cs="Times New Roman"/>
          <w:sz w:val="24"/>
          <w:szCs w:val="24"/>
        </w:rPr>
        <w:t>Results</w:t>
      </w:r>
    </w:p>
    <w:p w14:paraId="2D79379D" w14:textId="77777777" w:rsidR="008122F4" w:rsidRDefault="00880243" w:rsidP="00E026D2">
      <w:pPr>
        <w:spacing w:line="480" w:lineRule="auto"/>
        <w:ind w:firstLine="720"/>
        <w:rPr>
          <w:rFonts w:eastAsia="SimSun" w:cs="Times New Roman"/>
          <w:b/>
          <w:sz w:val="24"/>
          <w:szCs w:val="24"/>
        </w:rPr>
      </w:pPr>
      <w:r w:rsidRPr="007827D7">
        <w:rPr>
          <w:rFonts w:eastAsia="SimSun" w:cs="Times New Roman"/>
          <w:b/>
          <w:sz w:val="24"/>
          <w:szCs w:val="24"/>
        </w:rPr>
        <w:t>Effect of moral valence</w:t>
      </w:r>
      <w:r>
        <w:rPr>
          <w:rFonts w:eastAsia="SimSun" w:cs="Times New Roman"/>
          <w:b/>
          <w:sz w:val="24"/>
          <w:szCs w:val="24"/>
        </w:rPr>
        <w:t>.</w:t>
      </w:r>
      <w:r w:rsidR="007D6012">
        <w:rPr>
          <w:rFonts w:eastAsia="SimSun" w:cs="Times New Roman"/>
          <w:b/>
          <w:sz w:val="24"/>
          <w:szCs w:val="24"/>
        </w:rPr>
        <w:tab/>
      </w:r>
    </w:p>
    <w:p w14:paraId="51971F38" w14:textId="5DEE100A" w:rsidR="00880243" w:rsidRDefault="00880243" w:rsidP="00E026D2">
      <w:pPr>
        <w:spacing w:line="480" w:lineRule="auto"/>
        <w:ind w:firstLine="720"/>
        <w:rPr>
          <w:rFonts w:eastAsia="SimSun" w:cs="Times New Roman"/>
          <w:sz w:val="24"/>
          <w:szCs w:val="24"/>
        </w:rPr>
      </w:pPr>
      <w:r w:rsidRPr="00D0217D">
        <w:rPr>
          <w:rFonts w:eastAsia="SimSun" w:cs="Times New Roman"/>
          <w:b/>
          <w:i/>
          <w:sz w:val="24"/>
          <w:szCs w:val="24"/>
        </w:rPr>
        <w:t>d’</w:t>
      </w:r>
      <w:r>
        <w:rPr>
          <w:rFonts w:eastAsia="SimSun" w:cs="Times New Roman"/>
          <w:i/>
          <w:sz w:val="24"/>
          <w:szCs w:val="24"/>
        </w:rPr>
        <w:t xml:space="preserve">. </w:t>
      </w:r>
      <w:r>
        <w:rPr>
          <w:rFonts w:eastAsia="SimSun" w:cs="Times New Roman"/>
          <w:sz w:val="24"/>
          <w:szCs w:val="24"/>
        </w:rPr>
        <w:t xml:space="preserve">A repeated measures </w:t>
      </w:r>
      <w:r w:rsidRPr="0064107D">
        <w:rPr>
          <w:rFonts w:eastAsia="SimSun" w:cs="Times New Roman"/>
          <w:sz w:val="24"/>
          <w:szCs w:val="24"/>
        </w:rPr>
        <w:t xml:space="preserve">ANOVA for </w:t>
      </w:r>
      <w:r w:rsidRPr="0064107D">
        <w:rPr>
          <w:rFonts w:eastAsia="SimSun" w:cs="Times New Roman"/>
          <w:i/>
          <w:sz w:val="24"/>
          <w:szCs w:val="24"/>
        </w:rPr>
        <w:t>d’</w:t>
      </w:r>
      <w:r>
        <w:rPr>
          <w:rFonts w:eastAsia="SimSun" w:cs="Times New Roman"/>
          <w:sz w:val="24"/>
          <w:szCs w:val="24"/>
        </w:rPr>
        <w:t xml:space="preserve">, </w:t>
      </w:r>
      <w:r w:rsidRPr="0064107D">
        <w:rPr>
          <w:rFonts w:eastAsia="SimSun" w:cs="Times New Roman"/>
          <w:sz w:val="24"/>
          <w:szCs w:val="24"/>
        </w:rPr>
        <w:t xml:space="preserve">with </w:t>
      </w:r>
      <w:r>
        <w:rPr>
          <w:rFonts w:eastAsia="SimSun" w:cs="Times New Roman"/>
          <w:sz w:val="24"/>
          <w:szCs w:val="24"/>
        </w:rPr>
        <w:t>moral valence</w:t>
      </w:r>
      <w:r w:rsidRPr="0064107D">
        <w:rPr>
          <w:rFonts w:eastAsia="SimSun" w:cs="Times New Roman"/>
          <w:sz w:val="24"/>
          <w:szCs w:val="24"/>
        </w:rPr>
        <w:t xml:space="preserve"> (good, bad or </w:t>
      </w:r>
      <w:del w:id="262" w:author="Hu, C-P" w:date="2019-03-26T08:46:00Z">
        <w:r w:rsidRPr="0064107D" w:rsidDel="00E01150">
          <w:rPr>
            <w:rFonts w:eastAsia="SimSun" w:cs="Times New Roman"/>
            <w:sz w:val="24"/>
            <w:szCs w:val="24"/>
          </w:rPr>
          <w:delText>normal</w:delText>
        </w:r>
      </w:del>
      <w:ins w:id="263" w:author="Hu, C-P" w:date="2019-03-26T08:46:00Z">
        <w:r w:rsidR="00E01150">
          <w:rPr>
            <w:rFonts w:eastAsia="SimSun" w:cs="Times New Roman"/>
            <w:sz w:val="24"/>
            <w:szCs w:val="24"/>
          </w:rPr>
          <w:t>neutral</w:t>
        </w:r>
      </w:ins>
      <w:r w:rsidRPr="0064107D">
        <w:rPr>
          <w:rFonts w:eastAsia="SimSun" w:cs="Times New Roman"/>
          <w:sz w:val="24"/>
          <w:szCs w:val="24"/>
        </w:rPr>
        <w:t xml:space="preserve">) and </w:t>
      </w:r>
      <w:r>
        <w:rPr>
          <w:rFonts w:eastAsia="SimSun" w:cs="Times New Roman"/>
          <w:sz w:val="24"/>
          <w:szCs w:val="24"/>
        </w:rPr>
        <w:t>personal association</w:t>
      </w:r>
      <w:r w:rsidRPr="0064107D">
        <w:rPr>
          <w:rFonts w:eastAsia="SimSun" w:cs="Times New Roman"/>
          <w:sz w:val="24"/>
          <w:szCs w:val="24"/>
        </w:rPr>
        <w:t xml:space="preserve"> (self vs. other) as within-subjects factors</w:t>
      </w:r>
      <w:r>
        <w:rPr>
          <w:rFonts w:eastAsia="SimSun" w:cs="Times New Roman"/>
          <w:sz w:val="24"/>
          <w:szCs w:val="24"/>
        </w:rPr>
        <w:t>,</w:t>
      </w:r>
      <w:r w:rsidRPr="0064107D">
        <w:rPr>
          <w:rFonts w:eastAsia="SimSun" w:cs="Times New Roman"/>
          <w:sz w:val="24"/>
          <w:szCs w:val="24"/>
        </w:rPr>
        <w:t xml:space="preserve"> showed </w:t>
      </w:r>
      <w:r w:rsidR="007D6012">
        <w:rPr>
          <w:rFonts w:eastAsia="SimSun" w:cs="Times New Roman"/>
          <w:sz w:val="24"/>
          <w:szCs w:val="24"/>
        </w:rPr>
        <w:t>the</w:t>
      </w:r>
      <w:r w:rsidR="007D6012" w:rsidRPr="0064107D">
        <w:rPr>
          <w:rFonts w:eastAsia="SimSun" w:cs="Times New Roman"/>
          <w:sz w:val="24"/>
          <w:szCs w:val="24"/>
        </w:rPr>
        <w:t xml:space="preserve"> interaction between </w:t>
      </w:r>
      <w:r w:rsidR="007D6012">
        <w:rPr>
          <w:rFonts w:eastAsia="SimSun" w:cs="Times New Roman"/>
          <w:sz w:val="24"/>
          <w:szCs w:val="24"/>
        </w:rPr>
        <w:t>moral valence</w:t>
      </w:r>
      <w:r w:rsidR="007D6012" w:rsidRPr="00364EC9">
        <w:rPr>
          <w:rFonts w:eastAsia="SimSun" w:cs="Times New Roman"/>
          <w:sz w:val="24"/>
          <w:szCs w:val="24"/>
        </w:rPr>
        <w:t xml:space="preserve"> and personal association, </w:t>
      </w:r>
      <w:r w:rsidR="007D6012" w:rsidRPr="005D014F">
        <w:rPr>
          <w:i/>
          <w:sz w:val="24"/>
          <w:szCs w:val="24"/>
        </w:rPr>
        <w:t>F</w:t>
      </w:r>
      <w:r w:rsidR="007D6012" w:rsidRPr="005D014F">
        <w:rPr>
          <w:sz w:val="24"/>
          <w:szCs w:val="24"/>
        </w:rPr>
        <w:t>(2,</w:t>
      </w:r>
      <w:r w:rsidR="007D6012">
        <w:rPr>
          <w:sz w:val="24"/>
          <w:szCs w:val="24"/>
        </w:rPr>
        <w:t>110</w:t>
      </w:r>
      <w:r w:rsidR="007D6012" w:rsidRPr="005D014F">
        <w:rPr>
          <w:sz w:val="24"/>
          <w:szCs w:val="24"/>
        </w:rPr>
        <w:t xml:space="preserve">) = </w:t>
      </w:r>
      <w:r w:rsidR="007D6012">
        <w:rPr>
          <w:sz w:val="24"/>
          <w:szCs w:val="24"/>
        </w:rPr>
        <w:t>16.18</w:t>
      </w:r>
      <w:r w:rsidR="007D6012" w:rsidRPr="005D014F">
        <w:rPr>
          <w:sz w:val="24"/>
          <w:szCs w:val="24"/>
        </w:rPr>
        <w:t xml:space="preserve">, </w:t>
      </w:r>
      <w:r w:rsidR="007D6012" w:rsidRPr="005D014F">
        <w:rPr>
          <w:i/>
          <w:sz w:val="24"/>
          <w:szCs w:val="24"/>
        </w:rPr>
        <w:t>p</w:t>
      </w:r>
      <w:r w:rsidR="007D6012" w:rsidRPr="005D014F">
        <w:rPr>
          <w:sz w:val="24"/>
          <w:szCs w:val="24"/>
        </w:rPr>
        <w:t xml:space="preserve"> </w:t>
      </w:r>
      <w:r w:rsidR="007D6012">
        <w:rPr>
          <w:sz w:val="24"/>
          <w:szCs w:val="24"/>
        </w:rPr>
        <w:t>&lt; 0.001</w:t>
      </w:r>
      <w:r w:rsidR="007D6012" w:rsidRPr="00364EC9">
        <w:rPr>
          <w:rFonts w:eastAsia="SimSun" w:cs="Times New Roman"/>
          <w:sz w:val="24"/>
          <w:szCs w:val="24"/>
        </w:rPr>
        <w:t xml:space="preserve">, </w:t>
      </w:r>
      <w:r w:rsidR="007D6012" w:rsidRPr="00C3520D">
        <w:rPr>
          <w:rFonts w:cs="Times New Roman"/>
          <w:i/>
          <w:sz w:val="24"/>
          <w:szCs w:val="24"/>
        </w:rPr>
        <w:t>ω</w:t>
      </w:r>
      <w:r w:rsidR="007D6012" w:rsidRPr="00C3520D">
        <w:rPr>
          <w:rFonts w:cs="Times New Roman"/>
          <w:bCs/>
          <w:i/>
          <w:iCs/>
          <w:sz w:val="24"/>
          <w:szCs w:val="24"/>
        </w:rPr>
        <w:t>²</w:t>
      </w:r>
      <w:r w:rsidR="007D6012" w:rsidRPr="00F55BD8">
        <w:rPr>
          <w:rFonts w:cs="Times New Roman"/>
          <w:sz w:val="24"/>
          <w:szCs w:val="24"/>
        </w:rPr>
        <w:t xml:space="preserve"> </w:t>
      </w:r>
      <w:r w:rsidR="007D6012" w:rsidRPr="00364EC9">
        <w:rPr>
          <w:rFonts w:eastAsia="SimSun" w:cs="Times New Roman"/>
          <w:sz w:val="24"/>
          <w:szCs w:val="24"/>
        </w:rPr>
        <w:t xml:space="preserve">= </w:t>
      </w:r>
      <w:r w:rsidR="007D6012">
        <w:rPr>
          <w:rFonts w:eastAsia="SimSun" w:cs="Times New Roman"/>
          <w:sz w:val="24"/>
          <w:szCs w:val="24"/>
        </w:rPr>
        <w:t>0.44</w:t>
      </w:r>
      <w:r w:rsidR="007D6012" w:rsidRPr="00364EC9">
        <w:rPr>
          <w:rFonts w:eastAsia="SimSun" w:cs="Times New Roman"/>
          <w:sz w:val="24"/>
          <w:szCs w:val="24"/>
        </w:rPr>
        <w:t xml:space="preserve">, </w:t>
      </w:r>
      <w:r w:rsidR="007D6012">
        <w:rPr>
          <w:rFonts w:eastAsia="SimSun" w:cs="Times New Roman"/>
          <w:color w:val="0000FF"/>
          <w:sz w:val="24"/>
          <w:szCs w:val="24"/>
        </w:rPr>
        <w:t>BF</w:t>
      </w:r>
      <w:r w:rsidR="007D6012" w:rsidRPr="009323C5">
        <w:rPr>
          <w:rFonts w:eastAsia="SimSun" w:cs="Times New Roman"/>
          <w:color w:val="0000FF"/>
          <w:sz w:val="24"/>
          <w:szCs w:val="24"/>
          <w:vertAlign w:val="subscript"/>
        </w:rPr>
        <w:t>10</w:t>
      </w:r>
      <w:r w:rsidR="007D6012">
        <w:rPr>
          <w:rFonts w:eastAsia="SimSun" w:cs="Times New Roman"/>
          <w:color w:val="0000FF"/>
          <w:sz w:val="24"/>
          <w:szCs w:val="24"/>
        </w:rPr>
        <w:t xml:space="preserve"> = 549.9</w:t>
      </w:r>
      <w:r w:rsidR="007D6012" w:rsidRPr="00E026D2">
        <w:rPr>
          <w:rFonts w:eastAsia="SimSun" w:cs="Times New Roman"/>
          <w:color w:val="000000" w:themeColor="text1"/>
          <w:sz w:val="24"/>
          <w:szCs w:val="24"/>
        </w:rPr>
        <w:t xml:space="preserve">, the </w:t>
      </w:r>
      <w:r w:rsidRPr="00364EC9">
        <w:rPr>
          <w:rFonts w:eastAsia="SimSun" w:cs="Times New Roman"/>
          <w:sz w:val="24"/>
          <w:szCs w:val="24"/>
        </w:rPr>
        <w:t xml:space="preserve">main effect of </w:t>
      </w:r>
      <w:r>
        <w:rPr>
          <w:rFonts w:eastAsia="SimSun" w:cs="Times New Roman"/>
          <w:sz w:val="24"/>
          <w:szCs w:val="24"/>
        </w:rPr>
        <w:t>moral valence</w:t>
      </w:r>
      <w:r w:rsidR="00380CDB">
        <w:rPr>
          <w:rFonts w:eastAsia="SimSun" w:cs="Times New Roman"/>
          <w:sz w:val="24"/>
          <w:szCs w:val="24"/>
        </w:rPr>
        <w:t xml:space="preserve"> (despite conflicting results from Bayesian and classic statistics)</w:t>
      </w:r>
      <w:r w:rsidRPr="00364EC9">
        <w:rPr>
          <w:rFonts w:eastAsia="SimSun" w:cs="Times New Roman"/>
          <w:sz w:val="24"/>
          <w:szCs w:val="24"/>
        </w:rPr>
        <w:t xml:space="preserve">, </w:t>
      </w:r>
      <w:r w:rsidR="00DB1688" w:rsidRPr="005D014F">
        <w:rPr>
          <w:i/>
          <w:sz w:val="24"/>
          <w:szCs w:val="24"/>
        </w:rPr>
        <w:t>F</w:t>
      </w:r>
      <w:r w:rsidR="00DB1688">
        <w:rPr>
          <w:sz w:val="24"/>
          <w:szCs w:val="24"/>
        </w:rPr>
        <w:t>(2,110) =</w:t>
      </w:r>
      <w:r w:rsidR="003C49E7">
        <w:rPr>
          <w:sz w:val="24"/>
          <w:szCs w:val="24"/>
        </w:rPr>
        <w:t xml:space="preserve"> 5.29</w:t>
      </w:r>
      <w:r w:rsidR="00DB1688" w:rsidRPr="005D014F">
        <w:rPr>
          <w:sz w:val="24"/>
          <w:szCs w:val="24"/>
        </w:rPr>
        <w:t xml:space="preserve">, </w:t>
      </w:r>
      <w:r w:rsidR="00DB1688" w:rsidRPr="005D014F">
        <w:rPr>
          <w:i/>
          <w:sz w:val="24"/>
          <w:szCs w:val="24"/>
        </w:rPr>
        <w:t>p</w:t>
      </w:r>
      <w:r w:rsidR="00DB1688">
        <w:rPr>
          <w:sz w:val="24"/>
          <w:szCs w:val="24"/>
        </w:rPr>
        <w:t xml:space="preserve"> = .0064</w:t>
      </w:r>
      <w:r w:rsidRPr="00364EC9">
        <w:rPr>
          <w:rFonts w:eastAsia="SimSun" w:cs="Times New Roman"/>
          <w:sz w:val="24"/>
          <w:szCs w:val="24"/>
        </w:rPr>
        <w:t xml:space="preserve">, </w:t>
      </w:r>
      <w:r w:rsidRPr="00C3520D">
        <w:rPr>
          <w:rFonts w:cs="Times New Roman"/>
          <w:i/>
          <w:sz w:val="24"/>
          <w:szCs w:val="24"/>
        </w:rPr>
        <w:t>ω</w:t>
      </w:r>
      <w:r w:rsidRPr="00C3520D">
        <w:rPr>
          <w:rFonts w:cs="Times New Roman"/>
          <w:bCs/>
          <w:i/>
          <w:iCs/>
          <w:sz w:val="24"/>
          <w:szCs w:val="24"/>
        </w:rPr>
        <w:t>²</w:t>
      </w:r>
      <w:r w:rsidRPr="00F55BD8">
        <w:rPr>
          <w:rFonts w:cs="Times New Roman"/>
          <w:sz w:val="24"/>
          <w:szCs w:val="24"/>
        </w:rPr>
        <w:t xml:space="preserve"> </w:t>
      </w:r>
      <w:r w:rsidRPr="00364EC9">
        <w:rPr>
          <w:rFonts w:eastAsia="SimSun" w:cs="Times New Roman"/>
          <w:sz w:val="24"/>
          <w:szCs w:val="24"/>
        </w:rPr>
        <w:t xml:space="preserve">= </w:t>
      </w:r>
      <w:r w:rsidR="003C49E7">
        <w:rPr>
          <w:rFonts w:eastAsia="SimSun" w:cs="Times New Roman"/>
          <w:sz w:val="24"/>
          <w:szCs w:val="24"/>
        </w:rPr>
        <w:t>0.0134</w:t>
      </w:r>
      <w:r w:rsidRPr="00364EC9">
        <w:rPr>
          <w:rFonts w:eastAsia="SimSun" w:cs="Times New Roman"/>
          <w:sz w:val="24"/>
          <w:szCs w:val="24"/>
        </w:rPr>
        <w:t>,</w:t>
      </w:r>
      <w:r w:rsidRPr="00F849C1">
        <w:rPr>
          <w:rFonts w:eastAsia="SimSun" w:cs="Times New Roman"/>
          <w:color w:val="0000FF"/>
          <w:sz w:val="24"/>
          <w:szCs w:val="24"/>
        </w:rPr>
        <w:t xml:space="preserve"> </w:t>
      </w:r>
      <w:r>
        <w:rPr>
          <w:rFonts w:eastAsia="SimSun" w:cs="Times New Roman"/>
          <w:color w:val="0000FF"/>
          <w:sz w:val="24"/>
          <w:szCs w:val="24"/>
        </w:rPr>
        <w:t>BF</w:t>
      </w:r>
      <w:r w:rsidRPr="00277C7E">
        <w:rPr>
          <w:rFonts w:eastAsia="SimSun" w:cs="Times New Roman"/>
          <w:color w:val="0000FF"/>
          <w:sz w:val="24"/>
          <w:szCs w:val="24"/>
          <w:vertAlign w:val="subscript"/>
        </w:rPr>
        <w:t>10</w:t>
      </w:r>
      <w:r>
        <w:rPr>
          <w:rFonts w:eastAsia="SimSun" w:cs="Times New Roman"/>
          <w:color w:val="0000FF"/>
          <w:sz w:val="24"/>
          <w:szCs w:val="24"/>
        </w:rPr>
        <w:t xml:space="preserve"> = </w:t>
      </w:r>
      <w:r w:rsidR="003C49E7">
        <w:rPr>
          <w:rFonts w:eastAsia="SimSun" w:cs="Times New Roman"/>
          <w:color w:val="0000FF"/>
          <w:sz w:val="24"/>
          <w:szCs w:val="24"/>
        </w:rPr>
        <w:t xml:space="preserve">0.63, </w:t>
      </w:r>
      <w:r w:rsidR="007D6012">
        <w:rPr>
          <w:rFonts w:eastAsia="SimSun" w:cs="Times New Roman"/>
          <w:sz w:val="24"/>
          <w:szCs w:val="24"/>
        </w:rPr>
        <w:t xml:space="preserve">and </w:t>
      </w:r>
      <w:r w:rsidR="003C49E7">
        <w:rPr>
          <w:rFonts w:eastAsia="SimSun" w:cs="Times New Roman"/>
          <w:sz w:val="24"/>
          <w:szCs w:val="24"/>
        </w:rPr>
        <w:t xml:space="preserve">the </w:t>
      </w:r>
      <w:r w:rsidRPr="00364EC9">
        <w:rPr>
          <w:rFonts w:eastAsia="SimSun" w:cs="Times New Roman"/>
          <w:sz w:val="24"/>
          <w:szCs w:val="24"/>
        </w:rPr>
        <w:t xml:space="preserve">main effect </w:t>
      </w:r>
      <w:r w:rsidR="003C49E7">
        <w:rPr>
          <w:rFonts w:eastAsia="SimSun" w:cs="Times New Roman"/>
          <w:sz w:val="24"/>
          <w:szCs w:val="24"/>
        </w:rPr>
        <w:t xml:space="preserve">of self-referential, </w:t>
      </w:r>
      <w:r w:rsidR="00DB1688" w:rsidRPr="005D014F">
        <w:rPr>
          <w:i/>
          <w:sz w:val="24"/>
          <w:szCs w:val="24"/>
        </w:rPr>
        <w:t>F(</w:t>
      </w:r>
      <w:r w:rsidR="00DB1688">
        <w:rPr>
          <w:sz w:val="24"/>
          <w:szCs w:val="24"/>
        </w:rPr>
        <w:t xml:space="preserve">1, 55) = </w:t>
      </w:r>
      <w:r w:rsidR="003C49E7">
        <w:rPr>
          <w:sz w:val="24"/>
          <w:szCs w:val="24"/>
        </w:rPr>
        <w:t>5.08</w:t>
      </w:r>
      <w:r w:rsidR="00DB1688" w:rsidRPr="005D014F">
        <w:rPr>
          <w:sz w:val="24"/>
          <w:szCs w:val="24"/>
        </w:rPr>
        <w:t xml:space="preserve">, </w:t>
      </w:r>
      <w:r w:rsidR="00DB1688" w:rsidRPr="005D014F">
        <w:rPr>
          <w:i/>
          <w:sz w:val="24"/>
          <w:szCs w:val="24"/>
        </w:rPr>
        <w:t>p</w:t>
      </w:r>
      <w:r w:rsidR="00DB1688">
        <w:rPr>
          <w:sz w:val="24"/>
          <w:szCs w:val="24"/>
        </w:rPr>
        <w:t xml:space="preserve"> = 0.0</w:t>
      </w:r>
      <w:r w:rsidR="003C49E7">
        <w:rPr>
          <w:sz w:val="24"/>
          <w:szCs w:val="24"/>
        </w:rPr>
        <w:t>281</w:t>
      </w:r>
      <w:r>
        <w:rPr>
          <w:rFonts w:eastAsia="SimSun" w:cs="Times New Roman"/>
          <w:sz w:val="24"/>
          <w:szCs w:val="24"/>
        </w:rPr>
        <w:t xml:space="preserve">, </w:t>
      </w:r>
      <w:r w:rsidRPr="00C3520D">
        <w:rPr>
          <w:rFonts w:cs="Times New Roman"/>
          <w:i/>
          <w:sz w:val="24"/>
          <w:szCs w:val="24"/>
        </w:rPr>
        <w:t>ω</w:t>
      </w:r>
      <w:r w:rsidRPr="00C3520D">
        <w:rPr>
          <w:rFonts w:cs="Times New Roman"/>
          <w:bCs/>
          <w:i/>
          <w:iCs/>
          <w:sz w:val="24"/>
          <w:szCs w:val="24"/>
        </w:rPr>
        <w:t>²</w:t>
      </w:r>
      <w:r w:rsidRPr="00F55BD8">
        <w:rPr>
          <w:rFonts w:cs="Times New Roman"/>
          <w:sz w:val="24"/>
          <w:szCs w:val="24"/>
        </w:rPr>
        <w:t xml:space="preserve"> </w:t>
      </w:r>
      <w:r>
        <w:rPr>
          <w:rFonts w:cs="Times New Roman"/>
          <w:sz w:val="24"/>
          <w:szCs w:val="24"/>
        </w:rPr>
        <w:t xml:space="preserve"> </w:t>
      </w:r>
      <w:r w:rsidRPr="00364EC9">
        <w:rPr>
          <w:rFonts w:eastAsia="SimSun" w:cs="Times New Roman"/>
          <w:sz w:val="24"/>
          <w:szCs w:val="24"/>
        </w:rPr>
        <w:t xml:space="preserve">= </w:t>
      </w:r>
      <w:r w:rsidR="003C49E7">
        <w:rPr>
          <w:rFonts w:eastAsia="SimSun" w:cs="Times New Roman"/>
          <w:sz w:val="24"/>
          <w:szCs w:val="24"/>
        </w:rPr>
        <w:t>0.0192</w:t>
      </w:r>
      <w:r w:rsidRPr="00364EC9">
        <w:rPr>
          <w:rFonts w:eastAsia="SimSun" w:cs="Times New Roman"/>
          <w:sz w:val="24"/>
          <w:szCs w:val="24"/>
        </w:rPr>
        <w:t xml:space="preserve">, </w:t>
      </w:r>
      <w:r>
        <w:rPr>
          <w:rFonts w:eastAsia="SimSun" w:cs="Times New Roman"/>
          <w:color w:val="0000FF"/>
          <w:sz w:val="24"/>
          <w:szCs w:val="24"/>
        </w:rPr>
        <w:t>BF</w:t>
      </w:r>
      <w:r w:rsidRPr="009323C5">
        <w:rPr>
          <w:rFonts w:eastAsia="SimSun" w:cs="Times New Roman"/>
          <w:color w:val="0000FF"/>
          <w:sz w:val="24"/>
          <w:szCs w:val="24"/>
          <w:vertAlign w:val="subscript"/>
        </w:rPr>
        <w:t>10</w:t>
      </w:r>
      <w:r>
        <w:rPr>
          <w:rFonts w:eastAsia="SimSun" w:cs="Times New Roman"/>
          <w:color w:val="0000FF"/>
          <w:sz w:val="24"/>
          <w:szCs w:val="24"/>
        </w:rPr>
        <w:t xml:space="preserve"> = </w:t>
      </w:r>
      <w:r w:rsidR="003C49E7">
        <w:rPr>
          <w:rFonts w:eastAsia="SimSun" w:cs="Times New Roman"/>
          <w:color w:val="0000FF"/>
          <w:sz w:val="24"/>
          <w:szCs w:val="24"/>
        </w:rPr>
        <w:t>20.7</w:t>
      </w:r>
      <w:r w:rsidRPr="00364EC9">
        <w:rPr>
          <w:rFonts w:eastAsia="SimSun" w:cs="Times New Roman"/>
          <w:sz w:val="24"/>
          <w:szCs w:val="24"/>
        </w:rPr>
        <w:t>.</w:t>
      </w:r>
      <w:r w:rsidRPr="00145F85">
        <w:rPr>
          <w:rFonts w:eastAsia="SimSun" w:cs="Times New Roman"/>
          <w:sz w:val="24"/>
          <w:szCs w:val="24"/>
        </w:rPr>
        <w:t xml:space="preserve"> </w:t>
      </w:r>
    </w:p>
    <w:p w14:paraId="6DF74BF6" w14:textId="7F785338" w:rsidR="001806AA" w:rsidRDefault="00880243" w:rsidP="00E026D2">
      <w:pPr>
        <w:spacing w:line="480" w:lineRule="auto"/>
        <w:ind w:firstLine="720"/>
        <w:rPr>
          <w:rFonts w:eastAsia="SimSun" w:cs="Times New Roman"/>
          <w:sz w:val="24"/>
          <w:szCs w:val="24"/>
        </w:rPr>
      </w:pPr>
      <w:r>
        <w:rPr>
          <w:rFonts w:eastAsia="SimSun" w:cs="Times New Roman"/>
          <w:sz w:val="24"/>
          <w:szCs w:val="24"/>
        </w:rPr>
        <w:t>W</w:t>
      </w:r>
      <w:r w:rsidRPr="00145F85">
        <w:rPr>
          <w:rFonts w:eastAsia="SimSun" w:cs="Times New Roman"/>
          <w:sz w:val="24"/>
          <w:szCs w:val="24"/>
        </w:rPr>
        <w:t xml:space="preserve">e conducted two </w:t>
      </w:r>
      <w:r>
        <w:rPr>
          <w:rFonts w:eastAsia="SimSun" w:cs="Times New Roman"/>
          <w:sz w:val="24"/>
          <w:szCs w:val="24"/>
        </w:rPr>
        <w:t xml:space="preserve">repeated measures </w:t>
      </w:r>
      <w:r w:rsidRPr="00145F85">
        <w:rPr>
          <w:rFonts w:eastAsia="SimSun" w:cs="Times New Roman"/>
          <w:sz w:val="24"/>
          <w:szCs w:val="24"/>
        </w:rPr>
        <w:t xml:space="preserve">ANOVA for self and other condition separately. </w:t>
      </w:r>
      <w:r>
        <w:rPr>
          <w:rFonts w:eastAsia="SimSun" w:cs="Times New Roman"/>
          <w:sz w:val="24"/>
          <w:szCs w:val="24"/>
        </w:rPr>
        <w:t xml:space="preserve">For </w:t>
      </w:r>
      <w:r w:rsidRPr="00145F85">
        <w:rPr>
          <w:rFonts w:eastAsia="SimSun" w:cs="Times New Roman"/>
          <w:sz w:val="24"/>
          <w:szCs w:val="24"/>
        </w:rPr>
        <w:t>the</w:t>
      </w:r>
      <w:r w:rsidR="00D74E16">
        <w:rPr>
          <w:rFonts w:eastAsia="SimSun" w:cs="Times New Roman"/>
          <w:sz w:val="24"/>
          <w:szCs w:val="24"/>
        </w:rPr>
        <w:t xml:space="preserve"> results from</w:t>
      </w:r>
      <w:r w:rsidRPr="00145F85">
        <w:rPr>
          <w:rFonts w:eastAsia="SimSun" w:cs="Times New Roman"/>
          <w:sz w:val="24"/>
          <w:szCs w:val="24"/>
        </w:rPr>
        <w:t xml:space="preserve"> self-condition</w:t>
      </w:r>
      <w:r>
        <w:rPr>
          <w:rFonts w:eastAsia="SimSun" w:cs="Times New Roman"/>
          <w:sz w:val="24"/>
          <w:szCs w:val="24"/>
        </w:rPr>
        <w:t xml:space="preserve"> </w:t>
      </w:r>
      <w:r w:rsidR="00D74E16">
        <w:rPr>
          <w:rFonts w:eastAsia="SimSun" w:cs="Times New Roman"/>
          <w:sz w:val="24"/>
          <w:szCs w:val="24"/>
        </w:rPr>
        <w:t xml:space="preserve">aligned with previous experiments, showed an main </w:t>
      </w:r>
      <w:r w:rsidRPr="00145F85">
        <w:rPr>
          <w:rFonts w:eastAsia="SimSun" w:cs="Times New Roman"/>
          <w:sz w:val="24"/>
          <w:szCs w:val="24"/>
        </w:rPr>
        <w:t>effect of moral</w:t>
      </w:r>
      <w:r>
        <w:rPr>
          <w:rFonts w:eastAsia="SimSun" w:cs="Times New Roman"/>
          <w:sz w:val="24"/>
          <w:szCs w:val="24"/>
        </w:rPr>
        <w:t xml:space="preserve"> valence</w:t>
      </w:r>
      <w:r w:rsidRPr="00145F85">
        <w:rPr>
          <w:rFonts w:eastAsia="SimSun" w:cs="Times New Roman"/>
          <w:sz w:val="24"/>
          <w:szCs w:val="24"/>
        </w:rPr>
        <w:t xml:space="preserve"> on</w:t>
      </w:r>
      <w:r w:rsidRPr="00145F85">
        <w:rPr>
          <w:rFonts w:eastAsia="SimSun" w:cs="Times New Roman"/>
          <w:i/>
          <w:sz w:val="24"/>
          <w:szCs w:val="24"/>
        </w:rPr>
        <w:t xml:space="preserve"> d’</w:t>
      </w:r>
      <w:r w:rsidRPr="00145F85">
        <w:rPr>
          <w:rFonts w:eastAsia="SimSun" w:cs="Times New Roman"/>
          <w:sz w:val="24"/>
          <w:szCs w:val="24"/>
        </w:rPr>
        <w:t xml:space="preserve">: </w:t>
      </w:r>
      <w:proofErr w:type="gramStart"/>
      <w:r w:rsidR="0023391F" w:rsidRPr="006B0B0F">
        <w:rPr>
          <w:i/>
          <w:sz w:val="24"/>
          <w:szCs w:val="24"/>
        </w:rPr>
        <w:t>F</w:t>
      </w:r>
      <w:r w:rsidR="0023391F" w:rsidRPr="005D014F">
        <w:rPr>
          <w:sz w:val="24"/>
          <w:szCs w:val="24"/>
        </w:rPr>
        <w:t>(</w:t>
      </w:r>
      <w:proofErr w:type="gramEnd"/>
      <w:r w:rsidR="0023391F" w:rsidRPr="005D014F">
        <w:rPr>
          <w:sz w:val="24"/>
          <w:szCs w:val="24"/>
        </w:rPr>
        <w:t xml:space="preserve">2, </w:t>
      </w:r>
      <w:r w:rsidR="0023391F">
        <w:rPr>
          <w:sz w:val="24"/>
          <w:szCs w:val="24"/>
        </w:rPr>
        <w:t>110</w:t>
      </w:r>
      <w:r w:rsidR="0023391F" w:rsidRPr="005D014F">
        <w:rPr>
          <w:sz w:val="24"/>
          <w:szCs w:val="24"/>
        </w:rPr>
        <w:t xml:space="preserve">) = </w:t>
      </w:r>
      <w:r w:rsidR="0023391F">
        <w:rPr>
          <w:sz w:val="24"/>
          <w:szCs w:val="24"/>
        </w:rPr>
        <w:t>18.</w:t>
      </w:r>
      <w:r w:rsidR="001806AA">
        <w:rPr>
          <w:sz w:val="24"/>
          <w:szCs w:val="24"/>
        </w:rPr>
        <w:t>3</w:t>
      </w:r>
      <w:r w:rsidR="0023391F">
        <w:rPr>
          <w:sz w:val="24"/>
          <w:szCs w:val="24"/>
        </w:rPr>
        <w:t xml:space="preserve">, </w:t>
      </w:r>
      <w:r w:rsidR="0023391F" w:rsidRPr="006B0B0F">
        <w:rPr>
          <w:i/>
          <w:sz w:val="24"/>
          <w:szCs w:val="24"/>
        </w:rPr>
        <w:t>p</w:t>
      </w:r>
      <w:r w:rsidR="0023391F">
        <w:rPr>
          <w:sz w:val="24"/>
          <w:szCs w:val="24"/>
        </w:rPr>
        <w:t xml:space="preserve"> &lt; </w:t>
      </w:r>
      <w:r w:rsidR="0023391F" w:rsidRPr="005D014F">
        <w:rPr>
          <w:sz w:val="24"/>
          <w:szCs w:val="24"/>
        </w:rPr>
        <w:t>0.00</w:t>
      </w:r>
      <w:r w:rsidR="0023391F">
        <w:rPr>
          <w:sz w:val="24"/>
          <w:szCs w:val="24"/>
        </w:rPr>
        <w:t>1</w:t>
      </w:r>
      <w:r w:rsidRPr="00990A8C">
        <w:rPr>
          <w:rFonts w:eastAsia="SimSun" w:cs="Times New Roman"/>
          <w:sz w:val="24"/>
          <w:szCs w:val="24"/>
        </w:rPr>
        <w:t xml:space="preserve">, </w:t>
      </w:r>
      <w:r w:rsidRPr="00C3520D">
        <w:rPr>
          <w:rFonts w:cs="Times New Roman"/>
          <w:i/>
          <w:sz w:val="24"/>
          <w:szCs w:val="24"/>
        </w:rPr>
        <w:t>ω</w:t>
      </w:r>
      <w:r w:rsidRPr="00C3520D">
        <w:rPr>
          <w:rFonts w:cs="Times New Roman"/>
          <w:bCs/>
          <w:i/>
          <w:iCs/>
          <w:sz w:val="24"/>
          <w:szCs w:val="24"/>
        </w:rPr>
        <w:t>²</w:t>
      </w:r>
      <w:r w:rsidRPr="00F55BD8">
        <w:rPr>
          <w:rFonts w:cs="Times New Roman"/>
          <w:sz w:val="24"/>
          <w:szCs w:val="24"/>
        </w:rPr>
        <w:t xml:space="preserve"> </w:t>
      </w:r>
      <w:r>
        <w:rPr>
          <w:rFonts w:eastAsia="SimSun" w:cs="Times New Roman"/>
          <w:bCs/>
          <w:i/>
          <w:iCs/>
          <w:sz w:val="24"/>
          <w:szCs w:val="24"/>
          <w:vertAlign w:val="subscript"/>
        </w:rPr>
        <w:t xml:space="preserve"> </w:t>
      </w:r>
      <w:r w:rsidRPr="00990A8C">
        <w:rPr>
          <w:rFonts w:eastAsia="SimSun" w:cs="Times New Roman"/>
          <w:sz w:val="24"/>
          <w:szCs w:val="24"/>
        </w:rPr>
        <w:t>= 0.</w:t>
      </w:r>
      <w:r w:rsidR="001806AA">
        <w:rPr>
          <w:rFonts w:eastAsia="SimSun" w:cs="Times New Roman"/>
          <w:sz w:val="24"/>
          <w:szCs w:val="24"/>
        </w:rPr>
        <w:t>084</w:t>
      </w:r>
      <w:r w:rsidRPr="00990A8C">
        <w:rPr>
          <w:rFonts w:eastAsia="SimSun" w:cs="Times New Roman"/>
          <w:sz w:val="24"/>
          <w:szCs w:val="24"/>
        </w:rPr>
        <w:t>,</w:t>
      </w:r>
      <w:r>
        <w:rPr>
          <w:rFonts w:eastAsia="SimSun" w:cs="Times New Roman"/>
          <w:color w:val="0000FF"/>
          <w:sz w:val="24"/>
          <w:szCs w:val="24"/>
        </w:rPr>
        <w:t xml:space="preserve">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1806AA">
        <w:rPr>
          <w:rFonts w:eastAsia="SimSun" w:cs="Times New Roman"/>
          <w:color w:val="0000FF"/>
          <w:sz w:val="24"/>
          <w:szCs w:val="24"/>
        </w:rPr>
        <w:t xml:space="preserve"> 98488</w:t>
      </w:r>
      <w:r w:rsidR="003503BB">
        <w:rPr>
          <w:rFonts w:eastAsia="SimSun" w:cs="Times New Roman"/>
          <w:color w:val="0000FF"/>
          <w:sz w:val="24"/>
          <w:szCs w:val="24"/>
        </w:rPr>
        <w:t xml:space="preserve">. </w:t>
      </w:r>
      <w:r>
        <w:rPr>
          <w:rFonts w:eastAsia="SimSun" w:cs="Times New Roman"/>
          <w:sz w:val="24"/>
          <w:szCs w:val="24"/>
        </w:rPr>
        <w:t xml:space="preserve"> </w:t>
      </w:r>
      <w:r w:rsidR="003503BB" w:rsidRPr="003503BB">
        <w:rPr>
          <w:rFonts w:eastAsia="SimSun" w:cs="Times New Roman"/>
          <w:sz w:val="24"/>
          <w:szCs w:val="24"/>
        </w:rPr>
        <w:t xml:space="preserve">Simple effect analysis showed that the </w:t>
      </w:r>
      <w:r w:rsidR="003503BB" w:rsidRPr="003503BB">
        <w:rPr>
          <w:rFonts w:eastAsia="SimSun" w:cs="Times New Roman"/>
          <w:i/>
          <w:sz w:val="24"/>
          <w:szCs w:val="24"/>
        </w:rPr>
        <w:t xml:space="preserve">d’ </w:t>
      </w:r>
      <w:r w:rsidR="003503BB" w:rsidRPr="003503BB">
        <w:rPr>
          <w:rFonts w:eastAsia="SimSun" w:cs="Times New Roman"/>
          <w:sz w:val="24"/>
          <w:szCs w:val="24"/>
        </w:rPr>
        <w:t xml:space="preserve">was larger for good self </w:t>
      </w:r>
      <w:r w:rsidR="001806AA">
        <w:rPr>
          <w:rFonts w:eastAsia="SimSun" w:cs="Times New Roman"/>
          <w:sz w:val="24"/>
          <w:szCs w:val="24"/>
        </w:rPr>
        <w:t>(</w:t>
      </w:r>
      <w:r w:rsidR="003503BB" w:rsidRPr="003503BB">
        <w:rPr>
          <w:rFonts w:eastAsia="SimSun" w:cs="Times New Roman"/>
          <w:sz w:val="24"/>
          <w:szCs w:val="24"/>
        </w:rPr>
        <w:t>2.</w:t>
      </w:r>
      <w:r w:rsidR="001806AA">
        <w:rPr>
          <w:rFonts w:eastAsia="SimSun" w:cs="Times New Roman"/>
          <w:sz w:val="24"/>
          <w:szCs w:val="24"/>
        </w:rPr>
        <w:t>23</w:t>
      </w:r>
      <w:r w:rsidR="003503BB" w:rsidRPr="003503BB">
        <w:rPr>
          <w:rFonts w:eastAsia="SimSun" w:cs="Times New Roman"/>
          <w:sz w:val="24"/>
          <w:szCs w:val="24"/>
        </w:rPr>
        <w:t xml:space="preserve"> ± 0.8</w:t>
      </w:r>
      <w:r w:rsidR="001806AA">
        <w:rPr>
          <w:rFonts w:eastAsia="SimSun" w:cs="Times New Roman"/>
          <w:sz w:val="24"/>
          <w:szCs w:val="24"/>
        </w:rPr>
        <w:t>1</w:t>
      </w:r>
      <w:r w:rsidR="003503BB" w:rsidRPr="003503BB">
        <w:rPr>
          <w:rFonts w:eastAsia="SimSun" w:cs="Times New Roman"/>
          <w:sz w:val="24"/>
          <w:szCs w:val="24"/>
        </w:rPr>
        <w:t>) than for bad self</w:t>
      </w:r>
      <w:r w:rsidR="001806AA">
        <w:rPr>
          <w:rFonts w:eastAsia="SimSun" w:cs="Times New Roman"/>
          <w:sz w:val="24"/>
          <w:szCs w:val="24"/>
        </w:rPr>
        <w:t xml:space="preserve"> (</w:t>
      </w:r>
      <w:r w:rsidR="003503BB" w:rsidRPr="003503BB">
        <w:rPr>
          <w:rFonts w:eastAsia="SimSun" w:cs="Times New Roman"/>
          <w:sz w:val="24"/>
          <w:szCs w:val="24"/>
        </w:rPr>
        <w:t>1.</w:t>
      </w:r>
      <w:r w:rsidR="001806AA">
        <w:rPr>
          <w:rFonts w:eastAsia="SimSun" w:cs="Times New Roman"/>
          <w:sz w:val="24"/>
          <w:szCs w:val="24"/>
        </w:rPr>
        <w:t>66</w:t>
      </w:r>
      <w:r w:rsidR="003503BB" w:rsidRPr="003503BB">
        <w:rPr>
          <w:rFonts w:eastAsia="SimSun" w:cs="Times New Roman"/>
          <w:sz w:val="24"/>
          <w:szCs w:val="24"/>
        </w:rPr>
        <w:t xml:space="preserve"> ± 0.</w:t>
      </w:r>
      <w:r w:rsidR="001806AA">
        <w:rPr>
          <w:rFonts w:eastAsia="SimSun" w:cs="Times New Roman"/>
          <w:sz w:val="24"/>
          <w:szCs w:val="24"/>
        </w:rPr>
        <w:t>74</w:t>
      </w:r>
      <w:r w:rsidR="003503BB" w:rsidRPr="003503BB">
        <w:rPr>
          <w:rFonts w:eastAsia="SimSun" w:cs="Times New Roman"/>
          <w:sz w:val="24"/>
          <w:szCs w:val="24"/>
        </w:rPr>
        <w:t>)</w:t>
      </w:r>
      <w:r w:rsidR="001806AA">
        <w:rPr>
          <w:rFonts w:eastAsia="SimSun" w:cs="Times New Roman"/>
          <w:sz w:val="24"/>
          <w:szCs w:val="24"/>
        </w:rPr>
        <w:t xml:space="preserve">, </w:t>
      </w:r>
      <w:r w:rsidR="003503BB" w:rsidRPr="003503BB">
        <w:rPr>
          <w:rFonts w:eastAsia="SimSun" w:cs="Times New Roman"/>
          <w:i/>
          <w:sz w:val="24"/>
          <w:szCs w:val="24"/>
        </w:rPr>
        <w:t>t</w:t>
      </w:r>
      <w:r w:rsidR="003503BB" w:rsidRPr="003503BB">
        <w:rPr>
          <w:rFonts w:eastAsia="SimSun" w:cs="Times New Roman"/>
          <w:sz w:val="24"/>
          <w:szCs w:val="24"/>
        </w:rPr>
        <w:t>(</w:t>
      </w:r>
      <w:r w:rsidR="001806AA">
        <w:rPr>
          <w:rFonts w:eastAsia="SimSun" w:cs="Times New Roman"/>
          <w:sz w:val="24"/>
          <w:szCs w:val="24"/>
        </w:rPr>
        <w:t>55</w:t>
      </w:r>
      <w:r w:rsidR="003503BB" w:rsidRPr="003503BB">
        <w:rPr>
          <w:rFonts w:eastAsia="SimSun" w:cs="Times New Roman"/>
          <w:sz w:val="24"/>
          <w:szCs w:val="24"/>
        </w:rPr>
        <w:t>) =</w:t>
      </w:r>
      <w:r w:rsidR="001806AA">
        <w:rPr>
          <w:rFonts w:eastAsia="SimSun" w:cs="Times New Roman"/>
          <w:sz w:val="24"/>
          <w:szCs w:val="24"/>
        </w:rPr>
        <w:t xml:space="preserve"> 6.11</w:t>
      </w:r>
      <w:r w:rsidR="003503BB" w:rsidRPr="003503BB">
        <w:rPr>
          <w:rFonts w:eastAsia="SimSun" w:cs="Times New Roman"/>
          <w:sz w:val="24"/>
          <w:szCs w:val="24"/>
        </w:rPr>
        <w:t xml:space="preserve">, </w:t>
      </w:r>
      <w:r w:rsidR="003503BB" w:rsidRPr="003503BB">
        <w:rPr>
          <w:rFonts w:eastAsia="SimSun" w:cs="Times New Roman"/>
          <w:i/>
          <w:sz w:val="24"/>
          <w:szCs w:val="24"/>
        </w:rPr>
        <w:t>p</w:t>
      </w:r>
      <w:r w:rsidR="003503BB" w:rsidRPr="003503BB">
        <w:rPr>
          <w:rFonts w:eastAsia="SimSun" w:cs="Times New Roman"/>
          <w:sz w:val="24"/>
          <w:szCs w:val="24"/>
        </w:rPr>
        <w:t xml:space="preserve"> </w:t>
      </w:r>
      <w:r w:rsidR="001806AA">
        <w:rPr>
          <w:rFonts w:eastAsia="SimSun" w:cs="Times New Roman"/>
          <w:sz w:val="24"/>
          <w:szCs w:val="24"/>
        </w:rPr>
        <w:t>&lt; 0.001</w:t>
      </w:r>
      <w:r w:rsidR="003503BB" w:rsidRPr="003503BB">
        <w:rPr>
          <w:rFonts w:eastAsia="SimSun" w:cs="Times New Roman"/>
          <w:sz w:val="24"/>
          <w:szCs w:val="24"/>
        </w:rPr>
        <w:t xml:space="preserve">, Cohen’s </w:t>
      </w:r>
      <w:r w:rsidR="003503BB" w:rsidRPr="003503BB">
        <w:rPr>
          <w:rFonts w:eastAsia="SimSun" w:cs="Times New Roman"/>
          <w:i/>
          <w:sz w:val="24"/>
          <w:szCs w:val="24"/>
        </w:rPr>
        <w:t>d</w:t>
      </w:r>
      <w:r w:rsidR="003503BB" w:rsidRPr="003503BB">
        <w:rPr>
          <w:rFonts w:eastAsia="SimSun" w:cs="Times New Roman"/>
          <w:sz w:val="24"/>
          <w:szCs w:val="24"/>
          <w:vertAlign w:val="subscript"/>
        </w:rPr>
        <w:t xml:space="preserve"> </w:t>
      </w:r>
      <w:r w:rsidR="003503BB" w:rsidRPr="003503BB">
        <w:rPr>
          <w:rFonts w:eastAsia="SimSun" w:cs="Times New Roman"/>
          <w:sz w:val="24"/>
          <w:szCs w:val="24"/>
        </w:rPr>
        <w:t>=</w:t>
      </w:r>
      <w:r w:rsidR="001806AA">
        <w:rPr>
          <w:rFonts w:eastAsia="SimSun" w:cs="Times New Roman"/>
          <w:sz w:val="24"/>
          <w:szCs w:val="24"/>
        </w:rPr>
        <w:t xml:space="preserve"> 0.817, 95% CI [0.511 1.117]</w:t>
      </w:r>
      <w:r w:rsidR="001806AA" w:rsidRPr="001806AA">
        <w:rPr>
          <w:rFonts w:eastAsia="SimSun" w:cs="Times New Roman"/>
          <w:color w:val="0000FF"/>
          <w:sz w:val="24"/>
          <w:szCs w:val="24"/>
        </w:rPr>
        <w:t xml:space="preserve"> </w:t>
      </w:r>
      <w:r w:rsidR="001806AA">
        <w:rPr>
          <w:rFonts w:eastAsia="SimSun" w:cs="Times New Roman"/>
          <w:color w:val="0000FF"/>
          <w:sz w:val="24"/>
          <w:szCs w:val="24"/>
        </w:rPr>
        <w:t>, BF</w:t>
      </w:r>
      <w:r w:rsidR="001806AA" w:rsidRPr="009323C5">
        <w:rPr>
          <w:rFonts w:eastAsia="SimSun" w:cs="Times New Roman"/>
          <w:color w:val="0000FF"/>
          <w:sz w:val="24"/>
          <w:szCs w:val="24"/>
          <w:vertAlign w:val="subscript"/>
        </w:rPr>
        <w:t>10</w:t>
      </w:r>
      <w:r w:rsidR="001806AA">
        <w:rPr>
          <w:rFonts w:eastAsia="SimSun" w:cs="Times New Roman"/>
          <w:color w:val="0000FF"/>
          <w:sz w:val="24"/>
          <w:szCs w:val="24"/>
        </w:rPr>
        <w:t xml:space="preserve"> = 8.43</w:t>
      </w:r>
      <w:r w:rsidR="001806AA">
        <w:rPr>
          <w:rFonts w:eastAsia="SimSun" w:cs="Times New Roman"/>
          <w:sz w:val="24"/>
          <w:szCs w:val="24"/>
        </w:rPr>
        <w:t xml:space="preserve">, </w:t>
      </w:r>
      <w:r w:rsidR="003503BB" w:rsidRPr="003503BB">
        <w:rPr>
          <w:rFonts w:eastAsia="SimSun" w:cs="Times New Roman"/>
          <w:sz w:val="24"/>
          <w:szCs w:val="24"/>
        </w:rPr>
        <w:t xml:space="preserve">and </w:t>
      </w:r>
      <w:r w:rsidR="003503BB">
        <w:rPr>
          <w:rFonts w:eastAsia="SimSun" w:cs="Times New Roman"/>
          <w:sz w:val="24"/>
          <w:szCs w:val="24"/>
        </w:rPr>
        <w:t>neutral</w:t>
      </w:r>
      <w:r w:rsidR="003503BB" w:rsidRPr="003503BB">
        <w:rPr>
          <w:rFonts w:eastAsia="SimSun" w:cs="Times New Roman"/>
          <w:sz w:val="24"/>
          <w:szCs w:val="24"/>
        </w:rPr>
        <w:t xml:space="preserve"> self (1.</w:t>
      </w:r>
      <w:r w:rsidR="001806AA">
        <w:rPr>
          <w:rFonts w:eastAsia="SimSun" w:cs="Times New Roman"/>
          <w:sz w:val="24"/>
          <w:szCs w:val="24"/>
        </w:rPr>
        <w:t>91</w:t>
      </w:r>
      <w:r w:rsidR="003503BB" w:rsidRPr="003503BB">
        <w:rPr>
          <w:rFonts w:eastAsia="SimSun" w:cs="Times New Roman"/>
          <w:sz w:val="24"/>
          <w:szCs w:val="24"/>
        </w:rPr>
        <w:t xml:space="preserve"> ± 0.</w:t>
      </w:r>
      <w:r w:rsidR="001806AA">
        <w:rPr>
          <w:rFonts w:eastAsia="SimSun" w:cs="Times New Roman"/>
          <w:sz w:val="24"/>
          <w:szCs w:val="24"/>
        </w:rPr>
        <w:t>66</w:t>
      </w:r>
      <w:r w:rsidR="003503BB" w:rsidRPr="003503BB">
        <w:rPr>
          <w:rFonts w:eastAsia="SimSun" w:cs="Times New Roman"/>
          <w:sz w:val="24"/>
          <w:szCs w:val="24"/>
        </w:rPr>
        <w:t>)</w:t>
      </w:r>
      <w:r w:rsidR="001806AA">
        <w:rPr>
          <w:rFonts w:eastAsia="SimSun" w:cs="Times New Roman"/>
          <w:sz w:val="24"/>
          <w:szCs w:val="24"/>
        </w:rPr>
        <w:t xml:space="preserve">, </w:t>
      </w:r>
      <w:r w:rsidR="003503BB" w:rsidRPr="003503BB">
        <w:rPr>
          <w:rFonts w:eastAsia="SimSun" w:cs="Times New Roman"/>
          <w:i/>
          <w:sz w:val="24"/>
          <w:szCs w:val="24"/>
        </w:rPr>
        <w:t>t</w:t>
      </w:r>
      <w:r w:rsidR="003503BB" w:rsidRPr="003503BB">
        <w:rPr>
          <w:rFonts w:eastAsia="SimSun" w:cs="Times New Roman"/>
          <w:sz w:val="24"/>
          <w:szCs w:val="24"/>
        </w:rPr>
        <w:t>(</w:t>
      </w:r>
      <w:r w:rsidR="001806AA">
        <w:rPr>
          <w:rFonts w:eastAsia="SimSun" w:cs="Times New Roman"/>
          <w:sz w:val="24"/>
          <w:szCs w:val="24"/>
        </w:rPr>
        <w:t>55</w:t>
      </w:r>
      <w:r w:rsidR="003503BB" w:rsidRPr="003503BB">
        <w:rPr>
          <w:rFonts w:eastAsia="SimSun" w:cs="Times New Roman"/>
          <w:sz w:val="24"/>
          <w:szCs w:val="24"/>
        </w:rPr>
        <w:t xml:space="preserve">) = </w:t>
      </w:r>
      <w:r w:rsidR="001806AA">
        <w:rPr>
          <w:rFonts w:eastAsia="SimSun" w:cs="Times New Roman"/>
          <w:sz w:val="24"/>
          <w:szCs w:val="24"/>
        </w:rPr>
        <w:t>3.03</w:t>
      </w:r>
      <w:r w:rsidR="003503BB" w:rsidRPr="003503BB">
        <w:rPr>
          <w:rFonts w:eastAsia="SimSun" w:cs="Times New Roman"/>
          <w:sz w:val="24"/>
          <w:szCs w:val="24"/>
        </w:rPr>
        <w:t xml:space="preserve">, </w:t>
      </w:r>
      <w:r w:rsidR="003503BB" w:rsidRPr="003503BB">
        <w:rPr>
          <w:rFonts w:eastAsia="SimSun" w:cs="Times New Roman"/>
          <w:i/>
          <w:sz w:val="24"/>
          <w:szCs w:val="24"/>
        </w:rPr>
        <w:t>p</w:t>
      </w:r>
      <w:r w:rsidR="003503BB" w:rsidRPr="003503BB">
        <w:rPr>
          <w:rFonts w:eastAsia="SimSun" w:cs="Times New Roman"/>
          <w:sz w:val="24"/>
          <w:szCs w:val="24"/>
        </w:rPr>
        <w:t xml:space="preserve"> = 0.00</w:t>
      </w:r>
      <w:r w:rsidR="001806AA">
        <w:rPr>
          <w:rFonts w:eastAsia="SimSun" w:cs="Times New Roman"/>
          <w:sz w:val="24"/>
          <w:szCs w:val="24"/>
        </w:rPr>
        <w:t>38</w:t>
      </w:r>
      <w:r w:rsidR="003503BB" w:rsidRPr="003503BB">
        <w:rPr>
          <w:rFonts w:eastAsia="SimSun" w:cs="Times New Roman"/>
          <w:sz w:val="24"/>
          <w:szCs w:val="24"/>
        </w:rPr>
        <w:t xml:space="preserve">, Cohen’s </w:t>
      </w:r>
      <w:r w:rsidR="003503BB" w:rsidRPr="003503BB">
        <w:rPr>
          <w:rFonts w:eastAsia="SimSun" w:cs="Times New Roman"/>
          <w:i/>
          <w:sz w:val="24"/>
          <w:szCs w:val="24"/>
        </w:rPr>
        <w:t>d</w:t>
      </w:r>
      <w:r w:rsidR="006B0B0F">
        <w:rPr>
          <w:rFonts w:eastAsia="SimSun" w:cs="Times New Roman"/>
          <w:i/>
          <w:sz w:val="24"/>
          <w:szCs w:val="24"/>
        </w:rPr>
        <w:t xml:space="preserve"> </w:t>
      </w:r>
      <w:r w:rsidR="003503BB" w:rsidRPr="003503BB">
        <w:rPr>
          <w:rFonts w:eastAsia="SimSun" w:cs="Times New Roman"/>
          <w:sz w:val="24"/>
          <w:szCs w:val="24"/>
          <w:vertAlign w:val="subscript"/>
        </w:rPr>
        <w:t xml:space="preserve"> </w:t>
      </w:r>
      <w:r w:rsidR="003503BB" w:rsidRPr="003503BB">
        <w:rPr>
          <w:rFonts w:eastAsia="SimSun" w:cs="Times New Roman"/>
          <w:sz w:val="24"/>
          <w:szCs w:val="24"/>
        </w:rPr>
        <w:t xml:space="preserve">= </w:t>
      </w:r>
      <w:r w:rsidR="001806AA">
        <w:rPr>
          <w:rFonts w:eastAsia="SimSun" w:cs="Times New Roman"/>
          <w:sz w:val="24"/>
          <w:szCs w:val="24"/>
        </w:rPr>
        <w:t>0.404, 95%CI [0.13 0.675]</w:t>
      </w:r>
      <w:r w:rsidR="001806AA" w:rsidRPr="001806AA">
        <w:rPr>
          <w:rFonts w:eastAsia="SimSun" w:cs="Times New Roman"/>
          <w:color w:val="0000FF"/>
          <w:sz w:val="24"/>
          <w:szCs w:val="24"/>
        </w:rPr>
        <w:t xml:space="preserve"> </w:t>
      </w:r>
      <w:r w:rsidR="001806AA">
        <w:rPr>
          <w:rFonts w:eastAsia="SimSun" w:cs="Times New Roman"/>
          <w:color w:val="0000FF"/>
          <w:sz w:val="24"/>
          <w:szCs w:val="24"/>
        </w:rPr>
        <w:t>, BF</w:t>
      </w:r>
      <w:r w:rsidR="001806AA" w:rsidRPr="009323C5">
        <w:rPr>
          <w:rFonts w:eastAsia="SimSun" w:cs="Times New Roman"/>
          <w:color w:val="0000FF"/>
          <w:sz w:val="24"/>
          <w:szCs w:val="24"/>
          <w:vertAlign w:val="subscript"/>
        </w:rPr>
        <w:t>10</w:t>
      </w:r>
      <w:r w:rsidR="001806AA">
        <w:rPr>
          <w:rFonts w:eastAsia="SimSun" w:cs="Times New Roman"/>
          <w:color w:val="0000FF"/>
          <w:sz w:val="24"/>
          <w:szCs w:val="24"/>
        </w:rPr>
        <w:t xml:space="preserve"> = 1.33e+5</w:t>
      </w:r>
      <w:r w:rsidR="003503BB" w:rsidRPr="003503BB">
        <w:rPr>
          <w:rFonts w:eastAsia="SimSun" w:cs="Times New Roman"/>
          <w:sz w:val="24"/>
          <w:szCs w:val="24"/>
        </w:rPr>
        <w:t>.</w:t>
      </w:r>
      <w:r w:rsidRPr="00990A8C">
        <w:rPr>
          <w:rFonts w:eastAsia="SimSun" w:cs="Times New Roman"/>
          <w:sz w:val="24"/>
          <w:szCs w:val="24"/>
        </w:rPr>
        <w:t xml:space="preserve"> </w:t>
      </w:r>
      <w:r w:rsidR="001806AA">
        <w:rPr>
          <w:rFonts w:eastAsia="SimSun" w:cs="Times New Roman"/>
          <w:sz w:val="24"/>
          <w:szCs w:val="24"/>
        </w:rPr>
        <w:t>Th</w:t>
      </w:r>
      <w:r w:rsidRPr="0064107D">
        <w:rPr>
          <w:rFonts w:eastAsia="SimSun" w:cs="Times New Roman"/>
          <w:sz w:val="24"/>
          <w:szCs w:val="24"/>
        </w:rPr>
        <w:t xml:space="preserve">ere was </w:t>
      </w:r>
      <w:r w:rsidR="001806AA">
        <w:rPr>
          <w:rFonts w:eastAsia="SimSun" w:cs="Times New Roman"/>
          <w:sz w:val="24"/>
          <w:szCs w:val="24"/>
        </w:rPr>
        <w:t>also</w:t>
      </w:r>
      <w:r w:rsidRPr="0064107D">
        <w:rPr>
          <w:rFonts w:eastAsia="SimSun" w:cs="Times New Roman"/>
          <w:sz w:val="24"/>
          <w:szCs w:val="24"/>
        </w:rPr>
        <w:t xml:space="preserve"> </w:t>
      </w:r>
      <w:r w:rsidR="00D74E16">
        <w:rPr>
          <w:rFonts w:eastAsia="SimSun" w:cs="Times New Roman"/>
          <w:sz w:val="24"/>
          <w:szCs w:val="24"/>
        </w:rPr>
        <w:t>higher d’ for neutral-self condition than</w:t>
      </w:r>
      <w:r>
        <w:rPr>
          <w:rFonts w:eastAsia="SimSun" w:cs="Times New Roman"/>
          <w:sz w:val="24"/>
          <w:szCs w:val="24"/>
        </w:rPr>
        <w:t xml:space="preserve"> bad-self conditions, </w:t>
      </w:r>
      <w:proofErr w:type="gramStart"/>
      <w:r w:rsidRPr="00774A07">
        <w:rPr>
          <w:rFonts w:eastAsia="SimSun" w:cs="Times New Roman"/>
          <w:i/>
          <w:sz w:val="24"/>
          <w:szCs w:val="24"/>
        </w:rPr>
        <w:t>t</w:t>
      </w:r>
      <w:r w:rsidRPr="0064107D">
        <w:rPr>
          <w:rFonts w:eastAsia="SimSun" w:cs="Times New Roman"/>
          <w:sz w:val="24"/>
          <w:szCs w:val="24"/>
        </w:rPr>
        <w:t>(</w:t>
      </w:r>
      <w:proofErr w:type="gramEnd"/>
      <w:r>
        <w:rPr>
          <w:rFonts w:eastAsia="SimSun" w:cs="Times New Roman"/>
          <w:sz w:val="24"/>
          <w:szCs w:val="24"/>
        </w:rPr>
        <w:t>34</w:t>
      </w:r>
      <w:r w:rsidRPr="0064107D">
        <w:rPr>
          <w:rFonts w:eastAsia="SimSun" w:cs="Times New Roman"/>
          <w:sz w:val="24"/>
          <w:szCs w:val="24"/>
        </w:rPr>
        <w:t xml:space="preserve">) = </w:t>
      </w:r>
      <w:r w:rsidR="001806AA">
        <w:rPr>
          <w:rFonts w:eastAsia="SimSun" w:cs="Times New Roman"/>
          <w:sz w:val="24"/>
          <w:szCs w:val="24"/>
        </w:rPr>
        <w:t>3.02</w:t>
      </w:r>
      <w:r w:rsidRPr="0064107D">
        <w:rPr>
          <w:rFonts w:eastAsia="SimSun" w:cs="Times New Roman"/>
          <w:sz w:val="24"/>
          <w:szCs w:val="24"/>
        </w:rPr>
        <w:t xml:space="preserve">, </w:t>
      </w:r>
      <w:r w:rsidRPr="0064107D">
        <w:rPr>
          <w:rFonts w:eastAsia="SimSun" w:cs="Times New Roman"/>
          <w:i/>
          <w:sz w:val="24"/>
          <w:szCs w:val="24"/>
        </w:rPr>
        <w:t>p</w:t>
      </w:r>
      <w:r w:rsidRPr="0064107D">
        <w:rPr>
          <w:rFonts w:eastAsia="SimSun" w:cs="Times New Roman"/>
          <w:sz w:val="24"/>
          <w:szCs w:val="24"/>
        </w:rPr>
        <w:t xml:space="preserve"> = 0</w:t>
      </w:r>
      <w:r>
        <w:rPr>
          <w:rFonts w:eastAsia="SimSun" w:cs="Times New Roman"/>
          <w:sz w:val="24"/>
          <w:szCs w:val="24"/>
        </w:rPr>
        <w:t>.</w:t>
      </w:r>
      <w:r w:rsidR="001806AA">
        <w:rPr>
          <w:rFonts w:eastAsia="SimSun" w:cs="Times New Roman"/>
          <w:sz w:val="24"/>
          <w:szCs w:val="24"/>
        </w:rPr>
        <w:t>0039</w:t>
      </w:r>
      <w:r>
        <w:rPr>
          <w:rFonts w:eastAsia="SimSun" w:cs="Times New Roman"/>
          <w:sz w:val="24"/>
          <w:szCs w:val="24"/>
        </w:rPr>
        <w:t xml:space="preserve">, </w:t>
      </w:r>
      <w:r w:rsidRPr="00E74495">
        <w:rPr>
          <w:rFonts w:cs="Times New Roman"/>
          <w:color w:val="3333CC"/>
          <w:sz w:val="24"/>
          <w:szCs w:val="24"/>
        </w:rPr>
        <w:t xml:space="preserve">Cohen’s </w:t>
      </w:r>
      <w:r w:rsidRPr="002C4040">
        <w:rPr>
          <w:rFonts w:cs="Times New Roman"/>
          <w:i/>
          <w:color w:val="3333CC"/>
          <w:sz w:val="24"/>
          <w:szCs w:val="24"/>
        </w:rPr>
        <w:t>d</w:t>
      </w:r>
      <w:r>
        <w:rPr>
          <w:rFonts w:cs="Times New Roman"/>
          <w:i/>
          <w:color w:val="3333CC"/>
          <w:sz w:val="24"/>
          <w:szCs w:val="24"/>
          <w:vertAlign w:val="subscript"/>
        </w:rPr>
        <w:t xml:space="preserve"> </w:t>
      </w:r>
      <w:r w:rsidRPr="00E74495">
        <w:rPr>
          <w:rFonts w:cs="Times New Roman"/>
          <w:color w:val="3333CC"/>
          <w:sz w:val="24"/>
          <w:szCs w:val="24"/>
        </w:rPr>
        <w:t xml:space="preserve"> </w:t>
      </w:r>
      <w:r>
        <w:rPr>
          <w:rFonts w:cs="Times New Roman"/>
          <w:color w:val="3333CC"/>
          <w:sz w:val="24"/>
          <w:szCs w:val="24"/>
        </w:rPr>
        <w:t xml:space="preserve">= </w:t>
      </w:r>
      <w:r w:rsidR="001806AA">
        <w:rPr>
          <w:rFonts w:cs="Times New Roman"/>
          <w:color w:val="3333CC"/>
          <w:sz w:val="24"/>
          <w:szCs w:val="24"/>
        </w:rPr>
        <w:t>0.403</w:t>
      </w:r>
      <w:r w:rsidRPr="00990A8C">
        <w:rPr>
          <w:rFonts w:eastAsia="SimSun" w:cs="Times New Roman"/>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sidR="001806AA">
        <w:rPr>
          <w:rFonts w:eastAsia="SimSun" w:cs="Times New Roman"/>
          <w:color w:val="0000FF"/>
          <w:sz w:val="24"/>
          <w:szCs w:val="24"/>
        </w:rPr>
        <w:t>0.129 0.674</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 </w:t>
      </w:r>
      <w:r w:rsidR="001806AA">
        <w:rPr>
          <w:rFonts w:eastAsia="SimSun" w:cs="Times New Roman"/>
          <w:color w:val="0000FF"/>
          <w:sz w:val="24"/>
          <w:szCs w:val="24"/>
        </w:rPr>
        <w:t>8.22</w:t>
      </w:r>
      <w:r w:rsidRPr="0064107D">
        <w:rPr>
          <w:rFonts w:eastAsia="SimSun" w:cs="Times New Roman"/>
          <w:sz w:val="24"/>
          <w:szCs w:val="24"/>
        </w:rPr>
        <w:t>.</w:t>
      </w:r>
      <w:r>
        <w:rPr>
          <w:rFonts w:eastAsia="SimSun" w:cs="Times New Roman"/>
          <w:sz w:val="24"/>
          <w:szCs w:val="24"/>
        </w:rPr>
        <w:t xml:space="preserve"> </w:t>
      </w:r>
    </w:p>
    <w:p w14:paraId="2D957E1D" w14:textId="461D9895" w:rsidR="00880243" w:rsidRDefault="00880243" w:rsidP="00E026D2">
      <w:pPr>
        <w:spacing w:line="480" w:lineRule="auto"/>
        <w:ind w:firstLine="720"/>
        <w:rPr>
          <w:rFonts w:eastAsia="SimSun" w:cs="Times New Roman"/>
          <w:sz w:val="24"/>
          <w:szCs w:val="24"/>
        </w:rPr>
      </w:pPr>
      <w:r>
        <w:rPr>
          <w:rFonts w:eastAsia="SimSun" w:cs="Times New Roman"/>
          <w:sz w:val="24"/>
          <w:szCs w:val="24"/>
        </w:rPr>
        <w:t xml:space="preserve">For the </w:t>
      </w:r>
      <w:r w:rsidR="00D74E16">
        <w:rPr>
          <w:rFonts w:eastAsia="SimSun" w:cs="Times New Roman"/>
          <w:sz w:val="24"/>
          <w:szCs w:val="24"/>
        </w:rPr>
        <w:t xml:space="preserve">stranger </w:t>
      </w:r>
      <w:r>
        <w:rPr>
          <w:rFonts w:eastAsia="SimSun" w:cs="Times New Roman"/>
          <w:sz w:val="24"/>
          <w:szCs w:val="24"/>
        </w:rPr>
        <w:t xml:space="preserve">condition, there </w:t>
      </w:r>
      <w:r w:rsidRPr="00E026D2">
        <w:rPr>
          <w:rFonts w:eastAsia="SimSun" w:cs="Times New Roman"/>
          <w:b/>
          <w:color w:val="0000FF"/>
          <w:sz w:val="24"/>
          <w:szCs w:val="24"/>
        </w:rPr>
        <w:t xml:space="preserve">was no </w:t>
      </w:r>
      <w:r w:rsidR="00DE6F5D" w:rsidRPr="00E026D2">
        <w:rPr>
          <w:rFonts w:eastAsia="SimSun" w:cs="Times New Roman"/>
          <w:b/>
          <w:color w:val="0000FF"/>
          <w:sz w:val="24"/>
          <w:szCs w:val="24"/>
        </w:rPr>
        <w:t xml:space="preserve">evidence for the </w:t>
      </w:r>
      <w:r w:rsidRPr="00E026D2">
        <w:rPr>
          <w:rFonts w:eastAsia="SimSun" w:cs="Times New Roman"/>
          <w:b/>
          <w:color w:val="0000FF"/>
          <w:sz w:val="24"/>
          <w:szCs w:val="24"/>
        </w:rPr>
        <w:t xml:space="preserve">effect of the morality of the association on </w:t>
      </w:r>
      <w:r w:rsidRPr="00E026D2">
        <w:rPr>
          <w:rFonts w:eastAsia="SimSun" w:cs="Times New Roman"/>
          <w:b/>
          <w:i/>
          <w:color w:val="0000FF"/>
          <w:sz w:val="24"/>
          <w:szCs w:val="24"/>
        </w:rPr>
        <w:t>d’</w:t>
      </w:r>
      <w:r>
        <w:rPr>
          <w:rFonts w:eastAsia="SimSun" w:cs="Times New Roman"/>
          <w:sz w:val="24"/>
          <w:szCs w:val="24"/>
        </w:rPr>
        <w:t xml:space="preserve">, </w:t>
      </w:r>
      <w:proofErr w:type="gramStart"/>
      <w:r w:rsidRPr="0046620E">
        <w:rPr>
          <w:rFonts w:eastAsia="SimSun" w:cs="Times New Roman"/>
          <w:i/>
          <w:sz w:val="24"/>
          <w:szCs w:val="24"/>
        </w:rPr>
        <w:t>F</w:t>
      </w:r>
      <w:r w:rsidRPr="00F849C1">
        <w:rPr>
          <w:rFonts w:eastAsia="SimSun" w:cs="Times New Roman"/>
          <w:sz w:val="24"/>
          <w:szCs w:val="24"/>
        </w:rPr>
        <w:t>(</w:t>
      </w:r>
      <w:proofErr w:type="gramEnd"/>
      <w:r w:rsidRPr="00F849C1">
        <w:rPr>
          <w:rFonts w:eastAsia="SimSun" w:cs="Times New Roman"/>
          <w:sz w:val="24"/>
          <w:szCs w:val="24"/>
        </w:rPr>
        <w:t>2,</w:t>
      </w:r>
      <w:r w:rsidR="001806AA">
        <w:rPr>
          <w:rFonts w:eastAsia="SimSun" w:cs="Times New Roman"/>
          <w:sz w:val="24"/>
          <w:szCs w:val="24"/>
        </w:rPr>
        <w:t>110</w:t>
      </w:r>
      <w:r w:rsidRPr="00F849C1">
        <w:rPr>
          <w:rFonts w:eastAsia="SimSun" w:cs="Times New Roman"/>
          <w:sz w:val="24"/>
          <w:szCs w:val="24"/>
        </w:rPr>
        <w:t>)</w:t>
      </w:r>
      <w:r>
        <w:rPr>
          <w:rFonts w:eastAsia="SimSun" w:cs="Times New Roman"/>
          <w:sz w:val="24"/>
          <w:szCs w:val="24"/>
        </w:rPr>
        <w:t xml:space="preserve"> = </w:t>
      </w:r>
      <w:r w:rsidR="001806AA">
        <w:rPr>
          <w:rFonts w:eastAsia="SimSun" w:cs="Times New Roman"/>
          <w:sz w:val="24"/>
          <w:szCs w:val="24"/>
        </w:rPr>
        <w:t>3.27</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0.</w:t>
      </w:r>
      <w:r w:rsidR="00381D11">
        <w:rPr>
          <w:rFonts w:eastAsia="SimSun" w:cs="Times New Roman"/>
          <w:sz w:val="24"/>
          <w:szCs w:val="24"/>
        </w:rPr>
        <w:t>042</w:t>
      </w:r>
      <w:r>
        <w:rPr>
          <w:rFonts w:eastAsia="SimSun" w:cs="Times New Roman"/>
          <w:sz w:val="24"/>
          <w:szCs w:val="24"/>
        </w:rPr>
        <w:t xml:space="preserve">, </w:t>
      </w:r>
      <w:r w:rsidRPr="00C3520D">
        <w:rPr>
          <w:rFonts w:cs="Times New Roman"/>
          <w:i/>
          <w:sz w:val="24"/>
          <w:szCs w:val="24"/>
        </w:rPr>
        <w:t>ω</w:t>
      </w:r>
      <w:r w:rsidRPr="00C3520D">
        <w:rPr>
          <w:rFonts w:cs="Times New Roman"/>
          <w:bCs/>
          <w:i/>
          <w:iCs/>
          <w:sz w:val="24"/>
          <w:szCs w:val="24"/>
        </w:rPr>
        <w:t>²</w:t>
      </w:r>
      <w:r>
        <w:rPr>
          <w:rFonts w:cs="Times New Roman"/>
          <w:bCs/>
          <w:i/>
          <w:iCs/>
          <w:sz w:val="24"/>
          <w:szCs w:val="24"/>
        </w:rPr>
        <w:t xml:space="preserve"> </w:t>
      </w:r>
      <w:r w:rsidR="00381D11">
        <w:rPr>
          <w:rFonts w:eastAsia="SimSun" w:cs="Times New Roman"/>
          <w:sz w:val="24"/>
          <w:szCs w:val="24"/>
        </w:rPr>
        <w:t>=</w:t>
      </w:r>
      <w:r>
        <w:rPr>
          <w:rFonts w:eastAsia="SimSun" w:cs="Times New Roman"/>
          <w:sz w:val="24"/>
          <w:szCs w:val="24"/>
        </w:rPr>
        <w:t xml:space="preserve"> </w:t>
      </w:r>
      <w:r w:rsidR="00381D11">
        <w:rPr>
          <w:rFonts w:eastAsia="SimSun" w:cs="Times New Roman"/>
          <w:sz w:val="24"/>
          <w:szCs w:val="24"/>
        </w:rPr>
        <w:t>0.0079</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 </w:t>
      </w:r>
      <w:r w:rsidR="00381D11">
        <w:rPr>
          <w:rFonts w:eastAsia="SimSun" w:cs="Times New Roman"/>
          <w:color w:val="0000FF"/>
          <w:sz w:val="24"/>
          <w:szCs w:val="24"/>
        </w:rPr>
        <w:t>0.96</w:t>
      </w:r>
      <w:r>
        <w:rPr>
          <w:rFonts w:eastAsia="SimSun" w:cs="Times New Roman"/>
          <w:sz w:val="24"/>
          <w:szCs w:val="24"/>
        </w:rPr>
        <w:t>.</w:t>
      </w:r>
    </w:p>
    <w:p w14:paraId="5B13DF0C" w14:textId="0A4F4283" w:rsidR="00880243" w:rsidRDefault="00880243" w:rsidP="00E026D2">
      <w:pPr>
        <w:spacing w:line="480" w:lineRule="auto"/>
        <w:ind w:firstLine="720"/>
        <w:rPr>
          <w:rFonts w:eastAsia="SimSun" w:cs="Times New Roman"/>
          <w:sz w:val="24"/>
          <w:szCs w:val="24"/>
        </w:rPr>
      </w:pPr>
      <w:r>
        <w:rPr>
          <w:rFonts w:eastAsia="SimSun" w:cs="Times New Roman"/>
          <w:sz w:val="24"/>
          <w:szCs w:val="24"/>
        </w:rPr>
        <w:t xml:space="preserve">We also tested the effect of personal association by comparing </w:t>
      </w:r>
      <w:r w:rsidRPr="00774A07">
        <w:rPr>
          <w:rFonts w:eastAsia="SimSun" w:cs="Times New Roman"/>
          <w:i/>
          <w:sz w:val="24"/>
          <w:szCs w:val="24"/>
        </w:rPr>
        <w:t>d’</w:t>
      </w:r>
      <w:r>
        <w:rPr>
          <w:rFonts w:eastAsia="SimSun" w:cs="Times New Roman"/>
          <w:sz w:val="24"/>
          <w:szCs w:val="24"/>
        </w:rPr>
        <w:t xml:space="preserve"> values for difference moral valence level. The results showed that</w:t>
      </w:r>
      <w:r w:rsidRPr="00E5671C">
        <w:rPr>
          <w:rFonts w:eastAsia="SimSun" w:cs="Times New Roman"/>
          <w:b/>
          <w:sz w:val="24"/>
          <w:szCs w:val="24"/>
        </w:rPr>
        <w:t xml:space="preserve"> </w:t>
      </w:r>
      <w:r w:rsidRPr="00D850FE">
        <w:rPr>
          <w:rFonts w:eastAsia="SimSun" w:cs="Times New Roman"/>
          <w:b/>
          <w:sz w:val="24"/>
          <w:szCs w:val="24"/>
        </w:rPr>
        <w:t>the bad</w:t>
      </w:r>
      <w:r>
        <w:rPr>
          <w:rFonts w:eastAsia="SimSun" w:cs="Times New Roman"/>
          <w:b/>
          <w:sz w:val="24"/>
          <w:szCs w:val="24"/>
        </w:rPr>
        <w:t>-</w:t>
      </w:r>
      <w:r w:rsidRPr="00D850FE">
        <w:rPr>
          <w:rFonts w:eastAsia="SimSun" w:cs="Times New Roman"/>
          <w:b/>
          <w:sz w:val="24"/>
          <w:szCs w:val="24"/>
        </w:rPr>
        <w:t>self</w:t>
      </w:r>
      <w:r>
        <w:rPr>
          <w:rFonts w:eastAsia="SimSun" w:cs="Times New Roman"/>
          <w:b/>
          <w:sz w:val="24"/>
          <w:szCs w:val="24"/>
        </w:rPr>
        <w:t xml:space="preserve"> association condition</w:t>
      </w:r>
      <w:r w:rsidRPr="00AE437E">
        <w:rPr>
          <w:rFonts w:eastAsia="SimSun" w:cs="Times New Roman"/>
          <w:b/>
          <w:sz w:val="24"/>
          <w:szCs w:val="24"/>
        </w:rPr>
        <w:t xml:space="preserve"> </w:t>
      </w:r>
      <w:r w:rsidRPr="00E5671C">
        <w:rPr>
          <w:rFonts w:eastAsia="SimSun" w:cs="Times New Roman"/>
          <w:b/>
          <w:sz w:val="24"/>
          <w:szCs w:val="24"/>
        </w:rPr>
        <w:t>was responded worse than</w:t>
      </w:r>
      <w:r w:rsidRPr="00AE437E">
        <w:rPr>
          <w:rFonts w:eastAsia="SimSun" w:cs="Times New Roman"/>
          <w:b/>
          <w:sz w:val="24"/>
          <w:szCs w:val="24"/>
        </w:rPr>
        <w:t xml:space="preserve"> the</w:t>
      </w:r>
      <w:r>
        <w:rPr>
          <w:rFonts w:eastAsia="SimSun" w:cs="Times New Roman"/>
          <w:b/>
          <w:sz w:val="24"/>
          <w:szCs w:val="24"/>
        </w:rPr>
        <w:t xml:space="preserve"> </w:t>
      </w:r>
      <w:r w:rsidRPr="00D850FE">
        <w:rPr>
          <w:rFonts w:eastAsia="SimSun" w:cs="Times New Roman"/>
          <w:b/>
          <w:sz w:val="24"/>
          <w:szCs w:val="24"/>
        </w:rPr>
        <w:t>bad</w:t>
      </w:r>
      <w:r>
        <w:rPr>
          <w:rFonts w:eastAsia="SimSun" w:cs="Times New Roman"/>
          <w:b/>
          <w:sz w:val="24"/>
          <w:szCs w:val="24"/>
        </w:rPr>
        <w:t>-</w:t>
      </w:r>
      <w:r w:rsidRPr="00D850FE">
        <w:rPr>
          <w:rFonts w:eastAsia="SimSun" w:cs="Times New Roman"/>
          <w:b/>
          <w:sz w:val="24"/>
          <w:szCs w:val="24"/>
        </w:rPr>
        <w:t>stranger</w:t>
      </w:r>
      <w:r>
        <w:rPr>
          <w:rFonts w:eastAsia="SimSun" w:cs="Times New Roman"/>
          <w:b/>
          <w:sz w:val="24"/>
          <w:szCs w:val="24"/>
        </w:rPr>
        <w:t xml:space="preserve"> association condition</w:t>
      </w:r>
      <w:r w:rsidRPr="00D850FE">
        <w:rPr>
          <w:rFonts w:eastAsia="SimSun" w:cs="Times New Roman"/>
          <w:b/>
          <w:sz w:val="24"/>
          <w:szCs w:val="24"/>
        </w:rPr>
        <w:t xml:space="preserve"> (</w:t>
      </w:r>
      <w:r w:rsidR="00B3594A">
        <w:rPr>
          <w:rFonts w:eastAsia="SimSun" w:cs="Times New Roman"/>
          <w:b/>
          <w:sz w:val="24"/>
          <w:szCs w:val="24"/>
        </w:rPr>
        <w:t>2.18</w:t>
      </w:r>
      <w:r>
        <w:rPr>
          <w:rFonts w:eastAsia="SimSun" w:cs="Times New Roman"/>
          <w:b/>
          <w:sz w:val="24"/>
          <w:szCs w:val="24"/>
        </w:rPr>
        <w:t xml:space="preserve"> </w:t>
      </w:r>
      <w:r w:rsidRPr="00E5671C">
        <w:rPr>
          <w:rFonts w:eastAsia="SimSun" w:cs="Times New Roman"/>
          <w:b/>
          <w:sz w:val="24"/>
          <w:szCs w:val="24"/>
        </w:rPr>
        <w:t>± 0.</w:t>
      </w:r>
      <w:r w:rsidR="00B3594A">
        <w:rPr>
          <w:rFonts w:eastAsia="SimSun" w:cs="Times New Roman"/>
          <w:b/>
          <w:sz w:val="24"/>
          <w:szCs w:val="24"/>
        </w:rPr>
        <w:t>911</w:t>
      </w:r>
      <w:r w:rsidRPr="00E5671C">
        <w:rPr>
          <w:rFonts w:eastAsia="SimSun" w:cs="Times New Roman"/>
          <w:b/>
          <w:sz w:val="24"/>
          <w:szCs w:val="24"/>
        </w:rPr>
        <w:t xml:space="preserve">), </w:t>
      </w:r>
      <w:proofErr w:type="gramStart"/>
      <w:r w:rsidRPr="00E5671C">
        <w:rPr>
          <w:rFonts w:eastAsia="SimSun" w:cs="Times New Roman"/>
          <w:b/>
          <w:i/>
          <w:sz w:val="24"/>
          <w:szCs w:val="24"/>
        </w:rPr>
        <w:t>t</w:t>
      </w:r>
      <w:r w:rsidRPr="00E5671C">
        <w:rPr>
          <w:rFonts w:eastAsia="SimSun" w:cs="Times New Roman"/>
          <w:b/>
          <w:sz w:val="24"/>
          <w:szCs w:val="24"/>
        </w:rPr>
        <w:t>(</w:t>
      </w:r>
      <w:proofErr w:type="gramEnd"/>
      <w:r w:rsidR="00B3594A">
        <w:rPr>
          <w:rFonts w:eastAsia="SimSun" w:cs="Times New Roman"/>
          <w:b/>
          <w:sz w:val="24"/>
          <w:szCs w:val="24"/>
        </w:rPr>
        <w:t>55</w:t>
      </w:r>
      <w:r w:rsidRPr="00E5671C">
        <w:rPr>
          <w:rFonts w:eastAsia="SimSun" w:cs="Times New Roman"/>
          <w:b/>
          <w:sz w:val="24"/>
          <w:szCs w:val="24"/>
        </w:rPr>
        <w:t>) =</w:t>
      </w:r>
      <w:r>
        <w:rPr>
          <w:rFonts w:eastAsia="SimSun" w:cs="Times New Roman"/>
          <w:b/>
          <w:sz w:val="24"/>
          <w:szCs w:val="24"/>
        </w:rPr>
        <w:t xml:space="preserve"> </w:t>
      </w:r>
      <w:r w:rsidR="00B3594A">
        <w:rPr>
          <w:rFonts w:eastAsia="SimSun" w:cs="Times New Roman"/>
          <w:b/>
          <w:sz w:val="24"/>
          <w:szCs w:val="24"/>
        </w:rPr>
        <w:t>-4.1</w:t>
      </w:r>
      <w:r w:rsidRPr="00E5671C">
        <w:rPr>
          <w:rFonts w:eastAsia="SimSun" w:cs="Times New Roman"/>
          <w:b/>
          <w:sz w:val="24"/>
          <w:szCs w:val="24"/>
        </w:rPr>
        <w:t xml:space="preserve">, </w:t>
      </w:r>
      <w:r w:rsidRPr="00E5671C">
        <w:rPr>
          <w:rFonts w:eastAsia="SimSun" w:cs="Times New Roman"/>
          <w:b/>
          <w:i/>
          <w:sz w:val="24"/>
          <w:szCs w:val="24"/>
        </w:rPr>
        <w:t>p</w:t>
      </w:r>
      <w:r w:rsidRPr="00E5671C">
        <w:rPr>
          <w:rFonts w:eastAsia="SimSun" w:cs="Times New Roman"/>
          <w:b/>
          <w:sz w:val="24"/>
          <w:szCs w:val="24"/>
        </w:rPr>
        <w:t xml:space="preserve"> </w:t>
      </w:r>
      <w:r w:rsidR="00B3594A">
        <w:rPr>
          <w:rFonts w:eastAsia="SimSun" w:cs="Times New Roman"/>
          <w:b/>
          <w:sz w:val="24"/>
          <w:szCs w:val="24"/>
        </w:rPr>
        <w:t>&lt;</w:t>
      </w:r>
      <w:r w:rsidRPr="00E5671C">
        <w:rPr>
          <w:rFonts w:eastAsia="SimSun" w:cs="Times New Roman"/>
          <w:b/>
          <w:sz w:val="24"/>
          <w:szCs w:val="24"/>
        </w:rPr>
        <w:t xml:space="preserve"> 0.00</w:t>
      </w:r>
      <w:r w:rsidR="00B3594A">
        <w:rPr>
          <w:rFonts w:eastAsia="SimSun" w:cs="Times New Roman"/>
          <w:b/>
          <w:sz w:val="24"/>
          <w:szCs w:val="24"/>
        </w:rPr>
        <w:t>1</w:t>
      </w:r>
      <w:r w:rsidRPr="00E5671C">
        <w:rPr>
          <w:rFonts w:eastAsia="SimSun" w:cs="Times New Roman"/>
          <w:b/>
          <w:sz w:val="24"/>
          <w:szCs w:val="24"/>
        </w:rPr>
        <w:t xml:space="preserve">, </w:t>
      </w:r>
      <w:r w:rsidRPr="00E5671C">
        <w:rPr>
          <w:rFonts w:cs="Times New Roman"/>
          <w:b/>
          <w:color w:val="3333CC"/>
          <w:sz w:val="24"/>
          <w:szCs w:val="24"/>
        </w:rPr>
        <w:t xml:space="preserve">Cohen’s </w:t>
      </w:r>
      <w:r w:rsidRPr="00E5671C">
        <w:rPr>
          <w:rFonts w:cs="Times New Roman"/>
          <w:b/>
          <w:i/>
          <w:color w:val="3333CC"/>
          <w:sz w:val="24"/>
          <w:szCs w:val="24"/>
        </w:rPr>
        <w:t>d</w:t>
      </w:r>
      <w:r w:rsidRPr="00E5671C">
        <w:rPr>
          <w:rFonts w:cs="Times New Roman"/>
          <w:b/>
          <w:i/>
          <w:color w:val="3333CC"/>
          <w:sz w:val="24"/>
          <w:szCs w:val="24"/>
          <w:vertAlign w:val="subscript"/>
        </w:rPr>
        <w:t xml:space="preserve"> </w:t>
      </w:r>
      <w:r w:rsidRPr="00E5671C">
        <w:rPr>
          <w:rFonts w:cs="Times New Roman"/>
          <w:b/>
          <w:color w:val="3333CC"/>
          <w:sz w:val="24"/>
          <w:szCs w:val="24"/>
        </w:rPr>
        <w:t xml:space="preserve"> </w:t>
      </w:r>
      <w:r w:rsidRPr="00E5671C">
        <w:rPr>
          <w:rFonts w:eastAsia="SimSun" w:cs="Times New Roman"/>
          <w:b/>
          <w:sz w:val="24"/>
          <w:szCs w:val="24"/>
        </w:rPr>
        <w:t>=</w:t>
      </w:r>
      <w:r>
        <w:rPr>
          <w:rFonts w:eastAsia="SimSun" w:cs="Times New Roman"/>
          <w:b/>
          <w:sz w:val="24"/>
          <w:szCs w:val="24"/>
        </w:rPr>
        <w:t xml:space="preserve"> </w:t>
      </w:r>
      <w:r w:rsidRPr="00E5671C">
        <w:rPr>
          <w:rFonts w:eastAsia="SimSun" w:cs="Times New Roman"/>
          <w:b/>
          <w:sz w:val="24"/>
          <w:szCs w:val="24"/>
        </w:rPr>
        <w:t>-0.5</w:t>
      </w:r>
      <w:r>
        <w:rPr>
          <w:rFonts w:eastAsia="SimSun" w:cs="Times New Roman"/>
          <w:b/>
          <w:sz w:val="24"/>
          <w:szCs w:val="24"/>
        </w:rPr>
        <w:t>4</w:t>
      </w:r>
      <w:r w:rsidR="00B3594A">
        <w:rPr>
          <w:rFonts w:eastAsia="SimSun" w:cs="Times New Roman"/>
          <w:b/>
          <w:sz w:val="24"/>
          <w:szCs w:val="24"/>
        </w:rPr>
        <w:t>8</w:t>
      </w:r>
      <w:r w:rsidRPr="00E5671C">
        <w:rPr>
          <w:rFonts w:eastAsia="SimSun" w:cs="Times New Roman"/>
          <w:b/>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Pr>
          <w:rFonts w:eastAsia="SimSun" w:cs="Times New Roman"/>
          <w:color w:val="0000FF"/>
          <w:sz w:val="24"/>
          <w:szCs w:val="24"/>
        </w:rPr>
        <w:t>-0.8</w:t>
      </w:r>
      <w:r w:rsidR="00B3594A">
        <w:rPr>
          <w:rFonts w:eastAsia="SimSun" w:cs="Times New Roman"/>
          <w:color w:val="0000FF"/>
          <w:sz w:val="24"/>
          <w:szCs w:val="24"/>
        </w:rPr>
        <w:t>27</w:t>
      </w:r>
      <w:r>
        <w:rPr>
          <w:rFonts w:eastAsia="SimSun" w:cs="Times New Roman"/>
          <w:color w:val="0000FF"/>
          <w:sz w:val="24"/>
          <w:szCs w:val="24"/>
        </w:rPr>
        <w:t xml:space="preserve"> -0.</w:t>
      </w:r>
      <w:r w:rsidR="00B3594A">
        <w:rPr>
          <w:rFonts w:eastAsia="SimSun" w:cs="Times New Roman"/>
          <w:color w:val="0000FF"/>
          <w:sz w:val="24"/>
          <w:szCs w:val="24"/>
        </w:rPr>
        <w:t>265</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B3594A">
        <w:rPr>
          <w:rFonts w:eastAsia="SimSun" w:cs="Times New Roman"/>
          <w:color w:val="0000FF"/>
          <w:sz w:val="24"/>
          <w:szCs w:val="24"/>
        </w:rPr>
        <w:t xml:space="preserve"> </w:t>
      </w:r>
      <w:r w:rsidR="005C11B9">
        <w:rPr>
          <w:rFonts w:eastAsia="SimSun" w:cs="Times New Roman"/>
          <w:color w:val="0000FF"/>
          <w:sz w:val="24"/>
          <w:szCs w:val="24"/>
        </w:rPr>
        <w:t>167</w:t>
      </w:r>
      <w:r>
        <w:rPr>
          <w:rFonts w:eastAsia="SimSun" w:cs="Times New Roman"/>
          <w:b/>
          <w:sz w:val="24"/>
          <w:szCs w:val="24"/>
        </w:rPr>
        <w:t xml:space="preserve">. </w:t>
      </w:r>
      <w:r w:rsidRPr="00F849C1">
        <w:rPr>
          <w:rFonts w:eastAsia="SimSun" w:cs="Times New Roman"/>
          <w:b/>
          <w:sz w:val="24"/>
          <w:szCs w:val="24"/>
        </w:rPr>
        <w:t xml:space="preserve"> </w:t>
      </w:r>
      <w:r>
        <w:rPr>
          <w:rFonts w:eastAsia="SimSun" w:cs="Times New Roman"/>
          <w:sz w:val="24"/>
          <w:szCs w:val="24"/>
        </w:rPr>
        <w:t>The neutral-self was also</w:t>
      </w:r>
      <w:r w:rsidR="00B3594A">
        <w:rPr>
          <w:rFonts w:eastAsia="SimSun" w:cs="Times New Roman"/>
          <w:sz w:val="24"/>
          <w:szCs w:val="24"/>
        </w:rPr>
        <w:t xml:space="preserve"> worse </w:t>
      </w:r>
      <w:r>
        <w:rPr>
          <w:rFonts w:eastAsia="SimSun" w:cs="Times New Roman"/>
          <w:sz w:val="24"/>
          <w:szCs w:val="24"/>
        </w:rPr>
        <w:t>than the neutral-stranger (</w:t>
      </w:r>
      <w:r w:rsidR="00B3594A">
        <w:rPr>
          <w:rFonts w:eastAsia="SimSun" w:cs="Times New Roman"/>
          <w:sz w:val="24"/>
          <w:szCs w:val="24"/>
        </w:rPr>
        <w:t>2.28</w:t>
      </w:r>
      <w:r>
        <w:rPr>
          <w:rFonts w:eastAsia="SimSun" w:cs="Times New Roman"/>
          <w:sz w:val="24"/>
          <w:szCs w:val="24"/>
        </w:rPr>
        <w:t xml:space="preserve"> </w:t>
      </w:r>
      <w:r w:rsidRPr="0064107D">
        <w:rPr>
          <w:rFonts w:eastAsia="SimSun" w:cs="Times New Roman"/>
          <w:sz w:val="24"/>
          <w:szCs w:val="24"/>
        </w:rPr>
        <w:t>±</w:t>
      </w:r>
      <w:r>
        <w:rPr>
          <w:rFonts w:eastAsia="SimSun" w:cs="Times New Roman"/>
          <w:sz w:val="24"/>
          <w:szCs w:val="24"/>
        </w:rPr>
        <w:t xml:space="preserve"> </w:t>
      </w:r>
      <w:r w:rsidR="00B3594A">
        <w:rPr>
          <w:rFonts w:eastAsia="SimSun" w:cs="Times New Roman"/>
          <w:sz w:val="24"/>
          <w:szCs w:val="24"/>
        </w:rPr>
        <w:t>1</w:t>
      </w:r>
      <w:r>
        <w:rPr>
          <w:rFonts w:eastAsia="SimSun" w:cs="Times New Roman"/>
          <w:sz w:val="24"/>
          <w:szCs w:val="24"/>
        </w:rPr>
        <w:t xml:space="preserve">), </w:t>
      </w:r>
      <w:proofErr w:type="gramStart"/>
      <w:r w:rsidRPr="0046620E">
        <w:rPr>
          <w:rFonts w:eastAsia="SimSun" w:cs="Times New Roman"/>
          <w:i/>
          <w:sz w:val="24"/>
          <w:szCs w:val="24"/>
        </w:rPr>
        <w:t>t</w:t>
      </w:r>
      <w:r>
        <w:rPr>
          <w:rFonts w:eastAsia="SimSun" w:cs="Times New Roman"/>
          <w:sz w:val="24"/>
          <w:szCs w:val="24"/>
        </w:rPr>
        <w:t>(</w:t>
      </w:r>
      <w:proofErr w:type="gramEnd"/>
      <w:r w:rsidR="00B3594A">
        <w:rPr>
          <w:rFonts w:eastAsia="SimSun" w:cs="Times New Roman"/>
          <w:sz w:val="24"/>
          <w:szCs w:val="24"/>
        </w:rPr>
        <w:t>55</w:t>
      </w:r>
      <w:r>
        <w:rPr>
          <w:rFonts w:eastAsia="SimSun" w:cs="Times New Roman"/>
          <w:sz w:val="24"/>
          <w:szCs w:val="24"/>
        </w:rPr>
        <w:t>) = -</w:t>
      </w:r>
      <w:r w:rsidR="00B3594A">
        <w:rPr>
          <w:rFonts w:eastAsia="SimSun" w:cs="Times New Roman"/>
          <w:sz w:val="24"/>
          <w:szCs w:val="24"/>
        </w:rPr>
        <w:t>3.15</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0.0</w:t>
      </w:r>
      <w:r w:rsidR="00B3594A">
        <w:rPr>
          <w:rFonts w:eastAsia="SimSun" w:cs="Times New Roman"/>
          <w:sz w:val="24"/>
          <w:szCs w:val="24"/>
        </w:rPr>
        <w:t>026</w:t>
      </w:r>
      <w:r>
        <w:rPr>
          <w:rFonts w:eastAsia="SimSun" w:cs="Times New Roman"/>
          <w:sz w:val="24"/>
          <w:szCs w:val="24"/>
        </w:rPr>
        <w:t xml:space="preserve"> , </w:t>
      </w:r>
      <w:r w:rsidRPr="00E74495">
        <w:rPr>
          <w:rFonts w:cs="Times New Roman"/>
          <w:color w:val="3333CC"/>
          <w:sz w:val="24"/>
          <w:szCs w:val="24"/>
        </w:rPr>
        <w:t xml:space="preserve">Cohen’s </w:t>
      </w:r>
      <w:r w:rsidRPr="002C4040">
        <w:rPr>
          <w:rFonts w:cs="Times New Roman"/>
          <w:i/>
          <w:color w:val="3333CC"/>
          <w:sz w:val="24"/>
          <w:szCs w:val="24"/>
        </w:rPr>
        <w:t>d</w:t>
      </w:r>
      <w:r>
        <w:rPr>
          <w:rFonts w:cs="Times New Roman"/>
          <w:i/>
          <w:color w:val="3333CC"/>
          <w:sz w:val="24"/>
          <w:szCs w:val="24"/>
          <w:vertAlign w:val="subscript"/>
        </w:rPr>
        <w:t xml:space="preserve"> </w:t>
      </w:r>
      <w:r w:rsidRPr="00E74495">
        <w:rPr>
          <w:rFonts w:cs="Times New Roman"/>
          <w:color w:val="3333CC"/>
          <w:sz w:val="24"/>
          <w:szCs w:val="24"/>
        </w:rPr>
        <w:t xml:space="preserve"> </w:t>
      </w:r>
      <w:r>
        <w:rPr>
          <w:rFonts w:eastAsia="SimSun" w:cs="Times New Roman"/>
          <w:sz w:val="24"/>
          <w:szCs w:val="24"/>
        </w:rPr>
        <w:t>= -0.</w:t>
      </w:r>
      <w:r w:rsidR="00B3594A">
        <w:rPr>
          <w:rFonts w:eastAsia="SimSun" w:cs="Times New Roman"/>
          <w:sz w:val="24"/>
          <w:szCs w:val="24"/>
        </w:rPr>
        <w:t>422</w:t>
      </w:r>
      <w:r>
        <w:rPr>
          <w:rFonts w:eastAsia="SimSun" w:cs="Times New Roman"/>
          <w:sz w:val="24"/>
          <w:szCs w:val="24"/>
        </w:rPr>
        <w:t>,</w:t>
      </w:r>
      <w:r w:rsidRPr="007011A4">
        <w:rPr>
          <w:rFonts w:eastAsia="SimSun" w:cs="Times New Roman"/>
          <w:color w:val="0000FF"/>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Pr>
          <w:rFonts w:eastAsia="SimSun" w:cs="Times New Roman"/>
          <w:color w:val="0000FF"/>
          <w:sz w:val="24"/>
          <w:szCs w:val="24"/>
        </w:rPr>
        <w:t>-0.</w:t>
      </w:r>
      <w:r w:rsidR="00B3594A">
        <w:rPr>
          <w:rFonts w:eastAsia="SimSun" w:cs="Times New Roman"/>
          <w:color w:val="0000FF"/>
          <w:sz w:val="24"/>
          <w:szCs w:val="24"/>
        </w:rPr>
        <w:t>693</w:t>
      </w:r>
      <w:r>
        <w:rPr>
          <w:rFonts w:eastAsia="SimSun" w:cs="Times New Roman"/>
          <w:color w:val="0000FF"/>
          <w:sz w:val="24"/>
          <w:szCs w:val="24"/>
        </w:rPr>
        <w:t xml:space="preserve"> -0.</w:t>
      </w:r>
      <w:r w:rsidR="00B3594A">
        <w:rPr>
          <w:rFonts w:eastAsia="SimSun" w:cs="Times New Roman"/>
          <w:color w:val="0000FF"/>
          <w:sz w:val="24"/>
          <w:szCs w:val="24"/>
        </w:rPr>
        <w:t>146</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5C11B9">
        <w:rPr>
          <w:rFonts w:eastAsia="SimSun" w:cs="Times New Roman"/>
          <w:color w:val="0000FF"/>
          <w:sz w:val="24"/>
          <w:szCs w:val="24"/>
        </w:rPr>
        <w:t xml:space="preserve"> 11.7</w:t>
      </w:r>
      <w:r>
        <w:rPr>
          <w:rFonts w:eastAsia="SimSun" w:cs="Times New Roman"/>
          <w:sz w:val="24"/>
          <w:szCs w:val="24"/>
        </w:rPr>
        <w:t>. While the good-self association condition and good-stranger conditions (</w:t>
      </w:r>
      <w:r w:rsidR="008938CA">
        <w:rPr>
          <w:rFonts w:eastAsia="SimSun" w:cs="Times New Roman"/>
          <w:sz w:val="24"/>
          <w:szCs w:val="24"/>
        </w:rPr>
        <w:t>2.03</w:t>
      </w:r>
      <w:r>
        <w:rPr>
          <w:rFonts w:eastAsia="SimSun" w:cs="Times New Roman"/>
          <w:sz w:val="24"/>
          <w:szCs w:val="24"/>
        </w:rPr>
        <w:t xml:space="preserve"> </w:t>
      </w:r>
      <w:r w:rsidRPr="0064107D">
        <w:rPr>
          <w:rFonts w:eastAsia="SimSun" w:cs="Times New Roman"/>
          <w:sz w:val="24"/>
          <w:szCs w:val="24"/>
        </w:rPr>
        <w:t>±</w:t>
      </w:r>
      <w:r>
        <w:rPr>
          <w:rFonts w:eastAsia="SimSun" w:cs="Times New Roman"/>
          <w:sz w:val="24"/>
          <w:szCs w:val="24"/>
        </w:rPr>
        <w:t xml:space="preserve"> 0.</w:t>
      </w:r>
      <w:r w:rsidR="008938CA">
        <w:rPr>
          <w:rFonts w:eastAsia="SimSun" w:cs="Times New Roman"/>
          <w:sz w:val="24"/>
          <w:szCs w:val="24"/>
        </w:rPr>
        <w:t>89</w:t>
      </w:r>
      <w:r>
        <w:rPr>
          <w:rFonts w:eastAsia="SimSun" w:cs="Times New Roman"/>
          <w:sz w:val="24"/>
          <w:szCs w:val="24"/>
        </w:rPr>
        <w:t xml:space="preserve">) are not differ from each other, </w:t>
      </w:r>
      <w:proofErr w:type="gramStart"/>
      <w:r w:rsidRPr="0046620E">
        <w:rPr>
          <w:rFonts w:eastAsia="SimSun" w:cs="Times New Roman"/>
          <w:i/>
          <w:sz w:val="24"/>
          <w:szCs w:val="24"/>
        </w:rPr>
        <w:t>t</w:t>
      </w:r>
      <w:r>
        <w:rPr>
          <w:rFonts w:eastAsia="SimSun" w:cs="Times New Roman"/>
          <w:sz w:val="24"/>
          <w:szCs w:val="24"/>
        </w:rPr>
        <w:t>(</w:t>
      </w:r>
      <w:proofErr w:type="gramEnd"/>
      <w:r w:rsidR="008938CA">
        <w:rPr>
          <w:rFonts w:eastAsia="SimSun" w:cs="Times New Roman"/>
          <w:sz w:val="24"/>
          <w:szCs w:val="24"/>
        </w:rPr>
        <w:t>55</w:t>
      </w:r>
      <w:r>
        <w:rPr>
          <w:rFonts w:eastAsia="SimSun" w:cs="Times New Roman"/>
          <w:sz w:val="24"/>
          <w:szCs w:val="24"/>
        </w:rPr>
        <w:t xml:space="preserve">) = </w:t>
      </w:r>
      <w:r w:rsidR="008938CA">
        <w:rPr>
          <w:rFonts w:eastAsia="SimSun" w:cs="Times New Roman"/>
          <w:sz w:val="24"/>
          <w:szCs w:val="24"/>
        </w:rPr>
        <w:t>1.394</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0.</w:t>
      </w:r>
      <w:r w:rsidR="008938CA">
        <w:rPr>
          <w:rFonts w:eastAsia="SimSun" w:cs="Times New Roman"/>
          <w:sz w:val="24"/>
          <w:szCs w:val="24"/>
        </w:rPr>
        <w:t>169</w:t>
      </w:r>
      <w:r>
        <w:rPr>
          <w:rFonts w:eastAsia="SimSun" w:cs="Times New Roman"/>
          <w:sz w:val="24"/>
          <w:szCs w:val="24"/>
        </w:rPr>
        <w:t xml:space="preserve">, </w:t>
      </w:r>
      <w:r w:rsidRPr="00E74495">
        <w:rPr>
          <w:rFonts w:cs="Times New Roman"/>
          <w:color w:val="3333CC"/>
          <w:sz w:val="24"/>
          <w:szCs w:val="24"/>
        </w:rPr>
        <w:t xml:space="preserve">Cohen’s </w:t>
      </w:r>
      <w:r w:rsidRPr="002C4040">
        <w:rPr>
          <w:rFonts w:cs="Times New Roman"/>
          <w:i/>
          <w:color w:val="3333CC"/>
          <w:sz w:val="24"/>
          <w:szCs w:val="24"/>
        </w:rPr>
        <w:t>d</w:t>
      </w:r>
      <w:r>
        <w:rPr>
          <w:rFonts w:cs="Times New Roman"/>
          <w:i/>
          <w:color w:val="3333CC"/>
          <w:sz w:val="24"/>
          <w:szCs w:val="24"/>
          <w:vertAlign w:val="subscript"/>
        </w:rPr>
        <w:t xml:space="preserve"> </w:t>
      </w:r>
      <w:r w:rsidRPr="00E74495">
        <w:rPr>
          <w:rFonts w:cs="Times New Roman"/>
          <w:color w:val="3333CC"/>
          <w:sz w:val="24"/>
          <w:szCs w:val="24"/>
        </w:rPr>
        <w:t xml:space="preserve"> </w:t>
      </w:r>
      <w:r>
        <w:rPr>
          <w:rFonts w:cs="Times New Roman"/>
          <w:color w:val="3333CC"/>
          <w:sz w:val="24"/>
          <w:szCs w:val="24"/>
        </w:rPr>
        <w:t>= 0.1</w:t>
      </w:r>
      <w:r w:rsidR="008938CA">
        <w:rPr>
          <w:rFonts w:cs="Times New Roman"/>
          <w:color w:val="3333CC"/>
          <w:sz w:val="24"/>
          <w:szCs w:val="24"/>
        </w:rPr>
        <w:t>86</w:t>
      </w:r>
      <w:r>
        <w:rPr>
          <w:rFonts w:cs="Times New Roman"/>
          <w:color w:val="3333CC"/>
          <w:sz w:val="24"/>
          <w:szCs w:val="24"/>
        </w:rPr>
        <w:t>, 95% CI[-0.</w:t>
      </w:r>
      <w:r w:rsidR="008938CA">
        <w:rPr>
          <w:rFonts w:cs="Times New Roman"/>
          <w:color w:val="3333CC"/>
          <w:sz w:val="24"/>
          <w:szCs w:val="24"/>
        </w:rPr>
        <w:t>079</w:t>
      </w:r>
      <w:r>
        <w:rPr>
          <w:rFonts w:cs="Times New Roman"/>
          <w:color w:val="3333CC"/>
          <w:sz w:val="24"/>
          <w:szCs w:val="24"/>
        </w:rPr>
        <w:t xml:space="preserve"> 0.</w:t>
      </w:r>
      <w:r w:rsidR="008938CA">
        <w:rPr>
          <w:rFonts w:cs="Times New Roman"/>
          <w:color w:val="3333CC"/>
          <w:sz w:val="24"/>
          <w:szCs w:val="24"/>
        </w:rPr>
        <w:t>449</w:t>
      </w:r>
      <w:r>
        <w:rPr>
          <w:rFonts w:cs="Times New Roman"/>
          <w:color w:val="3333CC"/>
          <w:sz w:val="24"/>
          <w:szCs w:val="24"/>
        </w:rPr>
        <w:t xml:space="preserve">], </w:t>
      </w:r>
      <w:r>
        <w:rPr>
          <w:rFonts w:eastAsia="SimSun" w:cs="Times New Roman"/>
          <w:color w:val="0000FF"/>
          <w:sz w:val="24"/>
          <w:szCs w:val="24"/>
        </w:rPr>
        <w:t>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5C11B9">
        <w:rPr>
          <w:rFonts w:eastAsia="SimSun" w:cs="Times New Roman"/>
          <w:color w:val="0000FF"/>
          <w:sz w:val="24"/>
          <w:szCs w:val="24"/>
        </w:rPr>
        <w:t xml:space="preserve"> 0.364</w:t>
      </w:r>
      <w:r>
        <w:rPr>
          <w:rFonts w:eastAsia="SimSun" w:cs="Times New Roman"/>
          <w:sz w:val="24"/>
          <w:szCs w:val="24"/>
        </w:rPr>
        <w:t>.</w:t>
      </w:r>
    </w:p>
    <w:p w14:paraId="2D89A135" w14:textId="1DB74268" w:rsidR="00880243" w:rsidRDefault="00880243" w:rsidP="00E026D2">
      <w:pPr>
        <w:spacing w:line="480" w:lineRule="auto"/>
        <w:ind w:firstLine="720"/>
        <w:rPr>
          <w:rFonts w:eastAsia="SimSun" w:cs="Times New Roman"/>
          <w:sz w:val="24"/>
          <w:szCs w:val="24"/>
        </w:rPr>
      </w:pPr>
      <w:r w:rsidRPr="008122F4">
        <w:rPr>
          <w:rFonts w:eastAsia="SimSun" w:cs="Times New Roman"/>
          <w:b/>
          <w:i/>
          <w:sz w:val="24"/>
          <w:szCs w:val="24"/>
        </w:rPr>
        <w:t>RTs.</w:t>
      </w:r>
      <w:r>
        <w:rPr>
          <w:rFonts w:eastAsia="SimSun" w:cs="Times New Roman"/>
          <w:sz w:val="24"/>
          <w:szCs w:val="24"/>
        </w:rPr>
        <w:t xml:space="preserve"> </w:t>
      </w:r>
      <w:r w:rsidR="007D6012">
        <w:rPr>
          <w:rFonts w:eastAsia="SimSun" w:cs="Times New Roman"/>
          <w:sz w:val="24"/>
          <w:szCs w:val="24"/>
        </w:rPr>
        <w:tab/>
      </w:r>
      <w:r>
        <w:rPr>
          <w:rFonts w:eastAsia="SimSun" w:cs="Times New Roman"/>
          <w:sz w:val="24"/>
          <w:szCs w:val="24"/>
        </w:rPr>
        <w:t>For the matched trials, a r</w:t>
      </w:r>
      <w:r w:rsidRPr="0064107D">
        <w:rPr>
          <w:rFonts w:eastAsia="SimSun" w:cs="Times New Roman"/>
          <w:sz w:val="24"/>
          <w:szCs w:val="24"/>
        </w:rPr>
        <w:t xml:space="preserve">epeated </w:t>
      </w:r>
      <w:r>
        <w:rPr>
          <w:rFonts w:eastAsia="SimSun" w:cs="Times New Roman"/>
          <w:sz w:val="24"/>
          <w:szCs w:val="24"/>
        </w:rPr>
        <w:t xml:space="preserve">measures </w:t>
      </w:r>
      <w:r w:rsidRPr="0064107D">
        <w:rPr>
          <w:rFonts w:eastAsia="SimSun" w:cs="Times New Roman"/>
          <w:sz w:val="24"/>
          <w:szCs w:val="24"/>
        </w:rPr>
        <w:t xml:space="preserve">ANOVA </w:t>
      </w:r>
      <w:r>
        <w:rPr>
          <w:rFonts w:eastAsia="SimSun" w:cs="Times New Roman"/>
          <w:sz w:val="24"/>
          <w:szCs w:val="24"/>
        </w:rPr>
        <w:t>was carried out</w:t>
      </w:r>
      <w:r w:rsidRPr="0064107D">
        <w:rPr>
          <w:rFonts w:eastAsia="SimSun" w:cs="Times New Roman"/>
          <w:sz w:val="24"/>
          <w:szCs w:val="24"/>
        </w:rPr>
        <w:t xml:space="preserve"> with </w:t>
      </w:r>
      <w:r>
        <w:rPr>
          <w:rFonts w:eastAsia="SimSun" w:cs="Times New Roman"/>
          <w:sz w:val="24"/>
          <w:szCs w:val="24"/>
        </w:rPr>
        <w:t>moral valence</w:t>
      </w:r>
      <w:r w:rsidRPr="0064107D">
        <w:rPr>
          <w:rFonts w:eastAsia="SimSun" w:cs="Times New Roman"/>
          <w:sz w:val="24"/>
          <w:szCs w:val="24"/>
        </w:rPr>
        <w:t xml:space="preserve"> and </w:t>
      </w:r>
      <w:r>
        <w:rPr>
          <w:rFonts w:eastAsia="SimSun" w:cs="Times New Roman"/>
          <w:sz w:val="24"/>
          <w:szCs w:val="24"/>
        </w:rPr>
        <w:t>personal association</w:t>
      </w:r>
      <w:r w:rsidRPr="0064107D">
        <w:rPr>
          <w:rFonts w:eastAsia="SimSun" w:cs="Times New Roman"/>
          <w:sz w:val="24"/>
          <w:szCs w:val="24"/>
        </w:rPr>
        <w:t xml:space="preserve"> as two within-subject variables. </w:t>
      </w:r>
      <w:r>
        <w:rPr>
          <w:rFonts w:eastAsia="SimSun" w:cs="Times New Roman"/>
          <w:sz w:val="24"/>
          <w:szCs w:val="24"/>
        </w:rPr>
        <w:t>T</w:t>
      </w:r>
      <w:r w:rsidRPr="00D0217D">
        <w:rPr>
          <w:rFonts w:eastAsia="SimSun" w:cs="Times New Roman"/>
          <w:sz w:val="24"/>
          <w:szCs w:val="24"/>
        </w:rPr>
        <w:t xml:space="preserve">he main effect of moral valence was significant, </w:t>
      </w:r>
      <w:proofErr w:type="gramStart"/>
      <w:r w:rsidRPr="00F849C1">
        <w:rPr>
          <w:rFonts w:eastAsia="SimSun" w:cs="Times New Roman"/>
          <w:i/>
          <w:sz w:val="24"/>
          <w:szCs w:val="24"/>
        </w:rPr>
        <w:t>F</w:t>
      </w:r>
      <w:r w:rsidRPr="00D0217D">
        <w:rPr>
          <w:rFonts w:eastAsia="SimSun" w:cs="Times New Roman"/>
          <w:sz w:val="24"/>
          <w:szCs w:val="24"/>
        </w:rPr>
        <w:t>(</w:t>
      </w:r>
      <w:proofErr w:type="gramEnd"/>
      <w:r w:rsidRPr="00D0217D">
        <w:rPr>
          <w:rFonts w:eastAsia="SimSun" w:cs="Times New Roman"/>
          <w:sz w:val="24"/>
          <w:szCs w:val="24"/>
        </w:rPr>
        <w:t>2</w:t>
      </w:r>
      <w:r>
        <w:rPr>
          <w:rFonts w:eastAsia="SimSun" w:cs="Times New Roman"/>
          <w:sz w:val="24"/>
          <w:szCs w:val="24"/>
        </w:rPr>
        <w:t xml:space="preserve">, </w:t>
      </w:r>
      <w:r w:rsidR="00074213">
        <w:rPr>
          <w:rFonts w:eastAsia="SimSun" w:cs="Times New Roman"/>
          <w:sz w:val="24"/>
          <w:szCs w:val="24"/>
        </w:rPr>
        <w:t>110</w:t>
      </w:r>
      <w:r w:rsidRPr="00D0217D">
        <w:rPr>
          <w:rFonts w:eastAsia="SimSun" w:cs="Times New Roman"/>
          <w:sz w:val="24"/>
          <w:szCs w:val="24"/>
        </w:rPr>
        <w:t xml:space="preserve">) = </w:t>
      </w:r>
      <w:r w:rsidR="00074213">
        <w:rPr>
          <w:rFonts w:eastAsia="SimSun" w:cs="Times New Roman"/>
          <w:sz w:val="24"/>
          <w:szCs w:val="24"/>
        </w:rPr>
        <w:t>24.3</w:t>
      </w:r>
      <w:r w:rsidRPr="00D0217D">
        <w:rPr>
          <w:rFonts w:eastAsia="SimSun" w:cs="Times New Roman"/>
          <w:sz w:val="24"/>
          <w:szCs w:val="24"/>
        </w:rPr>
        <w:t xml:space="preserve">, </w:t>
      </w:r>
      <w:r w:rsidRPr="00D0217D">
        <w:rPr>
          <w:rFonts w:eastAsia="SimSun" w:cs="Times New Roman"/>
          <w:i/>
          <w:sz w:val="24"/>
          <w:szCs w:val="24"/>
        </w:rPr>
        <w:t>p</w:t>
      </w:r>
      <w:r w:rsidRPr="00D0217D">
        <w:rPr>
          <w:rFonts w:eastAsia="SimSun" w:cs="Times New Roman"/>
          <w:sz w:val="24"/>
          <w:szCs w:val="24"/>
        </w:rPr>
        <w:t xml:space="preserve"> </w:t>
      </w:r>
      <w:r w:rsidR="00074213">
        <w:rPr>
          <w:rFonts w:eastAsia="SimSun" w:cs="Times New Roman"/>
          <w:sz w:val="24"/>
          <w:szCs w:val="24"/>
        </w:rPr>
        <w:t>&lt; 0.001</w:t>
      </w:r>
      <w:r>
        <w:rPr>
          <w:rFonts w:eastAsia="SimSun" w:cs="Times New Roman"/>
          <w:sz w:val="24"/>
          <w:szCs w:val="24"/>
        </w:rPr>
        <w:t xml:space="preserve">, </w:t>
      </w:r>
      <w:r w:rsidRPr="00D0217D">
        <w:rPr>
          <w:rFonts w:eastAsia="SimSun" w:cs="Times New Roman"/>
          <w:sz w:val="24"/>
          <w:szCs w:val="24"/>
        </w:rPr>
        <w:t xml:space="preserve"> </w:t>
      </w:r>
      <w:r w:rsidRPr="00C3520D">
        <w:rPr>
          <w:rFonts w:cs="Times New Roman"/>
          <w:i/>
          <w:sz w:val="24"/>
          <w:szCs w:val="24"/>
        </w:rPr>
        <w:t>ω</w:t>
      </w:r>
      <w:r w:rsidRPr="00C3520D">
        <w:rPr>
          <w:rFonts w:cs="Times New Roman"/>
          <w:bCs/>
          <w:i/>
          <w:iCs/>
          <w:sz w:val="24"/>
          <w:szCs w:val="24"/>
        </w:rPr>
        <w:t>²</w:t>
      </w:r>
      <w:r>
        <w:rPr>
          <w:rFonts w:cs="Times New Roman"/>
          <w:bCs/>
          <w:i/>
          <w:iCs/>
          <w:sz w:val="24"/>
          <w:szCs w:val="24"/>
        </w:rPr>
        <w:t xml:space="preserve"> </w:t>
      </w:r>
      <w:r w:rsidRPr="00D0217D">
        <w:rPr>
          <w:rFonts w:eastAsia="SimSun" w:cs="Times New Roman"/>
          <w:sz w:val="24"/>
          <w:szCs w:val="24"/>
        </w:rPr>
        <w:t>= 0.</w:t>
      </w:r>
      <w:r w:rsidR="00074213">
        <w:rPr>
          <w:rFonts w:eastAsia="SimSun" w:cs="Times New Roman"/>
          <w:sz w:val="24"/>
          <w:szCs w:val="24"/>
        </w:rPr>
        <w:t>05</w:t>
      </w:r>
      <w:r w:rsidRPr="00D0217D">
        <w:rPr>
          <w:rFonts w:eastAsia="SimSun" w:cs="Times New Roman"/>
          <w:sz w:val="24"/>
          <w:szCs w:val="24"/>
        </w:rPr>
        <w:t xml:space="preserve">, </w:t>
      </w:r>
      <w:r>
        <w:rPr>
          <w:rFonts w:eastAsia="SimSun" w:cs="Times New Roman"/>
          <w:color w:val="0000FF"/>
          <w:sz w:val="24"/>
          <w:szCs w:val="24"/>
        </w:rPr>
        <w:t>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074213">
        <w:rPr>
          <w:rFonts w:eastAsia="SimSun" w:cs="Times New Roman"/>
          <w:color w:val="0000FF"/>
          <w:sz w:val="24"/>
          <w:szCs w:val="24"/>
        </w:rPr>
        <w:t xml:space="preserve"> </w:t>
      </w:r>
      <w:r w:rsidR="00C91BE2">
        <w:rPr>
          <w:rFonts w:eastAsia="SimSun" w:cs="Times New Roman"/>
          <w:color w:val="0000FF"/>
          <w:sz w:val="24"/>
          <w:szCs w:val="24"/>
        </w:rPr>
        <w:t>186.9</w:t>
      </w:r>
      <w:r>
        <w:rPr>
          <w:rFonts w:eastAsia="SimSun" w:cs="Times New Roman"/>
          <w:color w:val="0000FF"/>
          <w:sz w:val="24"/>
          <w:szCs w:val="24"/>
        </w:rPr>
        <w:t xml:space="preserve">, </w:t>
      </w:r>
      <w:r w:rsidRPr="005C4FC0">
        <w:rPr>
          <w:rFonts w:eastAsia="SimSun" w:cs="Times New Roman"/>
          <w:sz w:val="24"/>
          <w:szCs w:val="24"/>
        </w:rPr>
        <w:t xml:space="preserve"> </w:t>
      </w:r>
      <w:r>
        <w:rPr>
          <w:rFonts w:eastAsia="SimSun" w:cs="Times New Roman"/>
          <w:sz w:val="24"/>
          <w:szCs w:val="24"/>
        </w:rPr>
        <w:t>the main effect of self-</w:t>
      </w:r>
      <w:r w:rsidR="00ED7A28">
        <w:rPr>
          <w:rFonts w:eastAsia="SimSun" w:cs="Times New Roman"/>
          <w:sz w:val="24"/>
          <w:szCs w:val="24"/>
        </w:rPr>
        <w:t>relevance</w:t>
      </w:r>
      <w:r>
        <w:rPr>
          <w:rFonts w:eastAsia="SimSun" w:cs="Times New Roman"/>
          <w:sz w:val="24"/>
          <w:szCs w:val="24"/>
        </w:rPr>
        <w:t xml:space="preserve">, </w:t>
      </w:r>
      <w:r w:rsidRPr="009C678F">
        <w:rPr>
          <w:rFonts w:eastAsia="SimSun" w:cs="Times New Roman"/>
          <w:i/>
          <w:sz w:val="24"/>
          <w:szCs w:val="24"/>
        </w:rPr>
        <w:t>F</w:t>
      </w:r>
      <w:r w:rsidRPr="009C678F">
        <w:rPr>
          <w:rFonts w:eastAsia="SimSun" w:cs="Times New Roman"/>
          <w:sz w:val="24"/>
          <w:szCs w:val="24"/>
        </w:rPr>
        <w:t xml:space="preserve">(1, </w:t>
      </w:r>
      <w:r w:rsidR="00074213">
        <w:rPr>
          <w:rFonts w:eastAsia="SimSun" w:cs="Times New Roman"/>
          <w:sz w:val="24"/>
          <w:szCs w:val="24"/>
        </w:rPr>
        <w:t>55</w:t>
      </w:r>
      <w:r w:rsidRPr="009C678F">
        <w:rPr>
          <w:rFonts w:eastAsia="SimSun" w:cs="Times New Roman"/>
          <w:sz w:val="24"/>
          <w:szCs w:val="24"/>
        </w:rPr>
        <w:t xml:space="preserve">) = </w:t>
      </w:r>
      <w:r w:rsidR="00C91BE2">
        <w:rPr>
          <w:rFonts w:eastAsia="SimSun" w:cs="Times New Roman"/>
          <w:sz w:val="24"/>
          <w:szCs w:val="24"/>
        </w:rPr>
        <w:t>48.5</w:t>
      </w:r>
      <w:r w:rsidRPr="009C678F">
        <w:rPr>
          <w:rFonts w:eastAsia="SimSun" w:cs="Times New Roman"/>
          <w:sz w:val="24"/>
          <w:szCs w:val="24"/>
        </w:rPr>
        <w:t xml:space="preserve">, </w:t>
      </w:r>
      <w:r w:rsidRPr="009C678F">
        <w:rPr>
          <w:rFonts w:eastAsia="SimSun" w:cs="Times New Roman"/>
          <w:i/>
          <w:sz w:val="24"/>
          <w:szCs w:val="24"/>
        </w:rPr>
        <w:t>p</w:t>
      </w:r>
      <w:r w:rsidRPr="009C678F">
        <w:rPr>
          <w:rFonts w:eastAsia="SimSun" w:cs="Times New Roman"/>
          <w:sz w:val="24"/>
          <w:szCs w:val="24"/>
        </w:rPr>
        <w:t xml:space="preserve"> </w:t>
      </w:r>
      <w:r w:rsidR="00C91BE2">
        <w:rPr>
          <w:rFonts w:eastAsia="SimSun" w:cs="Times New Roman"/>
          <w:sz w:val="24"/>
          <w:szCs w:val="24"/>
        </w:rPr>
        <w:t>&lt; 0.001</w:t>
      </w:r>
      <w:r w:rsidRPr="009C678F">
        <w:rPr>
          <w:rFonts w:eastAsia="SimSun" w:cs="Times New Roman"/>
          <w:sz w:val="24"/>
          <w:szCs w:val="24"/>
        </w:rPr>
        <w:t xml:space="preserve">, </w:t>
      </w:r>
      <w:r w:rsidRPr="00C3520D">
        <w:rPr>
          <w:rFonts w:cs="Times New Roman"/>
          <w:i/>
          <w:sz w:val="24"/>
          <w:szCs w:val="24"/>
        </w:rPr>
        <w:t>ω</w:t>
      </w:r>
      <w:r w:rsidRPr="005C4FC0">
        <w:rPr>
          <w:rFonts w:eastAsia="SimSun" w:cs="Times New Roman"/>
          <w:bCs/>
          <w:i/>
          <w:iCs/>
          <w:sz w:val="24"/>
          <w:szCs w:val="24"/>
        </w:rPr>
        <w:t>²</w:t>
      </w:r>
      <w:r w:rsidRPr="005C4FC0">
        <w:rPr>
          <w:rFonts w:eastAsia="SimSun" w:cs="Times New Roman"/>
          <w:sz w:val="24"/>
          <w:szCs w:val="24"/>
          <w:vertAlign w:val="superscript"/>
        </w:rPr>
        <w:t xml:space="preserve"> </w:t>
      </w:r>
      <w:r>
        <w:rPr>
          <w:rFonts w:eastAsia="SimSun" w:cs="Times New Roman"/>
          <w:sz w:val="24"/>
          <w:szCs w:val="24"/>
        </w:rPr>
        <w:t xml:space="preserve"> </w:t>
      </w:r>
      <w:r w:rsidR="00C91BE2">
        <w:rPr>
          <w:rFonts w:eastAsia="SimSun" w:cs="Times New Roman"/>
          <w:sz w:val="24"/>
          <w:szCs w:val="24"/>
        </w:rPr>
        <w:t>=</w:t>
      </w:r>
      <w:r>
        <w:rPr>
          <w:rFonts w:eastAsia="SimSun" w:cs="Times New Roman"/>
          <w:sz w:val="24"/>
          <w:szCs w:val="24"/>
        </w:rPr>
        <w:t xml:space="preserve"> </w:t>
      </w:r>
      <w:r w:rsidR="00C91BE2">
        <w:rPr>
          <w:rFonts w:eastAsia="SimSun" w:cs="Times New Roman"/>
          <w:sz w:val="24"/>
          <w:szCs w:val="24"/>
        </w:rPr>
        <w:t>0.174</w:t>
      </w:r>
      <w:r>
        <w:rPr>
          <w:rFonts w:eastAsia="SimSun" w:cs="Times New Roman"/>
          <w:sz w:val="24"/>
          <w:szCs w:val="24"/>
        </w:rPr>
        <w:t xml:space="preserve">, </w:t>
      </w:r>
      <w:r>
        <w:rPr>
          <w:rFonts w:eastAsia="SimSun" w:cs="Times New Roman"/>
          <w:color w:val="0000FF"/>
          <w:sz w:val="24"/>
          <w:szCs w:val="24"/>
        </w:rPr>
        <w:t>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C91BE2">
        <w:rPr>
          <w:rFonts w:eastAsia="SimSun" w:cs="Times New Roman"/>
          <w:color w:val="0000FF"/>
          <w:sz w:val="24"/>
          <w:szCs w:val="24"/>
        </w:rPr>
        <w:t xml:space="preserve"> 7.44e+19</w:t>
      </w:r>
      <w:r>
        <w:rPr>
          <w:rFonts w:eastAsia="SimSun" w:cs="Times New Roman"/>
          <w:sz w:val="24"/>
          <w:szCs w:val="24"/>
        </w:rPr>
        <w:t xml:space="preserve">. </w:t>
      </w:r>
      <w:r w:rsidRPr="0064107D">
        <w:rPr>
          <w:rFonts w:eastAsia="SimSun" w:cs="Times New Roman"/>
          <w:sz w:val="24"/>
          <w:szCs w:val="24"/>
        </w:rPr>
        <w:t xml:space="preserve">The interaction between </w:t>
      </w:r>
      <w:r>
        <w:rPr>
          <w:rFonts w:eastAsia="SimSun" w:cs="Times New Roman"/>
          <w:sz w:val="24"/>
          <w:szCs w:val="24"/>
        </w:rPr>
        <w:t>moral valence</w:t>
      </w:r>
      <w:r w:rsidRPr="0064107D">
        <w:rPr>
          <w:rFonts w:eastAsia="SimSun" w:cs="Times New Roman"/>
          <w:sz w:val="24"/>
          <w:szCs w:val="24"/>
        </w:rPr>
        <w:t xml:space="preserve"> and </w:t>
      </w:r>
      <w:r>
        <w:rPr>
          <w:rFonts w:eastAsia="SimSun" w:cs="Times New Roman"/>
          <w:sz w:val="24"/>
          <w:szCs w:val="24"/>
        </w:rPr>
        <w:t>self-</w:t>
      </w:r>
      <w:r w:rsidR="00ED7A28">
        <w:rPr>
          <w:rFonts w:eastAsia="SimSun" w:cs="Times New Roman"/>
          <w:sz w:val="24"/>
          <w:szCs w:val="24"/>
        </w:rPr>
        <w:t>relevance</w:t>
      </w:r>
      <w:r>
        <w:rPr>
          <w:rFonts w:eastAsia="SimSun" w:cs="Times New Roman"/>
          <w:sz w:val="24"/>
          <w:szCs w:val="24"/>
        </w:rPr>
        <w:t xml:space="preserve"> </w:t>
      </w:r>
      <w:r w:rsidRPr="0064107D">
        <w:rPr>
          <w:rFonts w:eastAsia="SimSun" w:cs="Times New Roman"/>
          <w:sz w:val="24"/>
          <w:szCs w:val="24"/>
        </w:rPr>
        <w:t>was significant</w:t>
      </w:r>
      <w:r w:rsidRPr="00D0217D">
        <w:rPr>
          <w:rFonts w:eastAsia="SimSun" w:cs="Times New Roman"/>
          <w:sz w:val="24"/>
          <w:szCs w:val="24"/>
        </w:rPr>
        <w:t xml:space="preserve">, </w:t>
      </w:r>
      <w:proofErr w:type="gramStart"/>
      <w:r w:rsidRPr="00D0217D">
        <w:rPr>
          <w:rFonts w:eastAsia="SimSun" w:cs="Times New Roman"/>
          <w:i/>
          <w:sz w:val="24"/>
          <w:szCs w:val="24"/>
        </w:rPr>
        <w:t>F</w:t>
      </w:r>
      <w:r w:rsidRPr="00D0217D">
        <w:rPr>
          <w:rFonts w:eastAsia="SimSun" w:cs="Times New Roman"/>
          <w:sz w:val="24"/>
          <w:szCs w:val="24"/>
        </w:rPr>
        <w:t>(</w:t>
      </w:r>
      <w:proofErr w:type="gramEnd"/>
      <w:r>
        <w:rPr>
          <w:rFonts w:eastAsia="SimSun" w:cs="Times New Roman"/>
          <w:sz w:val="24"/>
          <w:szCs w:val="24"/>
        </w:rPr>
        <w:t>2,</w:t>
      </w:r>
      <w:r w:rsidR="00C91BE2">
        <w:rPr>
          <w:rFonts w:eastAsia="SimSun" w:cs="Times New Roman"/>
          <w:sz w:val="24"/>
          <w:szCs w:val="24"/>
        </w:rPr>
        <w:t xml:space="preserve"> 110</w:t>
      </w:r>
      <w:r w:rsidRPr="00D0217D">
        <w:rPr>
          <w:rFonts w:eastAsia="SimSun" w:cs="Times New Roman"/>
          <w:sz w:val="24"/>
          <w:szCs w:val="24"/>
        </w:rPr>
        <w:t xml:space="preserve">) = </w:t>
      </w:r>
      <w:r w:rsidR="00C91BE2">
        <w:rPr>
          <w:rFonts w:eastAsia="SimSun" w:cs="Times New Roman"/>
          <w:sz w:val="24"/>
          <w:szCs w:val="24"/>
        </w:rPr>
        <w:t>6.14</w:t>
      </w:r>
      <w:r w:rsidRPr="00D0217D">
        <w:rPr>
          <w:rFonts w:eastAsia="SimSun" w:cs="Times New Roman"/>
          <w:sz w:val="24"/>
          <w:szCs w:val="24"/>
        </w:rPr>
        <w:t xml:space="preserve">, </w:t>
      </w:r>
      <w:r w:rsidRPr="00D0217D">
        <w:rPr>
          <w:rFonts w:eastAsia="SimSun" w:cs="Times New Roman"/>
          <w:i/>
          <w:sz w:val="24"/>
          <w:szCs w:val="24"/>
        </w:rPr>
        <w:t>p</w:t>
      </w:r>
      <w:r w:rsidRPr="00D0217D">
        <w:rPr>
          <w:rFonts w:eastAsia="SimSun" w:cs="Times New Roman"/>
          <w:sz w:val="24"/>
          <w:szCs w:val="24"/>
        </w:rPr>
        <w:t xml:space="preserve"> = 0.0</w:t>
      </w:r>
      <w:r w:rsidR="00C91BE2">
        <w:rPr>
          <w:rFonts w:eastAsia="SimSun" w:cs="Times New Roman"/>
          <w:sz w:val="24"/>
          <w:szCs w:val="24"/>
        </w:rPr>
        <w:t>03</w:t>
      </w:r>
      <w:r w:rsidRPr="00D0217D">
        <w:rPr>
          <w:rFonts w:eastAsia="SimSun" w:cs="Times New Roman"/>
          <w:sz w:val="24"/>
          <w:szCs w:val="24"/>
        </w:rPr>
        <w:t xml:space="preserve">, </w:t>
      </w:r>
      <w:r w:rsidRPr="00C3520D">
        <w:rPr>
          <w:rFonts w:cs="Times New Roman"/>
          <w:i/>
          <w:sz w:val="24"/>
          <w:szCs w:val="24"/>
        </w:rPr>
        <w:t>ω</w:t>
      </w:r>
      <w:r w:rsidRPr="00D0217D" w:rsidDel="000605D4">
        <w:rPr>
          <w:rFonts w:eastAsia="SimSun" w:cs="Times New Roman"/>
          <w:bCs/>
          <w:i/>
          <w:iCs/>
          <w:sz w:val="24"/>
          <w:szCs w:val="24"/>
        </w:rPr>
        <w:t xml:space="preserve"> </w:t>
      </w:r>
      <w:r w:rsidRPr="00D0217D">
        <w:rPr>
          <w:rFonts w:eastAsia="SimSun" w:cs="Times New Roman"/>
          <w:bCs/>
          <w:i/>
          <w:iCs/>
          <w:sz w:val="24"/>
          <w:szCs w:val="24"/>
        </w:rPr>
        <w:t>²</w:t>
      </w:r>
      <w:r w:rsidRPr="00D0217D">
        <w:rPr>
          <w:rFonts w:eastAsia="SimSun" w:cs="Times New Roman"/>
          <w:sz w:val="24"/>
          <w:szCs w:val="24"/>
          <w:vertAlign w:val="superscript"/>
        </w:rPr>
        <w:t xml:space="preserve"> </w:t>
      </w:r>
      <w:r w:rsidRPr="00D0217D">
        <w:rPr>
          <w:rFonts w:eastAsia="SimSun" w:cs="Times New Roman"/>
          <w:sz w:val="24"/>
          <w:szCs w:val="24"/>
        </w:rPr>
        <w:t xml:space="preserve">= </w:t>
      </w:r>
      <w:r>
        <w:rPr>
          <w:rFonts w:eastAsia="SimSun" w:cs="Times New Roman"/>
          <w:sz w:val="24"/>
          <w:szCs w:val="24"/>
        </w:rPr>
        <w:t>0.0</w:t>
      </w:r>
      <w:r w:rsidR="00C91BE2">
        <w:rPr>
          <w:rFonts w:eastAsia="SimSun" w:cs="Times New Roman"/>
          <w:sz w:val="24"/>
          <w:szCs w:val="24"/>
        </w:rPr>
        <w:t>11</w:t>
      </w:r>
      <w:r w:rsidRPr="00F849C1">
        <w:rPr>
          <w:rFonts w:eastAsia="SimSun" w:cs="Times New Roman"/>
          <w:color w:val="0000FF"/>
          <w:sz w:val="24"/>
          <w:szCs w:val="24"/>
        </w:rPr>
        <w:t xml:space="preserve">, </w:t>
      </w:r>
      <w:r>
        <w:rPr>
          <w:rFonts w:eastAsia="SimSun" w:cs="Times New Roman"/>
          <w:color w:val="0000FF"/>
          <w:sz w:val="24"/>
          <w:szCs w:val="24"/>
        </w:rPr>
        <w:t>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C91BE2">
        <w:rPr>
          <w:rFonts w:eastAsia="SimSun" w:cs="Times New Roman"/>
          <w:color w:val="0000FF"/>
          <w:sz w:val="24"/>
          <w:szCs w:val="24"/>
        </w:rPr>
        <w:t xml:space="preserve"> 1.17</w:t>
      </w:r>
      <w:r w:rsidRPr="00F849C1">
        <w:rPr>
          <w:rFonts w:eastAsia="SimSun" w:cs="Times New Roman"/>
          <w:color w:val="0000FF"/>
          <w:sz w:val="24"/>
          <w:szCs w:val="24"/>
        </w:rPr>
        <w:t xml:space="preserve">. </w:t>
      </w:r>
    </w:p>
    <w:p w14:paraId="10598F31" w14:textId="630F65F1" w:rsidR="005137BA" w:rsidRDefault="00880243" w:rsidP="00E026D2">
      <w:pPr>
        <w:spacing w:line="480" w:lineRule="auto"/>
        <w:ind w:firstLine="720"/>
        <w:rPr>
          <w:rFonts w:eastAsia="SimSun" w:cs="Times New Roman"/>
          <w:sz w:val="24"/>
          <w:szCs w:val="24"/>
        </w:rPr>
      </w:pPr>
      <w:r w:rsidRPr="00D0217D">
        <w:rPr>
          <w:rFonts w:eastAsia="SimSun" w:cs="Times New Roman"/>
          <w:sz w:val="24"/>
          <w:szCs w:val="24"/>
        </w:rPr>
        <w:t xml:space="preserve"> </w:t>
      </w:r>
      <w:r>
        <w:rPr>
          <w:rFonts w:eastAsia="SimSun" w:cs="Times New Roman"/>
          <w:sz w:val="24"/>
          <w:szCs w:val="24"/>
        </w:rPr>
        <w:t>Then, the matched trials were</w:t>
      </w:r>
      <w:r w:rsidRPr="00D0217D">
        <w:rPr>
          <w:rFonts w:eastAsia="SimSun" w:cs="Times New Roman"/>
          <w:sz w:val="24"/>
          <w:szCs w:val="24"/>
        </w:rPr>
        <w:t xml:space="preserve"> analyzed</w:t>
      </w:r>
      <w:r>
        <w:rPr>
          <w:rFonts w:eastAsia="SimSun" w:cs="Times New Roman"/>
          <w:sz w:val="24"/>
          <w:szCs w:val="24"/>
        </w:rPr>
        <w:t xml:space="preserve"> for the</w:t>
      </w:r>
      <w:r w:rsidRPr="00D0217D">
        <w:rPr>
          <w:rFonts w:eastAsia="SimSun" w:cs="Times New Roman"/>
          <w:sz w:val="24"/>
          <w:szCs w:val="24"/>
        </w:rPr>
        <w:t xml:space="preserve"> self</w:t>
      </w:r>
      <w:r>
        <w:rPr>
          <w:rFonts w:eastAsia="SimSun" w:cs="Times New Roman"/>
          <w:sz w:val="24"/>
          <w:szCs w:val="24"/>
        </w:rPr>
        <w:t>-</w:t>
      </w:r>
      <w:r w:rsidR="00ED7A28">
        <w:rPr>
          <w:rFonts w:eastAsia="SimSun" w:cs="Times New Roman"/>
          <w:sz w:val="24"/>
          <w:szCs w:val="24"/>
        </w:rPr>
        <w:t>relevance</w:t>
      </w:r>
      <w:r w:rsidRPr="00D0217D">
        <w:rPr>
          <w:rFonts w:eastAsia="SimSun" w:cs="Times New Roman"/>
          <w:sz w:val="24"/>
          <w:szCs w:val="24"/>
        </w:rPr>
        <w:t xml:space="preserve"> and </w:t>
      </w:r>
      <w:r>
        <w:rPr>
          <w:rFonts w:eastAsia="SimSun" w:cs="Times New Roman"/>
          <w:sz w:val="24"/>
          <w:szCs w:val="24"/>
        </w:rPr>
        <w:t>stranger-</w:t>
      </w:r>
      <w:r w:rsidR="00ED7A28">
        <w:rPr>
          <w:rFonts w:eastAsia="SimSun" w:cs="Times New Roman"/>
          <w:sz w:val="24"/>
          <w:szCs w:val="24"/>
        </w:rPr>
        <w:t>relevance</w:t>
      </w:r>
      <w:r w:rsidRPr="00D0217D">
        <w:rPr>
          <w:rFonts w:eastAsia="SimSun" w:cs="Times New Roman"/>
          <w:sz w:val="24"/>
          <w:szCs w:val="24"/>
        </w:rPr>
        <w:t xml:space="preserve"> pairs separately. The </w:t>
      </w:r>
      <w:r>
        <w:rPr>
          <w:rFonts w:eastAsia="SimSun" w:cs="Times New Roman"/>
          <w:sz w:val="24"/>
          <w:szCs w:val="24"/>
        </w:rPr>
        <w:t>results</w:t>
      </w:r>
      <w:r w:rsidRPr="00D0217D">
        <w:rPr>
          <w:rFonts w:eastAsia="SimSun" w:cs="Times New Roman"/>
          <w:sz w:val="24"/>
          <w:szCs w:val="24"/>
        </w:rPr>
        <w:t xml:space="preserve"> showed a significant effect of moral valence for</w:t>
      </w:r>
      <w:r>
        <w:rPr>
          <w:rFonts w:eastAsia="SimSun" w:cs="Times New Roman"/>
          <w:sz w:val="24"/>
          <w:szCs w:val="24"/>
        </w:rPr>
        <w:t xml:space="preserve"> the</w:t>
      </w:r>
      <w:r w:rsidRPr="00D0217D">
        <w:rPr>
          <w:rFonts w:eastAsia="SimSun" w:cs="Times New Roman"/>
          <w:sz w:val="24"/>
          <w:szCs w:val="24"/>
        </w:rPr>
        <w:t xml:space="preserve"> self</w:t>
      </w:r>
      <w:r>
        <w:rPr>
          <w:rFonts w:eastAsia="SimSun" w:cs="Times New Roman"/>
          <w:sz w:val="24"/>
          <w:szCs w:val="24"/>
        </w:rPr>
        <w:t xml:space="preserve"> </w:t>
      </w:r>
      <w:r w:rsidRPr="00D0217D">
        <w:rPr>
          <w:rFonts w:eastAsia="SimSun" w:cs="Times New Roman"/>
          <w:sz w:val="24"/>
          <w:szCs w:val="24"/>
        </w:rPr>
        <w:t xml:space="preserve">condition, </w:t>
      </w:r>
      <w:proofErr w:type="gramStart"/>
      <w:r w:rsidRPr="00D0217D">
        <w:rPr>
          <w:rFonts w:eastAsia="SimSun" w:cs="Times New Roman"/>
          <w:i/>
          <w:sz w:val="24"/>
          <w:szCs w:val="24"/>
        </w:rPr>
        <w:t>F</w:t>
      </w:r>
      <w:r w:rsidRPr="00D0217D">
        <w:rPr>
          <w:rFonts w:eastAsia="SimSun" w:cs="Times New Roman"/>
          <w:sz w:val="24"/>
          <w:szCs w:val="24"/>
        </w:rPr>
        <w:t>(</w:t>
      </w:r>
      <w:proofErr w:type="gramEnd"/>
      <w:r w:rsidRPr="00D0217D">
        <w:rPr>
          <w:rFonts w:eastAsia="SimSun" w:cs="Times New Roman"/>
          <w:sz w:val="24"/>
          <w:szCs w:val="24"/>
        </w:rPr>
        <w:t>2,</w:t>
      </w:r>
      <w:r w:rsidR="009229D3">
        <w:rPr>
          <w:rFonts w:eastAsia="SimSun" w:cs="Times New Roman"/>
          <w:sz w:val="24"/>
          <w:szCs w:val="24"/>
        </w:rPr>
        <w:t>110</w:t>
      </w:r>
      <w:r w:rsidRPr="00D0217D">
        <w:rPr>
          <w:rFonts w:eastAsia="SimSun" w:cs="Times New Roman"/>
          <w:sz w:val="24"/>
          <w:szCs w:val="24"/>
        </w:rPr>
        <w:t xml:space="preserve">) = </w:t>
      </w:r>
      <w:r w:rsidR="009229D3">
        <w:rPr>
          <w:rFonts w:eastAsia="SimSun" w:cs="Times New Roman"/>
          <w:sz w:val="24"/>
          <w:szCs w:val="24"/>
        </w:rPr>
        <w:t>23.97</w:t>
      </w:r>
      <w:r w:rsidRPr="00D0217D">
        <w:rPr>
          <w:rFonts w:eastAsia="SimSun" w:cs="Times New Roman"/>
          <w:sz w:val="24"/>
          <w:szCs w:val="24"/>
        </w:rPr>
        <w:t xml:space="preserve">, </w:t>
      </w:r>
      <w:r w:rsidRPr="00D0217D">
        <w:rPr>
          <w:rFonts w:eastAsia="SimSun" w:cs="Times New Roman"/>
          <w:i/>
          <w:sz w:val="24"/>
          <w:szCs w:val="24"/>
        </w:rPr>
        <w:t>p</w:t>
      </w:r>
      <w:r>
        <w:rPr>
          <w:rFonts w:eastAsia="SimSun" w:cs="Times New Roman"/>
          <w:sz w:val="24"/>
          <w:szCs w:val="24"/>
        </w:rPr>
        <w:t xml:space="preserve"> &lt; 0.001</w:t>
      </w:r>
      <w:r w:rsidRPr="00D0217D">
        <w:rPr>
          <w:rFonts w:eastAsia="SimSun" w:cs="Times New Roman"/>
          <w:sz w:val="24"/>
          <w:szCs w:val="24"/>
        </w:rPr>
        <w:t xml:space="preserve">, </w:t>
      </w:r>
      <w:r w:rsidRPr="00C3520D">
        <w:rPr>
          <w:rFonts w:cs="Times New Roman"/>
          <w:i/>
          <w:sz w:val="24"/>
          <w:szCs w:val="24"/>
        </w:rPr>
        <w:t>ω</w:t>
      </w:r>
      <w:r w:rsidRPr="00D0217D">
        <w:rPr>
          <w:rFonts w:eastAsia="SimSun" w:cs="Times New Roman"/>
          <w:bCs/>
          <w:i/>
          <w:iCs/>
          <w:sz w:val="24"/>
          <w:szCs w:val="24"/>
        </w:rPr>
        <w:t>²</w:t>
      </w:r>
      <w:r w:rsidRPr="00D0217D">
        <w:rPr>
          <w:rFonts w:eastAsia="SimSun" w:cs="Times New Roman"/>
          <w:sz w:val="24"/>
          <w:szCs w:val="24"/>
          <w:vertAlign w:val="superscript"/>
        </w:rPr>
        <w:t xml:space="preserve"> </w:t>
      </w:r>
      <w:r w:rsidRPr="00D0217D">
        <w:rPr>
          <w:rFonts w:eastAsia="SimSun" w:cs="Times New Roman"/>
          <w:sz w:val="24"/>
          <w:szCs w:val="24"/>
        </w:rPr>
        <w:t xml:space="preserve"> =</w:t>
      </w:r>
      <w:r w:rsidR="009229D3">
        <w:rPr>
          <w:rFonts w:eastAsia="SimSun" w:cs="Times New Roman"/>
          <w:sz w:val="24"/>
          <w:szCs w:val="24"/>
        </w:rPr>
        <w:t xml:space="preserve"> </w:t>
      </w:r>
      <w:r w:rsidRPr="00D0217D">
        <w:rPr>
          <w:rFonts w:eastAsia="SimSun" w:cs="Times New Roman"/>
          <w:sz w:val="24"/>
          <w:szCs w:val="24"/>
        </w:rPr>
        <w:t>0.</w:t>
      </w:r>
      <w:r w:rsidR="009229D3">
        <w:rPr>
          <w:rFonts w:eastAsia="SimSun" w:cs="Times New Roman"/>
          <w:sz w:val="24"/>
          <w:szCs w:val="24"/>
        </w:rPr>
        <w:t>095</w:t>
      </w:r>
      <w:r w:rsidRPr="00D0217D">
        <w:rPr>
          <w:rFonts w:eastAsia="SimSun" w:cs="Times New Roman"/>
          <w:sz w:val="24"/>
          <w:szCs w:val="24"/>
        </w:rPr>
        <w:t>,</w:t>
      </w:r>
      <w:r>
        <w:rPr>
          <w:rFonts w:eastAsia="SimSun" w:cs="Times New Roman"/>
          <w:color w:val="0000FF"/>
          <w:sz w:val="24"/>
          <w:szCs w:val="24"/>
        </w:rPr>
        <w:t xml:space="preserve">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9229D3">
        <w:rPr>
          <w:rFonts w:eastAsia="SimSun" w:cs="Times New Roman"/>
          <w:color w:val="0000FF"/>
          <w:sz w:val="24"/>
          <w:szCs w:val="24"/>
        </w:rPr>
        <w:t xml:space="preserve"> 4.54e+6</w:t>
      </w:r>
      <w:r w:rsidRPr="00F849C1">
        <w:rPr>
          <w:rFonts w:eastAsia="SimSun" w:cs="Times New Roman"/>
          <w:color w:val="0000FF"/>
          <w:sz w:val="24"/>
          <w:szCs w:val="24"/>
        </w:rPr>
        <w:t xml:space="preserve">. </w:t>
      </w:r>
      <w:r w:rsidRPr="00D0217D">
        <w:rPr>
          <w:rFonts w:eastAsia="SimSun" w:cs="Times New Roman"/>
          <w:sz w:val="24"/>
          <w:szCs w:val="24"/>
        </w:rPr>
        <w:t xml:space="preserve">Paired </w:t>
      </w:r>
      <w:r w:rsidRPr="00D0217D">
        <w:rPr>
          <w:rFonts w:eastAsia="SimSun" w:cs="Times New Roman"/>
          <w:i/>
          <w:sz w:val="24"/>
          <w:szCs w:val="24"/>
        </w:rPr>
        <w:t>t</w:t>
      </w:r>
      <w:r w:rsidRPr="00D0217D">
        <w:rPr>
          <w:rFonts w:eastAsia="SimSun" w:cs="Times New Roman"/>
          <w:sz w:val="24"/>
          <w:szCs w:val="24"/>
        </w:rPr>
        <w:t xml:space="preserve"> test</w:t>
      </w:r>
      <w:r>
        <w:rPr>
          <w:rFonts w:eastAsia="SimSun" w:cs="Times New Roman"/>
          <w:sz w:val="24"/>
          <w:szCs w:val="24"/>
        </w:rPr>
        <w:t xml:space="preserve">s </w:t>
      </w:r>
      <w:r w:rsidRPr="00D0217D">
        <w:rPr>
          <w:rFonts w:eastAsia="SimSun" w:cs="Times New Roman"/>
          <w:sz w:val="24"/>
          <w:szCs w:val="24"/>
        </w:rPr>
        <w:t>show</w:t>
      </w:r>
      <w:r>
        <w:rPr>
          <w:rFonts w:eastAsia="SimSun" w:cs="Times New Roman"/>
          <w:sz w:val="24"/>
          <w:szCs w:val="24"/>
        </w:rPr>
        <w:t>ed</w:t>
      </w:r>
      <w:r w:rsidRPr="00D0217D">
        <w:rPr>
          <w:rFonts w:eastAsia="SimSun" w:cs="Times New Roman"/>
          <w:sz w:val="24"/>
          <w:szCs w:val="24"/>
        </w:rPr>
        <w:t xml:space="preserve"> that</w:t>
      </w:r>
      <w:r>
        <w:rPr>
          <w:rFonts w:eastAsia="SimSun" w:cs="Times New Roman"/>
          <w:sz w:val="24"/>
          <w:szCs w:val="24"/>
        </w:rPr>
        <w:t xml:space="preserve"> responses to the</w:t>
      </w:r>
      <w:r w:rsidRPr="00D0217D">
        <w:rPr>
          <w:rFonts w:eastAsia="SimSun" w:cs="Times New Roman"/>
          <w:sz w:val="24"/>
          <w:szCs w:val="24"/>
        </w:rPr>
        <w:t xml:space="preserve"> good-self association (</w:t>
      </w:r>
      <w:r w:rsidR="009229D3">
        <w:rPr>
          <w:rFonts w:eastAsia="SimSun" w:cs="Times New Roman"/>
          <w:sz w:val="24"/>
          <w:szCs w:val="24"/>
        </w:rPr>
        <w:t xml:space="preserve">817 </w:t>
      </w:r>
      <w:r w:rsidR="009229D3" w:rsidRPr="00E5671C">
        <w:rPr>
          <w:rFonts w:eastAsia="SimSun" w:cs="Times New Roman"/>
          <w:b/>
          <w:sz w:val="24"/>
          <w:szCs w:val="24"/>
        </w:rPr>
        <w:t>±</w:t>
      </w:r>
      <w:r w:rsidR="009229D3">
        <w:rPr>
          <w:rFonts w:eastAsia="SimSun" w:cs="Times New Roman"/>
          <w:sz w:val="24"/>
          <w:szCs w:val="24"/>
        </w:rPr>
        <w:t xml:space="preserve"> 119</w:t>
      </w:r>
      <w:r w:rsidRPr="0064107D">
        <w:rPr>
          <w:rFonts w:eastAsia="SimSun" w:cs="Times New Roman"/>
          <w:sz w:val="24"/>
          <w:szCs w:val="24"/>
        </w:rPr>
        <w:t xml:space="preserve">) </w:t>
      </w:r>
      <w:r>
        <w:rPr>
          <w:rFonts w:eastAsia="SimSun" w:cs="Times New Roman"/>
          <w:sz w:val="24"/>
          <w:szCs w:val="24"/>
        </w:rPr>
        <w:t>were faster</w:t>
      </w:r>
      <w:r w:rsidRPr="0064107D">
        <w:rPr>
          <w:rFonts w:eastAsia="SimSun" w:cs="Times New Roman"/>
          <w:sz w:val="24"/>
          <w:szCs w:val="24"/>
        </w:rPr>
        <w:t xml:space="preserve"> </w:t>
      </w:r>
      <w:r>
        <w:rPr>
          <w:rFonts w:eastAsia="SimSun" w:cs="Times New Roman"/>
          <w:sz w:val="24"/>
          <w:szCs w:val="24"/>
        </w:rPr>
        <w:t xml:space="preserve">than to </w:t>
      </w:r>
      <w:r w:rsidRPr="0064107D">
        <w:rPr>
          <w:rFonts w:eastAsia="SimSun" w:cs="Times New Roman"/>
          <w:sz w:val="24"/>
          <w:szCs w:val="24"/>
        </w:rPr>
        <w:t>bad-self association</w:t>
      </w:r>
      <w:r>
        <w:rPr>
          <w:rFonts w:eastAsia="SimSun" w:cs="Times New Roman"/>
          <w:sz w:val="24"/>
          <w:szCs w:val="24"/>
        </w:rPr>
        <w:t>s</w:t>
      </w:r>
      <w:r w:rsidRPr="0064107D">
        <w:rPr>
          <w:rFonts w:eastAsia="SimSun" w:cs="Times New Roman"/>
          <w:sz w:val="24"/>
          <w:szCs w:val="24"/>
        </w:rPr>
        <w:t xml:space="preserve"> (</w:t>
      </w:r>
      <w:r w:rsidR="009229D3">
        <w:rPr>
          <w:rFonts w:eastAsia="SimSun" w:cs="Times New Roman"/>
          <w:sz w:val="24"/>
          <w:szCs w:val="24"/>
        </w:rPr>
        <w:t xml:space="preserve">915 </w:t>
      </w:r>
      <w:r w:rsidR="009229D3" w:rsidRPr="00E5671C">
        <w:rPr>
          <w:rFonts w:eastAsia="SimSun" w:cs="Times New Roman"/>
          <w:b/>
          <w:sz w:val="24"/>
          <w:szCs w:val="24"/>
        </w:rPr>
        <w:t>±</w:t>
      </w:r>
      <w:r w:rsidRPr="0064107D">
        <w:rPr>
          <w:rFonts w:eastAsia="SimSun" w:cs="Times New Roman"/>
          <w:sz w:val="24"/>
          <w:szCs w:val="24"/>
        </w:rPr>
        <w:t xml:space="preserve"> </w:t>
      </w:r>
      <w:r w:rsidR="009229D3">
        <w:rPr>
          <w:rFonts w:eastAsia="SimSun" w:cs="Times New Roman"/>
          <w:sz w:val="24"/>
          <w:szCs w:val="24"/>
        </w:rPr>
        <w:t>132</w:t>
      </w:r>
      <w:r w:rsidRPr="0064107D">
        <w:rPr>
          <w:rFonts w:eastAsia="SimSun" w:cs="Times New Roman"/>
          <w:sz w:val="24"/>
          <w:szCs w:val="24"/>
        </w:rPr>
        <w:t>)</w:t>
      </w:r>
      <w:r>
        <w:rPr>
          <w:rFonts w:eastAsia="SimSun" w:cs="Times New Roman"/>
          <w:sz w:val="24"/>
          <w:szCs w:val="24"/>
        </w:rPr>
        <w:t xml:space="preserve">, </w:t>
      </w:r>
      <w:r w:rsidRPr="0064107D">
        <w:rPr>
          <w:rFonts w:eastAsia="SimSun" w:cs="Times New Roman"/>
          <w:i/>
          <w:sz w:val="24"/>
          <w:szCs w:val="24"/>
        </w:rPr>
        <w:t>t</w:t>
      </w:r>
      <w:r w:rsidRPr="0064107D">
        <w:rPr>
          <w:rFonts w:eastAsia="SimSun" w:cs="Times New Roman"/>
          <w:sz w:val="24"/>
          <w:szCs w:val="24"/>
        </w:rPr>
        <w:t>(</w:t>
      </w:r>
      <w:r w:rsidR="009229D3">
        <w:rPr>
          <w:rFonts w:eastAsia="SimSun" w:cs="Times New Roman"/>
          <w:sz w:val="24"/>
          <w:szCs w:val="24"/>
        </w:rPr>
        <w:t>55</w:t>
      </w:r>
      <w:r w:rsidRPr="0064107D">
        <w:rPr>
          <w:rFonts w:eastAsia="SimSun" w:cs="Times New Roman"/>
          <w:sz w:val="24"/>
          <w:szCs w:val="24"/>
        </w:rPr>
        <w:t xml:space="preserve">) = </w:t>
      </w:r>
      <w:r>
        <w:rPr>
          <w:rFonts w:eastAsia="SimSun" w:cs="Times New Roman"/>
          <w:sz w:val="24"/>
          <w:szCs w:val="24"/>
        </w:rPr>
        <w:t>-</w:t>
      </w:r>
      <w:r w:rsidR="009229D3">
        <w:rPr>
          <w:rFonts w:eastAsia="SimSun" w:cs="Times New Roman"/>
          <w:sz w:val="24"/>
          <w:szCs w:val="24"/>
        </w:rPr>
        <w:t>8.78</w:t>
      </w:r>
      <w:r w:rsidRPr="0064107D">
        <w:rPr>
          <w:rFonts w:eastAsia="SimSun" w:cs="Times New Roman"/>
          <w:sz w:val="24"/>
          <w:szCs w:val="24"/>
        </w:rPr>
        <w:t xml:space="preserve">, </w:t>
      </w:r>
      <w:r w:rsidRPr="0064107D">
        <w:rPr>
          <w:rFonts w:eastAsia="SimSun" w:cs="Times New Roman"/>
          <w:i/>
          <w:sz w:val="24"/>
          <w:szCs w:val="24"/>
        </w:rPr>
        <w:t>p</w:t>
      </w:r>
      <w:r w:rsidRPr="0064107D">
        <w:rPr>
          <w:rFonts w:eastAsia="SimSun" w:cs="Times New Roman"/>
          <w:sz w:val="24"/>
          <w:szCs w:val="24"/>
        </w:rPr>
        <w:t xml:space="preserve"> </w:t>
      </w:r>
      <w:r>
        <w:rPr>
          <w:rFonts w:eastAsia="SimSun" w:cs="Times New Roman"/>
          <w:sz w:val="24"/>
          <w:szCs w:val="24"/>
        </w:rPr>
        <w:t>&lt; 0.001</w:t>
      </w:r>
      <w:r w:rsidRPr="0064107D">
        <w:rPr>
          <w:rFonts w:eastAsia="SimSun" w:cs="Times New Roman"/>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 </w:t>
      </w:r>
      <w:r>
        <w:rPr>
          <w:rFonts w:eastAsia="SimSun" w:cs="Times New Roman"/>
          <w:color w:val="0000FF"/>
          <w:sz w:val="24"/>
          <w:szCs w:val="24"/>
        </w:rPr>
        <w:t>-</w:t>
      </w:r>
      <w:r w:rsidR="009229D3">
        <w:rPr>
          <w:rFonts w:eastAsia="SimSun" w:cs="Times New Roman"/>
          <w:color w:val="0000FF"/>
          <w:sz w:val="24"/>
          <w:szCs w:val="24"/>
        </w:rPr>
        <w:t>1.173</w:t>
      </w:r>
      <w:r w:rsidRPr="00990A8C">
        <w:rPr>
          <w:rFonts w:eastAsia="SimSun" w:cs="Times New Roman"/>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Pr>
          <w:rFonts w:eastAsia="SimSun" w:cs="Times New Roman"/>
          <w:color w:val="0000FF"/>
          <w:sz w:val="24"/>
          <w:szCs w:val="24"/>
        </w:rPr>
        <w:t>-1.</w:t>
      </w:r>
      <w:r w:rsidR="009229D3">
        <w:rPr>
          <w:rFonts w:eastAsia="SimSun" w:cs="Times New Roman"/>
          <w:color w:val="0000FF"/>
          <w:sz w:val="24"/>
          <w:szCs w:val="24"/>
        </w:rPr>
        <w:t>511</w:t>
      </w:r>
      <w:r>
        <w:rPr>
          <w:rFonts w:eastAsia="SimSun" w:cs="Times New Roman"/>
          <w:color w:val="0000FF"/>
          <w:sz w:val="24"/>
          <w:szCs w:val="24"/>
        </w:rPr>
        <w:t xml:space="preserve"> -0.</w:t>
      </w:r>
      <w:r w:rsidR="009229D3">
        <w:rPr>
          <w:rFonts w:eastAsia="SimSun" w:cs="Times New Roman"/>
          <w:color w:val="0000FF"/>
          <w:sz w:val="24"/>
          <w:szCs w:val="24"/>
        </w:rPr>
        <w:t>828</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A13489">
        <w:rPr>
          <w:rFonts w:eastAsia="SimSun" w:cs="Times New Roman"/>
          <w:color w:val="0000FF"/>
          <w:sz w:val="24"/>
          <w:szCs w:val="24"/>
        </w:rPr>
        <w:t xml:space="preserve"> 1.84e+9</w:t>
      </w:r>
      <w:r w:rsidRPr="0064107D">
        <w:rPr>
          <w:rFonts w:eastAsia="SimSun" w:cs="Times New Roman"/>
          <w:sz w:val="24"/>
          <w:szCs w:val="24"/>
        </w:rPr>
        <w:t xml:space="preserve">, and </w:t>
      </w:r>
      <w:r>
        <w:rPr>
          <w:rFonts w:eastAsia="SimSun" w:cs="Times New Roman"/>
          <w:sz w:val="24"/>
          <w:szCs w:val="24"/>
        </w:rPr>
        <w:t>to</w:t>
      </w:r>
      <w:r w:rsidRPr="0064107D">
        <w:rPr>
          <w:rFonts w:eastAsia="SimSun" w:cs="Times New Roman"/>
          <w:sz w:val="24"/>
          <w:szCs w:val="24"/>
        </w:rPr>
        <w:t xml:space="preserve"> </w:t>
      </w:r>
      <w:r>
        <w:rPr>
          <w:rFonts w:eastAsia="SimSun" w:cs="Times New Roman"/>
          <w:sz w:val="24"/>
          <w:szCs w:val="24"/>
        </w:rPr>
        <w:t>neutral</w:t>
      </w:r>
      <w:r w:rsidRPr="0064107D">
        <w:rPr>
          <w:rFonts w:eastAsia="SimSun" w:cs="Times New Roman"/>
          <w:sz w:val="24"/>
          <w:szCs w:val="24"/>
        </w:rPr>
        <w:t>-self association (</w:t>
      </w:r>
      <w:r w:rsidR="009229D3">
        <w:rPr>
          <w:rFonts w:eastAsia="SimSun" w:cs="Times New Roman"/>
          <w:sz w:val="24"/>
          <w:szCs w:val="24"/>
        </w:rPr>
        <w:t xml:space="preserve">880 </w:t>
      </w:r>
      <w:r w:rsidR="009229D3" w:rsidRPr="00E5671C">
        <w:rPr>
          <w:rFonts w:eastAsia="SimSun" w:cs="Times New Roman"/>
          <w:b/>
          <w:sz w:val="24"/>
          <w:szCs w:val="24"/>
        </w:rPr>
        <w:t>±</w:t>
      </w:r>
      <w:r w:rsidRPr="0064107D">
        <w:rPr>
          <w:rFonts w:eastAsia="SimSun" w:cs="Times New Roman"/>
          <w:sz w:val="24"/>
          <w:szCs w:val="24"/>
        </w:rPr>
        <w:t xml:space="preserve"> </w:t>
      </w:r>
      <w:r w:rsidR="009229D3">
        <w:rPr>
          <w:rFonts w:eastAsia="SimSun" w:cs="Times New Roman"/>
          <w:sz w:val="24"/>
          <w:szCs w:val="24"/>
        </w:rPr>
        <w:t>116</w:t>
      </w:r>
      <w:r w:rsidRPr="0064107D">
        <w:rPr>
          <w:rFonts w:eastAsia="SimSun" w:cs="Times New Roman"/>
          <w:sz w:val="24"/>
          <w:szCs w:val="24"/>
        </w:rPr>
        <w:t>)</w:t>
      </w:r>
      <w:r>
        <w:rPr>
          <w:rFonts w:eastAsia="SimSun" w:cs="Times New Roman"/>
          <w:sz w:val="24"/>
          <w:szCs w:val="24"/>
        </w:rPr>
        <w:t xml:space="preserve">, </w:t>
      </w:r>
      <w:r w:rsidRPr="0064107D">
        <w:rPr>
          <w:rFonts w:eastAsia="SimSun" w:cs="Times New Roman"/>
          <w:i/>
          <w:sz w:val="24"/>
          <w:szCs w:val="24"/>
        </w:rPr>
        <w:t>t</w:t>
      </w:r>
      <w:r w:rsidRPr="0064107D">
        <w:rPr>
          <w:rFonts w:eastAsia="SimSun" w:cs="Times New Roman"/>
          <w:sz w:val="24"/>
          <w:szCs w:val="24"/>
        </w:rPr>
        <w:t>(</w:t>
      </w:r>
      <w:r w:rsidR="009A715B">
        <w:rPr>
          <w:rFonts w:eastAsia="SimSun" w:cs="Times New Roman"/>
          <w:sz w:val="24"/>
          <w:szCs w:val="24"/>
        </w:rPr>
        <w:t>55</w:t>
      </w:r>
      <w:r w:rsidRPr="0064107D">
        <w:rPr>
          <w:rFonts w:eastAsia="SimSun" w:cs="Times New Roman"/>
          <w:sz w:val="24"/>
          <w:szCs w:val="24"/>
        </w:rPr>
        <w:t xml:space="preserve">) = </w:t>
      </w:r>
      <w:r w:rsidR="009229D3">
        <w:rPr>
          <w:rFonts w:eastAsia="SimSun" w:cs="Times New Roman"/>
          <w:sz w:val="24"/>
          <w:szCs w:val="24"/>
        </w:rPr>
        <w:t>3.748</w:t>
      </w:r>
      <w:r w:rsidRPr="0064107D">
        <w:rPr>
          <w:rFonts w:eastAsia="SimSun" w:cs="Times New Roman"/>
          <w:sz w:val="24"/>
          <w:szCs w:val="24"/>
        </w:rPr>
        <w:t xml:space="preserve">, </w:t>
      </w:r>
      <w:r w:rsidRPr="0064107D">
        <w:rPr>
          <w:rFonts w:eastAsia="SimSun" w:cs="Times New Roman"/>
          <w:i/>
          <w:sz w:val="24"/>
          <w:szCs w:val="24"/>
        </w:rPr>
        <w:t>p</w:t>
      </w:r>
      <w:r w:rsidRPr="0064107D">
        <w:rPr>
          <w:rFonts w:eastAsia="SimSun" w:cs="Times New Roman"/>
          <w:sz w:val="24"/>
          <w:szCs w:val="24"/>
        </w:rPr>
        <w:t xml:space="preserve"> </w:t>
      </w:r>
      <w:r>
        <w:rPr>
          <w:rFonts w:eastAsia="SimSun" w:cs="Times New Roman"/>
          <w:sz w:val="24"/>
          <w:szCs w:val="24"/>
        </w:rPr>
        <w:t>&lt; 0.0001</w:t>
      </w:r>
      <w:r w:rsidRPr="0064107D">
        <w:rPr>
          <w:rFonts w:eastAsia="SimSun" w:cs="Times New Roman"/>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w:t>
      </w:r>
      <w:r>
        <w:rPr>
          <w:rFonts w:eastAsia="SimSun" w:cs="Times New Roman"/>
          <w:sz w:val="24"/>
          <w:szCs w:val="24"/>
        </w:rPr>
        <w:t xml:space="preserve"> </w:t>
      </w:r>
      <w:r w:rsidR="009229D3">
        <w:rPr>
          <w:rFonts w:eastAsia="SimSun" w:cs="Times New Roman"/>
          <w:sz w:val="24"/>
          <w:szCs w:val="24"/>
        </w:rPr>
        <w:t>-0.501</w:t>
      </w:r>
      <w:r w:rsidRPr="00990A8C">
        <w:rPr>
          <w:rFonts w:eastAsia="SimSun" w:cs="Times New Roman"/>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Pr>
          <w:rFonts w:eastAsia="SimSun" w:cs="Times New Roman"/>
          <w:color w:val="0000FF"/>
          <w:sz w:val="24"/>
          <w:szCs w:val="24"/>
        </w:rPr>
        <w:t>-</w:t>
      </w:r>
      <w:r w:rsidR="009229D3">
        <w:rPr>
          <w:rFonts w:eastAsia="SimSun" w:cs="Times New Roman"/>
          <w:color w:val="0000FF"/>
          <w:sz w:val="24"/>
          <w:szCs w:val="24"/>
        </w:rPr>
        <w:t>0.777</w:t>
      </w:r>
      <w:r>
        <w:rPr>
          <w:rFonts w:eastAsia="SimSun" w:cs="Times New Roman"/>
          <w:color w:val="0000FF"/>
          <w:sz w:val="24"/>
          <w:szCs w:val="24"/>
        </w:rPr>
        <w:t xml:space="preserve"> -0.</w:t>
      </w:r>
      <w:r w:rsidR="009229D3">
        <w:rPr>
          <w:rFonts w:eastAsia="SimSun" w:cs="Times New Roman"/>
          <w:color w:val="0000FF"/>
          <w:sz w:val="24"/>
          <w:szCs w:val="24"/>
        </w:rPr>
        <w:t>221</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 </w:t>
      </w:r>
      <w:r w:rsidR="0056459C">
        <w:rPr>
          <w:rFonts w:eastAsia="SimSun" w:cs="Times New Roman"/>
          <w:color w:val="0000FF"/>
          <w:sz w:val="24"/>
          <w:szCs w:val="24"/>
        </w:rPr>
        <w:t>58.7</w:t>
      </w:r>
      <w:r w:rsidRPr="0064107D">
        <w:rPr>
          <w:rFonts w:eastAsia="SimSun" w:cs="Times New Roman"/>
          <w:sz w:val="24"/>
          <w:szCs w:val="24"/>
        </w:rPr>
        <w:t xml:space="preserve">. </w:t>
      </w:r>
      <w:r>
        <w:rPr>
          <w:rFonts w:eastAsia="SimSun" w:cs="Times New Roman"/>
          <w:sz w:val="24"/>
          <w:szCs w:val="24"/>
        </w:rPr>
        <w:t>T</w:t>
      </w:r>
      <w:r w:rsidRPr="0064107D">
        <w:rPr>
          <w:rFonts w:eastAsia="SimSun" w:cs="Times New Roman"/>
          <w:sz w:val="24"/>
          <w:szCs w:val="24"/>
        </w:rPr>
        <w:t xml:space="preserve">he </w:t>
      </w:r>
      <w:r>
        <w:rPr>
          <w:rFonts w:eastAsia="SimSun" w:cs="Times New Roman"/>
          <w:sz w:val="24"/>
          <w:szCs w:val="24"/>
        </w:rPr>
        <w:t>neutral</w:t>
      </w:r>
      <w:r w:rsidRPr="0064107D">
        <w:rPr>
          <w:rFonts w:eastAsia="SimSun" w:cs="Times New Roman"/>
          <w:sz w:val="24"/>
          <w:szCs w:val="24"/>
        </w:rPr>
        <w:t xml:space="preserve">-self </w:t>
      </w:r>
      <w:r w:rsidR="009A715B">
        <w:rPr>
          <w:rFonts w:eastAsia="SimSun" w:cs="Times New Roman"/>
          <w:sz w:val="24"/>
          <w:szCs w:val="24"/>
        </w:rPr>
        <w:t>was faster than the</w:t>
      </w:r>
      <w:r w:rsidRPr="0064107D">
        <w:rPr>
          <w:rFonts w:eastAsia="SimSun" w:cs="Times New Roman"/>
          <w:sz w:val="24"/>
          <w:szCs w:val="24"/>
        </w:rPr>
        <w:t xml:space="preserve"> bad-self association</w:t>
      </w:r>
      <w:r>
        <w:rPr>
          <w:rFonts w:eastAsia="SimSun" w:cs="Times New Roman"/>
          <w:sz w:val="24"/>
          <w:szCs w:val="24"/>
        </w:rPr>
        <w:t xml:space="preserve">s, </w:t>
      </w:r>
      <w:proofErr w:type="gramStart"/>
      <w:r w:rsidRPr="0064107D">
        <w:rPr>
          <w:rFonts w:eastAsia="SimSun" w:cs="Times New Roman"/>
          <w:i/>
          <w:sz w:val="24"/>
          <w:szCs w:val="24"/>
        </w:rPr>
        <w:t>t</w:t>
      </w:r>
      <w:r w:rsidRPr="0064107D">
        <w:rPr>
          <w:rFonts w:eastAsia="SimSun" w:cs="Times New Roman"/>
          <w:sz w:val="24"/>
          <w:szCs w:val="24"/>
        </w:rPr>
        <w:t>(</w:t>
      </w:r>
      <w:proofErr w:type="gramEnd"/>
      <w:r w:rsidR="009A715B">
        <w:rPr>
          <w:rFonts w:eastAsia="SimSun" w:cs="Times New Roman"/>
          <w:sz w:val="24"/>
          <w:szCs w:val="24"/>
        </w:rPr>
        <w:t>55</w:t>
      </w:r>
      <w:r w:rsidRPr="0064107D">
        <w:rPr>
          <w:rFonts w:eastAsia="SimSun" w:cs="Times New Roman"/>
          <w:sz w:val="24"/>
          <w:szCs w:val="24"/>
        </w:rPr>
        <w:t xml:space="preserve">) = </w:t>
      </w:r>
      <w:r w:rsidR="009A715B">
        <w:rPr>
          <w:rFonts w:eastAsia="SimSun" w:cs="Times New Roman"/>
          <w:sz w:val="24"/>
          <w:szCs w:val="24"/>
        </w:rPr>
        <w:t>-2.41</w:t>
      </w:r>
      <w:r w:rsidRPr="0064107D">
        <w:rPr>
          <w:rFonts w:eastAsia="SimSun" w:cs="Times New Roman"/>
          <w:sz w:val="24"/>
          <w:szCs w:val="24"/>
        </w:rPr>
        <w:t xml:space="preserve">, </w:t>
      </w:r>
      <w:r w:rsidRPr="0064107D">
        <w:rPr>
          <w:rFonts w:eastAsia="SimSun" w:cs="Times New Roman"/>
          <w:i/>
          <w:sz w:val="24"/>
          <w:szCs w:val="24"/>
        </w:rPr>
        <w:t>p</w:t>
      </w:r>
      <w:r w:rsidRPr="0064107D">
        <w:rPr>
          <w:rFonts w:eastAsia="SimSun" w:cs="Times New Roman"/>
          <w:sz w:val="24"/>
          <w:szCs w:val="24"/>
        </w:rPr>
        <w:t xml:space="preserve"> = </w:t>
      </w:r>
      <w:r>
        <w:rPr>
          <w:rFonts w:eastAsia="SimSun" w:cs="Times New Roman"/>
          <w:sz w:val="24"/>
          <w:szCs w:val="24"/>
        </w:rPr>
        <w:t>0</w:t>
      </w:r>
      <w:r w:rsidRPr="0064107D">
        <w:rPr>
          <w:rFonts w:eastAsia="SimSun" w:cs="Times New Roman"/>
          <w:sz w:val="24"/>
          <w:szCs w:val="24"/>
        </w:rPr>
        <w:t>.</w:t>
      </w:r>
      <w:r w:rsidR="009A715B">
        <w:rPr>
          <w:rFonts w:eastAsia="SimSun" w:cs="Times New Roman"/>
          <w:sz w:val="24"/>
          <w:szCs w:val="24"/>
        </w:rPr>
        <w:t>019</w:t>
      </w:r>
      <w:r w:rsidRPr="0064107D">
        <w:rPr>
          <w:rFonts w:eastAsia="SimSun" w:cs="Times New Roman"/>
          <w:sz w:val="24"/>
          <w:szCs w:val="24"/>
        </w:rPr>
        <w:t xml:space="preserve"> ,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00116114">
        <w:rPr>
          <w:rFonts w:eastAsia="SimSun" w:cs="Times New Roman"/>
          <w:i/>
          <w:color w:val="0000FF"/>
          <w:sz w:val="24"/>
          <w:szCs w:val="24"/>
          <w:vertAlign w:val="subscript"/>
        </w:rPr>
        <w:t xml:space="preserve"> </w:t>
      </w:r>
      <w:r w:rsidRPr="00F849C1">
        <w:rPr>
          <w:rFonts w:eastAsia="SimSun" w:cs="Times New Roman"/>
          <w:color w:val="0000FF"/>
          <w:sz w:val="24"/>
          <w:szCs w:val="24"/>
        </w:rPr>
        <w:t xml:space="preserve">= </w:t>
      </w:r>
      <w:r w:rsidR="009A715B">
        <w:rPr>
          <w:rFonts w:eastAsia="SimSun" w:cs="Times New Roman"/>
          <w:color w:val="0000FF"/>
          <w:sz w:val="24"/>
          <w:szCs w:val="24"/>
        </w:rPr>
        <w:t>-</w:t>
      </w:r>
      <w:r>
        <w:rPr>
          <w:rFonts w:eastAsia="SimSun" w:cs="Times New Roman"/>
          <w:color w:val="0000FF"/>
          <w:sz w:val="24"/>
          <w:szCs w:val="24"/>
        </w:rPr>
        <w:t>0.</w:t>
      </w:r>
      <w:r w:rsidR="009A715B">
        <w:rPr>
          <w:rFonts w:eastAsia="SimSun" w:cs="Times New Roman"/>
          <w:color w:val="0000FF"/>
          <w:sz w:val="24"/>
          <w:szCs w:val="24"/>
        </w:rPr>
        <w:t>321</w:t>
      </w:r>
      <w:r w:rsidRPr="00990A8C">
        <w:rPr>
          <w:rFonts w:eastAsia="SimSun" w:cs="Times New Roman"/>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Pr>
          <w:rFonts w:eastAsia="SimSun" w:cs="Times New Roman"/>
          <w:color w:val="0000FF"/>
          <w:sz w:val="24"/>
          <w:szCs w:val="24"/>
        </w:rPr>
        <w:t>-0.</w:t>
      </w:r>
      <w:r w:rsidR="009A715B">
        <w:rPr>
          <w:rFonts w:eastAsia="SimSun" w:cs="Times New Roman"/>
          <w:color w:val="0000FF"/>
          <w:sz w:val="24"/>
          <w:szCs w:val="24"/>
        </w:rPr>
        <w:t>589</w:t>
      </w:r>
      <w:r>
        <w:rPr>
          <w:rFonts w:eastAsia="SimSun" w:cs="Times New Roman"/>
          <w:color w:val="0000FF"/>
          <w:sz w:val="24"/>
          <w:szCs w:val="24"/>
        </w:rPr>
        <w:t xml:space="preserve"> </w:t>
      </w:r>
      <w:r w:rsidR="009A715B">
        <w:rPr>
          <w:rFonts w:eastAsia="SimSun" w:cs="Times New Roman"/>
          <w:color w:val="0000FF"/>
          <w:sz w:val="24"/>
          <w:szCs w:val="24"/>
        </w:rPr>
        <w:t>-0.051</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56459C">
        <w:rPr>
          <w:rFonts w:eastAsia="SimSun" w:cs="Times New Roman"/>
          <w:color w:val="0000FF"/>
          <w:sz w:val="24"/>
          <w:szCs w:val="24"/>
        </w:rPr>
        <w:t xml:space="preserve"> 2.03</w:t>
      </w:r>
      <w:r w:rsidRPr="0064107D">
        <w:rPr>
          <w:rFonts w:eastAsia="SimSun" w:cs="Times New Roman"/>
          <w:sz w:val="24"/>
          <w:szCs w:val="24"/>
        </w:rPr>
        <w:t xml:space="preserve">. </w:t>
      </w:r>
    </w:p>
    <w:p w14:paraId="13FA30F1" w14:textId="2CF06172" w:rsidR="00880243" w:rsidRDefault="00880243" w:rsidP="00E026D2">
      <w:pPr>
        <w:spacing w:line="480" w:lineRule="auto"/>
        <w:ind w:firstLine="720"/>
        <w:rPr>
          <w:rFonts w:eastAsia="SimSun" w:cs="Times New Roman"/>
          <w:sz w:val="24"/>
          <w:szCs w:val="24"/>
        </w:rPr>
      </w:pPr>
      <w:r w:rsidRPr="00E026D2">
        <w:rPr>
          <w:rFonts w:eastAsia="SimSun" w:cs="Times New Roman"/>
          <w:b/>
          <w:sz w:val="24"/>
          <w:szCs w:val="24"/>
        </w:rPr>
        <w:t>The effect of moral valence was significant for the stranger-</w:t>
      </w:r>
      <w:r w:rsidR="00ED7A28" w:rsidRPr="00E026D2">
        <w:rPr>
          <w:rFonts w:eastAsia="SimSun" w:cs="Times New Roman"/>
          <w:b/>
          <w:sz w:val="24"/>
          <w:szCs w:val="24"/>
        </w:rPr>
        <w:t>relevance</w:t>
      </w:r>
      <w:r w:rsidRPr="00E026D2">
        <w:rPr>
          <w:rFonts w:eastAsia="SimSun" w:cs="Times New Roman"/>
          <w:b/>
          <w:sz w:val="24"/>
          <w:szCs w:val="24"/>
        </w:rPr>
        <w:t xml:space="preserve"> conditions,</w:t>
      </w:r>
      <w:r>
        <w:rPr>
          <w:rFonts w:eastAsia="SimSun" w:cs="Times New Roman"/>
          <w:sz w:val="24"/>
          <w:szCs w:val="24"/>
        </w:rPr>
        <w:t xml:space="preserve"> </w:t>
      </w:r>
      <w:proofErr w:type="gramStart"/>
      <w:r w:rsidRPr="0046620E">
        <w:rPr>
          <w:rFonts w:eastAsia="SimSun" w:cs="Times New Roman"/>
          <w:i/>
          <w:sz w:val="24"/>
          <w:szCs w:val="24"/>
        </w:rPr>
        <w:t>F</w:t>
      </w:r>
      <w:r>
        <w:rPr>
          <w:rFonts w:eastAsia="SimSun" w:cs="Times New Roman"/>
          <w:sz w:val="24"/>
          <w:szCs w:val="24"/>
        </w:rPr>
        <w:t>(</w:t>
      </w:r>
      <w:proofErr w:type="gramEnd"/>
      <w:r>
        <w:rPr>
          <w:rFonts w:eastAsia="SimSun" w:cs="Times New Roman"/>
          <w:sz w:val="24"/>
          <w:szCs w:val="24"/>
        </w:rPr>
        <w:t>2,</w:t>
      </w:r>
      <w:r w:rsidDel="00967B63">
        <w:rPr>
          <w:rFonts w:eastAsia="SimSun" w:cs="Times New Roman"/>
          <w:sz w:val="24"/>
          <w:szCs w:val="24"/>
        </w:rPr>
        <w:t xml:space="preserve"> </w:t>
      </w:r>
      <w:r>
        <w:rPr>
          <w:rFonts w:eastAsia="SimSun" w:cs="Times New Roman"/>
          <w:sz w:val="24"/>
          <w:szCs w:val="24"/>
        </w:rPr>
        <w:t xml:space="preserve">68) = </w:t>
      </w:r>
      <w:r w:rsidR="004279FD">
        <w:rPr>
          <w:rFonts w:eastAsia="SimSun" w:cs="Times New Roman"/>
          <w:sz w:val="24"/>
          <w:szCs w:val="24"/>
        </w:rPr>
        <w:t>5.96,</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0.</w:t>
      </w:r>
      <w:r w:rsidR="004279FD">
        <w:rPr>
          <w:rFonts w:eastAsia="SimSun" w:cs="Times New Roman"/>
          <w:sz w:val="24"/>
          <w:szCs w:val="24"/>
        </w:rPr>
        <w:t>0035</w:t>
      </w:r>
      <w:r>
        <w:rPr>
          <w:rFonts w:eastAsia="SimSun" w:cs="Times New Roman"/>
          <w:sz w:val="24"/>
          <w:szCs w:val="24"/>
        </w:rPr>
        <w:t xml:space="preserve">, </w:t>
      </w:r>
      <w:r w:rsidRPr="00C3520D">
        <w:rPr>
          <w:rFonts w:cs="Times New Roman"/>
          <w:i/>
          <w:sz w:val="24"/>
          <w:szCs w:val="24"/>
        </w:rPr>
        <w:t>ω</w:t>
      </w:r>
      <w:r w:rsidRPr="00D0217D">
        <w:rPr>
          <w:rFonts w:eastAsia="SimSun" w:cs="Times New Roman"/>
          <w:bCs/>
          <w:i/>
          <w:iCs/>
          <w:sz w:val="24"/>
          <w:szCs w:val="24"/>
        </w:rPr>
        <w:t>²</w:t>
      </w:r>
      <w:r w:rsidRPr="00D0217D">
        <w:rPr>
          <w:rFonts w:eastAsia="SimSun" w:cs="Times New Roman"/>
          <w:sz w:val="24"/>
          <w:szCs w:val="24"/>
          <w:vertAlign w:val="superscript"/>
        </w:rPr>
        <w:t xml:space="preserve"> </w:t>
      </w:r>
      <w:r w:rsidRPr="00D0217D">
        <w:rPr>
          <w:rFonts w:eastAsia="SimSun" w:cs="Times New Roman"/>
          <w:sz w:val="24"/>
          <w:szCs w:val="24"/>
        </w:rPr>
        <w:t xml:space="preserve">= </w:t>
      </w:r>
      <w:r>
        <w:rPr>
          <w:rFonts w:eastAsia="SimSun" w:cs="Times New Roman"/>
          <w:sz w:val="24"/>
          <w:szCs w:val="24"/>
        </w:rPr>
        <w:t>0.</w:t>
      </w:r>
      <w:r w:rsidR="004279FD">
        <w:rPr>
          <w:rFonts w:eastAsia="SimSun" w:cs="Times New Roman"/>
          <w:sz w:val="24"/>
          <w:szCs w:val="24"/>
        </w:rPr>
        <w:t>0114</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4279FD">
        <w:rPr>
          <w:rFonts w:eastAsia="SimSun" w:cs="Times New Roman"/>
          <w:color w:val="0000FF"/>
          <w:sz w:val="24"/>
          <w:szCs w:val="24"/>
        </w:rPr>
        <w:t xml:space="preserve"> 8.55</w:t>
      </w:r>
      <w:r>
        <w:rPr>
          <w:rFonts w:eastAsia="SimSun" w:cs="Times New Roman"/>
          <w:sz w:val="24"/>
          <w:szCs w:val="24"/>
        </w:rPr>
        <w:t>.</w:t>
      </w:r>
      <w:r w:rsidR="00116114">
        <w:rPr>
          <w:rFonts w:eastAsia="SimSun" w:cs="Times New Roman"/>
          <w:sz w:val="24"/>
          <w:szCs w:val="24"/>
        </w:rPr>
        <w:t xml:space="preserve"> </w:t>
      </w:r>
      <w:r w:rsidR="001A34DC">
        <w:rPr>
          <w:rFonts w:eastAsia="SimSun" w:cs="Times New Roman"/>
          <w:sz w:val="24"/>
          <w:szCs w:val="24"/>
        </w:rPr>
        <w:t>the g</w:t>
      </w:r>
      <w:r w:rsidR="00116114">
        <w:rPr>
          <w:rFonts w:eastAsia="SimSun" w:cs="Times New Roman"/>
          <w:sz w:val="24"/>
          <w:szCs w:val="24"/>
        </w:rPr>
        <w:t xml:space="preserve">ood-other </w:t>
      </w:r>
      <w:r w:rsidR="001A34DC">
        <w:rPr>
          <w:rFonts w:eastAsia="SimSun" w:cs="Times New Roman"/>
          <w:sz w:val="24"/>
          <w:szCs w:val="24"/>
        </w:rPr>
        <w:t xml:space="preserve">condition </w:t>
      </w:r>
      <w:r w:rsidR="00116114">
        <w:rPr>
          <w:rFonts w:eastAsia="SimSun" w:cs="Times New Roman"/>
          <w:sz w:val="24"/>
          <w:szCs w:val="24"/>
        </w:rPr>
        <w:t xml:space="preserve">(734 ± 158) </w:t>
      </w:r>
      <w:r w:rsidR="001A34DC">
        <w:rPr>
          <w:rFonts w:eastAsia="SimSun" w:cs="Times New Roman"/>
          <w:sz w:val="24"/>
          <w:szCs w:val="24"/>
        </w:rPr>
        <w:t>didn’t differ from</w:t>
      </w:r>
      <w:r w:rsidR="00116114">
        <w:rPr>
          <w:rFonts w:eastAsia="SimSun" w:cs="Times New Roman"/>
          <w:sz w:val="24"/>
          <w:szCs w:val="24"/>
        </w:rPr>
        <w:t xml:space="preserve"> </w:t>
      </w:r>
      <w:r w:rsidR="001A34DC">
        <w:rPr>
          <w:rFonts w:eastAsia="SimSun" w:cs="Times New Roman"/>
          <w:sz w:val="24"/>
          <w:szCs w:val="24"/>
        </w:rPr>
        <w:t>n</w:t>
      </w:r>
      <w:r w:rsidR="00116114">
        <w:rPr>
          <w:rFonts w:eastAsia="SimSun" w:cs="Times New Roman"/>
          <w:sz w:val="24"/>
          <w:szCs w:val="24"/>
        </w:rPr>
        <w:t>eutral-other</w:t>
      </w:r>
      <w:r w:rsidR="001A34DC">
        <w:rPr>
          <w:rFonts w:eastAsia="SimSun" w:cs="Times New Roman"/>
          <w:sz w:val="24"/>
          <w:szCs w:val="24"/>
        </w:rPr>
        <w:t xml:space="preserve"> condition</w:t>
      </w:r>
      <w:r w:rsidR="00116114">
        <w:rPr>
          <w:rFonts w:eastAsia="SimSun" w:cs="Times New Roman"/>
          <w:sz w:val="24"/>
          <w:szCs w:val="24"/>
        </w:rPr>
        <w:t xml:space="preserve"> (735 ±160), </w:t>
      </w:r>
      <w:r w:rsidR="00116114" w:rsidRPr="000D621D">
        <w:rPr>
          <w:rFonts w:eastAsia="SimSun" w:cs="Times New Roman"/>
          <w:i/>
          <w:sz w:val="24"/>
          <w:szCs w:val="24"/>
        </w:rPr>
        <w:t>t</w:t>
      </w:r>
      <w:r w:rsidR="00116114">
        <w:rPr>
          <w:rFonts w:eastAsia="SimSun" w:cs="Times New Roman"/>
          <w:sz w:val="24"/>
          <w:szCs w:val="24"/>
        </w:rPr>
        <w:t xml:space="preserve">(55) = -0.07, </w:t>
      </w:r>
      <w:r w:rsidR="00116114" w:rsidRPr="000D621D">
        <w:rPr>
          <w:rFonts w:eastAsia="SimSun" w:cs="Times New Roman"/>
          <w:i/>
          <w:sz w:val="24"/>
          <w:szCs w:val="24"/>
        </w:rPr>
        <w:t>p</w:t>
      </w:r>
      <w:r w:rsidR="00116114">
        <w:rPr>
          <w:rFonts w:eastAsia="SimSun" w:cs="Times New Roman"/>
          <w:sz w:val="24"/>
          <w:szCs w:val="24"/>
        </w:rPr>
        <w:t xml:space="preserve"> = 0.946, </w:t>
      </w:r>
      <w:r w:rsidR="00116114" w:rsidRPr="00F849C1">
        <w:rPr>
          <w:rFonts w:eastAsia="SimSun" w:cs="Times New Roman"/>
          <w:color w:val="0000FF"/>
          <w:sz w:val="24"/>
          <w:szCs w:val="24"/>
        </w:rPr>
        <w:t xml:space="preserve">Cohen’s </w:t>
      </w:r>
      <w:r w:rsidR="00116114" w:rsidRPr="00F849C1">
        <w:rPr>
          <w:rFonts w:eastAsia="SimSun" w:cs="Times New Roman"/>
          <w:i/>
          <w:color w:val="0000FF"/>
          <w:sz w:val="24"/>
          <w:szCs w:val="24"/>
        </w:rPr>
        <w:t>d</w:t>
      </w:r>
      <w:r w:rsidR="00116114">
        <w:rPr>
          <w:rFonts w:eastAsia="SimSun" w:cs="Times New Roman"/>
          <w:i/>
          <w:color w:val="0000FF"/>
          <w:sz w:val="24"/>
          <w:szCs w:val="24"/>
          <w:vertAlign w:val="subscript"/>
        </w:rPr>
        <w:t xml:space="preserve"> </w:t>
      </w:r>
      <w:r w:rsidR="00116114" w:rsidRPr="00F849C1">
        <w:rPr>
          <w:rFonts w:eastAsia="SimSun" w:cs="Times New Roman"/>
          <w:color w:val="0000FF"/>
          <w:sz w:val="24"/>
          <w:szCs w:val="24"/>
        </w:rPr>
        <w:t xml:space="preserve">= </w:t>
      </w:r>
      <w:r w:rsidR="00116114">
        <w:rPr>
          <w:rFonts w:eastAsia="SimSun" w:cs="Times New Roman"/>
          <w:color w:val="0000FF"/>
          <w:sz w:val="24"/>
          <w:szCs w:val="24"/>
        </w:rPr>
        <w:t>-0.009</w:t>
      </w:r>
      <w:r w:rsidR="00116114" w:rsidRPr="00990A8C">
        <w:rPr>
          <w:rFonts w:eastAsia="SimSun" w:cs="Times New Roman"/>
          <w:sz w:val="24"/>
          <w:szCs w:val="24"/>
        </w:rPr>
        <w:t xml:space="preserve">, </w:t>
      </w:r>
      <w:r w:rsidR="00116114" w:rsidRPr="00594593">
        <w:rPr>
          <w:rFonts w:eastAsia="SimSun" w:cs="Times New Roman"/>
          <w:color w:val="0000FF"/>
          <w:sz w:val="24"/>
          <w:szCs w:val="24"/>
        </w:rPr>
        <w:t>9</w:t>
      </w:r>
      <w:r w:rsidR="00116114">
        <w:rPr>
          <w:rFonts w:eastAsia="SimSun" w:cs="Times New Roman"/>
          <w:color w:val="0000FF"/>
          <w:sz w:val="24"/>
          <w:szCs w:val="24"/>
        </w:rPr>
        <w:t>5</w:t>
      </w:r>
      <w:r w:rsidR="00116114" w:rsidRPr="00594593">
        <w:rPr>
          <w:rFonts w:eastAsia="SimSun" w:cs="Times New Roman"/>
          <w:color w:val="0000FF"/>
          <w:sz w:val="24"/>
          <w:szCs w:val="24"/>
        </w:rPr>
        <w:t>% CI [</w:t>
      </w:r>
      <w:r w:rsidR="00116114">
        <w:rPr>
          <w:rFonts w:eastAsia="SimSun" w:cs="Times New Roman"/>
          <w:color w:val="0000FF"/>
          <w:sz w:val="24"/>
          <w:szCs w:val="24"/>
        </w:rPr>
        <w:t>-0.271 -0.293</w:t>
      </w:r>
      <w:r w:rsidR="00116114" w:rsidRPr="00594593">
        <w:rPr>
          <w:rFonts w:eastAsia="SimSun" w:cs="Times New Roman"/>
          <w:color w:val="0000FF"/>
          <w:sz w:val="24"/>
          <w:szCs w:val="24"/>
        </w:rPr>
        <w:t>]</w:t>
      </w:r>
      <w:r w:rsidR="00116114">
        <w:rPr>
          <w:rFonts w:eastAsia="SimSun" w:cs="Times New Roman"/>
          <w:color w:val="0000FF"/>
          <w:sz w:val="24"/>
          <w:szCs w:val="24"/>
        </w:rPr>
        <w:t>, BF</w:t>
      </w:r>
      <w:r w:rsidR="00116114" w:rsidRPr="009323C5">
        <w:rPr>
          <w:rFonts w:eastAsia="SimSun" w:cs="Times New Roman"/>
          <w:color w:val="0000FF"/>
          <w:sz w:val="24"/>
          <w:szCs w:val="24"/>
          <w:vertAlign w:val="subscript"/>
        </w:rPr>
        <w:t>10</w:t>
      </w:r>
      <w:r w:rsidR="00116114">
        <w:rPr>
          <w:rFonts w:eastAsia="SimSun" w:cs="Times New Roman"/>
          <w:color w:val="0000FF"/>
          <w:sz w:val="24"/>
          <w:szCs w:val="24"/>
        </w:rPr>
        <w:t xml:space="preserve"> = 0.15</w:t>
      </w:r>
      <w:r w:rsidR="001A34DC">
        <w:rPr>
          <w:rFonts w:eastAsia="SimSun" w:cs="Times New Roman"/>
          <w:color w:val="0000FF"/>
          <w:sz w:val="24"/>
          <w:szCs w:val="24"/>
        </w:rPr>
        <w:t xml:space="preserve">, but faster than the </w:t>
      </w:r>
      <w:r w:rsidR="00116114">
        <w:rPr>
          <w:rFonts w:eastAsia="SimSun" w:cs="Times New Roman"/>
          <w:color w:val="0000FF"/>
          <w:sz w:val="24"/>
          <w:szCs w:val="24"/>
        </w:rPr>
        <w:t xml:space="preserve">bad other </w:t>
      </w:r>
      <w:r w:rsidR="001A34DC">
        <w:rPr>
          <w:rFonts w:eastAsia="SimSun" w:cs="Times New Roman"/>
          <w:color w:val="0000FF"/>
          <w:sz w:val="24"/>
          <w:szCs w:val="24"/>
        </w:rPr>
        <w:t xml:space="preserve">condition </w:t>
      </w:r>
      <w:r w:rsidR="00116114">
        <w:rPr>
          <w:rFonts w:eastAsia="SimSun" w:cs="Times New Roman"/>
          <w:color w:val="0000FF"/>
          <w:sz w:val="24"/>
          <w:szCs w:val="24"/>
        </w:rPr>
        <w:t xml:space="preserve">(776 </w:t>
      </w:r>
      <w:r w:rsidR="00116114">
        <w:rPr>
          <w:rFonts w:eastAsia="SimSun" w:cs="Times New Roman"/>
          <w:sz w:val="24"/>
          <w:szCs w:val="24"/>
        </w:rPr>
        <w:t>± 173</w:t>
      </w:r>
      <w:r w:rsidR="00116114">
        <w:rPr>
          <w:rFonts w:eastAsia="SimSun" w:cs="Times New Roman"/>
          <w:color w:val="0000FF"/>
          <w:sz w:val="24"/>
          <w:szCs w:val="24"/>
        </w:rPr>
        <w:t xml:space="preserve">), </w:t>
      </w:r>
      <w:r w:rsidR="00116114" w:rsidRPr="003D2EDA">
        <w:rPr>
          <w:rFonts w:eastAsia="SimSun" w:cs="Times New Roman"/>
          <w:i/>
          <w:sz w:val="24"/>
          <w:szCs w:val="24"/>
        </w:rPr>
        <w:t>t</w:t>
      </w:r>
      <w:r w:rsidR="00116114">
        <w:rPr>
          <w:rFonts w:eastAsia="SimSun" w:cs="Times New Roman"/>
          <w:sz w:val="24"/>
          <w:szCs w:val="24"/>
        </w:rPr>
        <w:t xml:space="preserve">(55) = -3.14, </w:t>
      </w:r>
      <w:r w:rsidR="00116114" w:rsidRPr="003D2EDA">
        <w:rPr>
          <w:rFonts w:eastAsia="SimSun" w:cs="Times New Roman"/>
          <w:i/>
          <w:sz w:val="24"/>
          <w:szCs w:val="24"/>
        </w:rPr>
        <w:t>p</w:t>
      </w:r>
      <w:r w:rsidR="00116114">
        <w:rPr>
          <w:rFonts w:eastAsia="SimSun" w:cs="Times New Roman"/>
          <w:sz w:val="24"/>
          <w:szCs w:val="24"/>
        </w:rPr>
        <w:t xml:space="preserve"> = 0.0027, </w:t>
      </w:r>
      <w:r w:rsidR="00116114" w:rsidRPr="00F849C1">
        <w:rPr>
          <w:rFonts w:eastAsia="SimSun" w:cs="Times New Roman"/>
          <w:color w:val="0000FF"/>
          <w:sz w:val="24"/>
          <w:szCs w:val="24"/>
        </w:rPr>
        <w:t xml:space="preserve">Cohen’s </w:t>
      </w:r>
      <w:r w:rsidR="00116114" w:rsidRPr="00F849C1">
        <w:rPr>
          <w:rFonts w:eastAsia="SimSun" w:cs="Times New Roman"/>
          <w:i/>
          <w:color w:val="0000FF"/>
          <w:sz w:val="24"/>
          <w:szCs w:val="24"/>
        </w:rPr>
        <w:t>d</w:t>
      </w:r>
      <w:r w:rsidR="00116114">
        <w:rPr>
          <w:rFonts w:eastAsia="SimSun" w:cs="Times New Roman"/>
          <w:i/>
          <w:color w:val="0000FF"/>
          <w:sz w:val="24"/>
          <w:szCs w:val="24"/>
          <w:vertAlign w:val="subscript"/>
        </w:rPr>
        <w:t xml:space="preserve"> </w:t>
      </w:r>
      <w:r w:rsidR="00116114" w:rsidRPr="00F849C1">
        <w:rPr>
          <w:rFonts w:eastAsia="SimSun" w:cs="Times New Roman"/>
          <w:color w:val="0000FF"/>
          <w:sz w:val="24"/>
          <w:szCs w:val="24"/>
        </w:rPr>
        <w:t xml:space="preserve">= </w:t>
      </w:r>
      <w:r w:rsidR="00116114">
        <w:rPr>
          <w:rFonts w:eastAsia="SimSun" w:cs="Times New Roman"/>
          <w:color w:val="0000FF"/>
          <w:sz w:val="24"/>
          <w:szCs w:val="24"/>
        </w:rPr>
        <w:t>-0.419</w:t>
      </w:r>
      <w:r w:rsidR="00116114" w:rsidRPr="00990A8C">
        <w:rPr>
          <w:rFonts w:eastAsia="SimSun" w:cs="Times New Roman"/>
          <w:sz w:val="24"/>
          <w:szCs w:val="24"/>
        </w:rPr>
        <w:t xml:space="preserve">, </w:t>
      </w:r>
      <w:r w:rsidR="00116114" w:rsidRPr="00594593">
        <w:rPr>
          <w:rFonts w:eastAsia="SimSun" w:cs="Times New Roman"/>
          <w:color w:val="0000FF"/>
          <w:sz w:val="24"/>
          <w:szCs w:val="24"/>
        </w:rPr>
        <w:t>9</w:t>
      </w:r>
      <w:r w:rsidR="00116114">
        <w:rPr>
          <w:rFonts w:eastAsia="SimSun" w:cs="Times New Roman"/>
          <w:color w:val="0000FF"/>
          <w:sz w:val="24"/>
          <w:szCs w:val="24"/>
        </w:rPr>
        <w:t>5</w:t>
      </w:r>
      <w:r w:rsidR="00116114" w:rsidRPr="00594593">
        <w:rPr>
          <w:rFonts w:eastAsia="SimSun" w:cs="Times New Roman"/>
          <w:color w:val="0000FF"/>
          <w:sz w:val="24"/>
          <w:szCs w:val="24"/>
        </w:rPr>
        <w:t>% CI [</w:t>
      </w:r>
      <w:r w:rsidR="00116114">
        <w:rPr>
          <w:rFonts w:eastAsia="SimSun" w:cs="Times New Roman"/>
          <w:color w:val="0000FF"/>
          <w:sz w:val="24"/>
          <w:szCs w:val="24"/>
        </w:rPr>
        <w:t>-0.691 -0.144</w:t>
      </w:r>
      <w:r w:rsidR="00116114" w:rsidRPr="00594593">
        <w:rPr>
          <w:rFonts w:eastAsia="SimSun" w:cs="Times New Roman"/>
          <w:color w:val="0000FF"/>
          <w:sz w:val="24"/>
          <w:szCs w:val="24"/>
        </w:rPr>
        <w:t>]</w:t>
      </w:r>
      <w:r w:rsidR="00116114">
        <w:rPr>
          <w:rFonts w:eastAsia="SimSun" w:cs="Times New Roman"/>
          <w:color w:val="0000FF"/>
          <w:sz w:val="24"/>
          <w:szCs w:val="24"/>
        </w:rPr>
        <w:t>, BF</w:t>
      </w:r>
      <w:r w:rsidR="00116114" w:rsidRPr="009323C5">
        <w:rPr>
          <w:rFonts w:eastAsia="SimSun" w:cs="Times New Roman"/>
          <w:color w:val="0000FF"/>
          <w:sz w:val="24"/>
          <w:szCs w:val="24"/>
          <w:vertAlign w:val="subscript"/>
        </w:rPr>
        <w:t>10</w:t>
      </w:r>
      <w:r w:rsidR="00116114">
        <w:rPr>
          <w:rFonts w:eastAsia="SimSun" w:cs="Times New Roman"/>
          <w:color w:val="0000FF"/>
          <w:sz w:val="24"/>
          <w:szCs w:val="24"/>
        </w:rPr>
        <w:t xml:space="preserve"> = 11.3</w:t>
      </w:r>
      <w:r w:rsidR="001A34DC">
        <w:rPr>
          <w:rFonts w:eastAsia="SimSun" w:cs="Times New Roman"/>
          <w:color w:val="0000FF"/>
          <w:sz w:val="24"/>
          <w:szCs w:val="24"/>
        </w:rPr>
        <w:t>. The n</w:t>
      </w:r>
      <w:r w:rsidR="00116114">
        <w:rPr>
          <w:rFonts w:eastAsia="SimSun" w:cs="Times New Roman"/>
          <w:color w:val="0000FF"/>
          <w:sz w:val="24"/>
          <w:szCs w:val="24"/>
        </w:rPr>
        <w:t xml:space="preserve">eutral-other </w:t>
      </w:r>
      <w:r w:rsidR="001A34DC">
        <w:rPr>
          <w:rFonts w:eastAsia="SimSun" w:cs="Times New Roman"/>
          <w:color w:val="0000FF"/>
          <w:sz w:val="24"/>
          <w:szCs w:val="24"/>
        </w:rPr>
        <w:t xml:space="preserve">condition also faster than the </w:t>
      </w:r>
      <w:r w:rsidR="00116114">
        <w:rPr>
          <w:rFonts w:eastAsia="SimSun" w:cs="Times New Roman"/>
          <w:color w:val="0000FF"/>
          <w:sz w:val="24"/>
          <w:szCs w:val="24"/>
        </w:rPr>
        <w:t>bad-other</w:t>
      </w:r>
      <w:r w:rsidR="001A34DC">
        <w:rPr>
          <w:rFonts w:eastAsia="SimSun" w:cs="Times New Roman"/>
          <w:color w:val="0000FF"/>
          <w:sz w:val="24"/>
          <w:szCs w:val="24"/>
        </w:rPr>
        <w:t xml:space="preserve"> condition</w:t>
      </w:r>
      <w:r w:rsidR="00116114">
        <w:rPr>
          <w:rFonts w:eastAsia="SimSun" w:cs="Times New Roman"/>
          <w:color w:val="0000FF"/>
          <w:sz w:val="24"/>
          <w:szCs w:val="24"/>
        </w:rPr>
        <w:t xml:space="preserve">, </w:t>
      </w:r>
      <w:proofErr w:type="gramStart"/>
      <w:r w:rsidR="00116114" w:rsidRPr="003D2EDA">
        <w:rPr>
          <w:rFonts w:eastAsia="SimSun" w:cs="Times New Roman"/>
          <w:i/>
          <w:sz w:val="24"/>
          <w:szCs w:val="24"/>
        </w:rPr>
        <w:t>t</w:t>
      </w:r>
      <w:r w:rsidR="00116114">
        <w:rPr>
          <w:rFonts w:eastAsia="SimSun" w:cs="Times New Roman"/>
          <w:sz w:val="24"/>
          <w:szCs w:val="24"/>
        </w:rPr>
        <w:t>(</w:t>
      </w:r>
      <w:proofErr w:type="gramEnd"/>
      <w:r w:rsidR="00116114">
        <w:rPr>
          <w:rFonts w:eastAsia="SimSun" w:cs="Times New Roman"/>
          <w:sz w:val="24"/>
          <w:szCs w:val="24"/>
        </w:rPr>
        <w:t xml:space="preserve">55) = -3.232, </w:t>
      </w:r>
      <w:r w:rsidR="00116114" w:rsidRPr="003D2EDA">
        <w:rPr>
          <w:rFonts w:eastAsia="SimSun" w:cs="Times New Roman"/>
          <w:i/>
          <w:sz w:val="24"/>
          <w:szCs w:val="24"/>
        </w:rPr>
        <w:t>p</w:t>
      </w:r>
      <w:r w:rsidR="00116114">
        <w:rPr>
          <w:rFonts w:eastAsia="SimSun" w:cs="Times New Roman"/>
          <w:sz w:val="24"/>
          <w:szCs w:val="24"/>
        </w:rPr>
        <w:t xml:space="preserve"> = 0.0021, </w:t>
      </w:r>
      <w:r w:rsidR="00116114" w:rsidRPr="00F849C1">
        <w:rPr>
          <w:rFonts w:eastAsia="SimSun" w:cs="Times New Roman"/>
          <w:color w:val="0000FF"/>
          <w:sz w:val="24"/>
          <w:szCs w:val="24"/>
        </w:rPr>
        <w:t xml:space="preserve">Cohen’s </w:t>
      </w:r>
      <w:r w:rsidR="00116114" w:rsidRPr="00F849C1">
        <w:rPr>
          <w:rFonts w:eastAsia="SimSun" w:cs="Times New Roman"/>
          <w:i/>
          <w:color w:val="0000FF"/>
          <w:sz w:val="24"/>
          <w:szCs w:val="24"/>
        </w:rPr>
        <w:t>d</w:t>
      </w:r>
      <w:r w:rsidR="00116114">
        <w:rPr>
          <w:rFonts w:eastAsia="SimSun" w:cs="Times New Roman"/>
          <w:i/>
          <w:color w:val="0000FF"/>
          <w:sz w:val="24"/>
          <w:szCs w:val="24"/>
          <w:vertAlign w:val="subscript"/>
        </w:rPr>
        <w:t xml:space="preserve"> </w:t>
      </w:r>
      <w:r w:rsidR="00116114" w:rsidRPr="00F849C1">
        <w:rPr>
          <w:rFonts w:eastAsia="SimSun" w:cs="Times New Roman"/>
          <w:color w:val="0000FF"/>
          <w:sz w:val="24"/>
          <w:szCs w:val="24"/>
        </w:rPr>
        <w:t xml:space="preserve">= </w:t>
      </w:r>
      <w:r w:rsidR="00116114">
        <w:rPr>
          <w:rFonts w:eastAsia="SimSun" w:cs="Times New Roman"/>
          <w:color w:val="0000FF"/>
          <w:sz w:val="24"/>
          <w:szCs w:val="24"/>
        </w:rPr>
        <w:t>-0.432</w:t>
      </w:r>
      <w:r w:rsidR="00116114" w:rsidRPr="00990A8C">
        <w:rPr>
          <w:rFonts w:eastAsia="SimSun" w:cs="Times New Roman"/>
          <w:sz w:val="24"/>
          <w:szCs w:val="24"/>
        </w:rPr>
        <w:t xml:space="preserve">, </w:t>
      </w:r>
      <w:r w:rsidR="00116114" w:rsidRPr="00594593">
        <w:rPr>
          <w:rFonts w:eastAsia="SimSun" w:cs="Times New Roman"/>
          <w:color w:val="0000FF"/>
          <w:sz w:val="24"/>
          <w:szCs w:val="24"/>
        </w:rPr>
        <w:t>9</w:t>
      </w:r>
      <w:r w:rsidR="00116114">
        <w:rPr>
          <w:rFonts w:eastAsia="SimSun" w:cs="Times New Roman"/>
          <w:color w:val="0000FF"/>
          <w:sz w:val="24"/>
          <w:szCs w:val="24"/>
        </w:rPr>
        <w:t>5</w:t>
      </w:r>
      <w:r w:rsidR="00116114" w:rsidRPr="00594593">
        <w:rPr>
          <w:rFonts w:eastAsia="SimSun" w:cs="Times New Roman"/>
          <w:color w:val="0000FF"/>
          <w:sz w:val="24"/>
          <w:szCs w:val="24"/>
        </w:rPr>
        <w:t>% CI [</w:t>
      </w:r>
      <w:r w:rsidR="00116114">
        <w:rPr>
          <w:rFonts w:eastAsia="SimSun" w:cs="Times New Roman"/>
          <w:color w:val="0000FF"/>
          <w:sz w:val="24"/>
          <w:szCs w:val="24"/>
        </w:rPr>
        <w:t>-0.704 -0.156</w:t>
      </w:r>
      <w:r w:rsidR="00116114" w:rsidRPr="00594593">
        <w:rPr>
          <w:rFonts w:eastAsia="SimSun" w:cs="Times New Roman"/>
          <w:color w:val="0000FF"/>
          <w:sz w:val="24"/>
          <w:szCs w:val="24"/>
        </w:rPr>
        <w:t>]</w:t>
      </w:r>
      <w:r w:rsidR="00116114">
        <w:rPr>
          <w:rFonts w:eastAsia="SimSun" w:cs="Times New Roman"/>
          <w:color w:val="0000FF"/>
          <w:sz w:val="24"/>
          <w:szCs w:val="24"/>
        </w:rPr>
        <w:t>, BF</w:t>
      </w:r>
      <w:r w:rsidR="00116114" w:rsidRPr="009323C5">
        <w:rPr>
          <w:rFonts w:eastAsia="SimSun" w:cs="Times New Roman"/>
          <w:color w:val="0000FF"/>
          <w:sz w:val="24"/>
          <w:szCs w:val="24"/>
          <w:vertAlign w:val="subscript"/>
        </w:rPr>
        <w:t>10</w:t>
      </w:r>
      <w:r w:rsidR="00116114">
        <w:rPr>
          <w:rFonts w:eastAsia="SimSun" w:cs="Times New Roman"/>
          <w:color w:val="0000FF"/>
          <w:sz w:val="24"/>
          <w:szCs w:val="24"/>
        </w:rPr>
        <w:t xml:space="preserve"> = 14.3. </w:t>
      </w:r>
    </w:p>
    <w:p w14:paraId="34C86A99" w14:textId="712469F1" w:rsidR="00491BBF" w:rsidRDefault="00880243" w:rsidP="00D40CD4">
      <w:pPr>
        <w:spacing w:line="480" w:lineRule="auto"/>
        <w:ind w:firstLine="720"/>
        <w:rPr>
          <w:rFonts w:eastAsia="SimSun" w:cs="Times New Roman"/>
          <w:sz w:val="24"/>
          <w:szCs w:val="24"/>
        </w:rPr>
      </w:pPr>
      <w:r>
        <w:rPr>
          <w:rFonts w:eastAsia="SimSun" w:cs="Times New Roman"/>
          <w:sz w:val="24"/>
          <w:szCs w:val="24"/>
        </w:rPr>
        <w:t>We also analyzed the effect of self-</w:t>
      </w:r>
      <w:r w:rsidR="00ED7A28">
        <w:rPr>
          <w:rFonts w:eastAsia="SimSun" w:cs="Times New Roman"/>
          <w:sz w:val="24"/>
          <w:szCs w:val="24"/>
        </w:rPr>
        <w:t>relevance</w:t>
      </w:r>
      <w:r>
        <w:rPr>
          <w:rFonts w:eastAsia="SimSun" w:cs="Times New Roman"/>
          <w:sz w:val="24"/>
          <w:szCs w:val="24"/>
        </w:rPr>
        <w:t xml:space="preserve"> on the different moral valence levels. The results showed that for all three different valence levels, there </w:t>
      </w:r>
      <w:r w:rsidR="00DC18DD">
        <w:rPr>
          <w:rFonts w:eastAsia="SimSun" w:cs="Times New Roman"/>
          <w:sz w:val="24"/>
          <w:szCs w:val="24"/>
        </w:rPr>
        <w:t>the self condition was responded slower than other condition</w:t>
      </w:r>
      <w:r>
        <w:rPr>
          <w:rFonts w:eastAsia="SimSun" w:cs="Times New Roman"/>
          <w:sz w:val="24"/>
          <w:szCs w:val="24"/>
        </w:rPr>
        <w:t xml:space="preserve">: </w:t>
      </w:r>
      <w:r w:rsidR="003E42E6">
        <w:rPr>
          <w:rFonts w:eastAsia="SimSun" w:cs="Times New Roman"/>
          <w:sz w:val="24"/>
          <w:szCs w:val="24"/>
        </w:rPr>
        <w:t>good</w:t>
      </w:r>
      <w:r>
        <w:rPr>
          <w:rFonts w:eastAsia="SimSun" w:cs="Times New Roman"/>
          <w:sz w:val="24"/>
          <w:szCs w:val="24"/>
        </w:rPr>
        <w:t xml:space="preserve">-self  vs. </w:t>
      </w:r>
      <w:r w:rsidR="003E42E6">
        <w:rPr>
          <w:rFonts w:eastAsia="SimSun" w:cs="Times New Roman"/>
          <w:sz w:val="24"/>
          <w:szCs w:val="24"/>
        </w:rPr>
        <w:t>good</w:t>
      </w:r>
      <w:r>
        <w:rPr>
          <w:rFonts w:eastAsia="SimSun" w:cs="Times New Roman"/>
          <w:sz w:val="24"/>
          <w:szCs w:val="24"/>
        </w:rPr>
        <w:t xml:space="preserve">-stranger, </w:t>
      </w:r>
      <w:r w:rsidRPr="005725AD">
        <w:rPr>
          <w:rFonts w:eastAsia="SimSun" w:cs="Times New Roman"/>
          <w:i/>
          <w:sz w:val="24"/>
          <w:szCs w:val="24"/>
        </w:rPr>
        <w:t>t</w:t>
      </w:r>
      <w:r>
        <w:rPr>
          <w:rFonts w:eastAsia="SimSun" w:cs="Times New Roman"/>
          <w:sz w:val="24"/>
          <w:szCs w:val="24"/>
        </w:rPr>
        <w:t>(</w:t>
      </w:r>
      <w:r w:rsidR="003E42E6">
        <w:rPr>
          <w:rFonts w:eastAsia="SimSun" w:cs="Times New Roman"/>
          <w:sz w:val="24"/>
          <w:szCs w:val="24"/>
        </w:rPr>
        <w:t>55</w:t>
      </w:r>
      <w:r>
        <w:rPr>
          <w:rFonts w:eastAsia="SimSun" w:cs="Times New Roman"/>
          <w:sz w:val="24"/>
          <w:szCs w:val="24"/>
        </w:rPr>
        <w:t xml:space="preserve">) = </w:t>
      </w:r>
      <w:r w:rsidR="003E42E6">
        <w:rPr>
          <w:rFonts w:eastAsia="SimSun" w:cs="Times New Roman"/>
          <w:sz w:val="24"/>
          <w:szCs w:val="24"/>
        </w:rPr>
        <w:t>4.29</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w:t>
      </w:r>
      <w:r w:rsidR="003E42E6">
        <w:rPr>
          <w:rFonts w:eastAsia="SimSun" w:cs="Times New Roman"/>
          <w:sz w:val="24"/>
          <w:szCs w:val="24"/>
        </w:rPr>
        <w:t>&lt; 0.001</w:t>
      </w:r>
      <w:r>
        <w:rPr>
          <w:rFonts w:eastAsia="SimSun" w:cs="Times New Roman"/>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w:t>
      </w:r>
      <w:r>
        <w:rPr>
          <w:rFonts w:eastAsia="SimSun" w:cs="Times New Roman"/>
          <w:color w:val="0000FF"/>
          <w:sz w:val="24"/>
          <w:szCs w:val="24"/>
        </w:rPr>
        <w:t xml:space="preserve"> 0.</w:t>
      </w:r>
      <w:r w:rsidR="003E42E6">
        <w:rPr>
          <w:rFonts w:eastAsia="SimSun" w:cs="Times New Roman"/>
          <w:color w:val="0000FF"/>
          <w:sz w:val="24"/>
          <w:szCs w:val="24"/>
        </w:rPr>
        <w:t>573</w:t>
      </w:r>
      <w:r>
        <w:rPr>
          <w:rFonts w:eastAsia="SimSun" w:cs="Times New Roman"/>
          <w:color w:val="0000FF"/>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sidR="003E42E6">
        <w:rPr>
          <w:rFonts w:eastAsia="SimSun" w:cs="Times New Roman"/>
          <w:color w:val="0000FF"/>
          <w:sz w:val="24"/>
          <w:szCs w:val="24"/>
        </w:rPr>
        <w:t>0.288</w:t>
      </w:r>
      <w:r>
        <w:rPr>
          <w:rFonts w:eastAsia="SimSun" w:cs="Times New Roman"/>
          <w:color w:val="0000FF"/>
          <w:sz w:val="24"/>
          <w:szCs w:val="24"/>
        </w:rPr>
        <w:t xml:space="preserve"> </w:t>
      </w:r>
      <w:r w:rsidR="003E42E6">
        <w:rPr>
          <w:rFonts w:eastAsia="SimSun" w:cs="Times New Roman"/>
          <w:color w:val="0000FF"/>
          <w:sz w:val="24"/>
          <w:szCs w:val="24"/>
        </w:rPr>
        <w:t>0.854</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112EF7">
        <w:rPr>
          <w:rFonts w:eastAsia="SimSun" w:cs="Times New Roman"/>
          <w:color w:val="0000FF"/>
          <w:sz w:val="24"/>
          <w:szCs w:val="24"/>
        </w:rPr>
        <w:t xml:space="preserve"> 297.2</w:t>
      </w:r>
      <w:r>
        <w:rPr>
          <w:rFonts w:eastAsia="SimSun" w:cs="Times New Roman"/>
          <w:sz w:val="24"/>
          <w:szCs w:val="24"/>
        </w:rPr>
        <w:t xml:space="preserve">; </w:t>
      </w:r>
      <w:r w:rsidR="005F301E">
        <w:rPr>
          <w:rFonts w:eastAsia="SimSun" w:cs="Times New Roman"/>
          <w:sz w:val="24"/>
          <w:szCs w:val="24"/>
        </w:rPr>
        <w:t>neutral</w:t>
      </w:r>
      <w:r>
        <w:rPr>
          <w:rFonts w:eastAsia="SimSun" w:cs="Times New Roman"/>
          <w:sz w:val="24"/>
          <w:szCs w:val="24"/>
        </w:rPr>
        <w:t xml:space="preserve">-self  vs. </w:t>
      </w:r>
      <w:r w:rsidR="005F301E">
        <w:rPr>
          <w:rFonts w:eastAsia="SimSun" w:cs="Times New Roman"/>
          <w:sz w:val="24"/>
          <w:szCs w:val="24"/>
        </w:rPr>
        <w:t xml:space="preserve">neutral </w:t>
      </w:r>
      <w:r>
        <w:rPr>
          <w:rFonts w:eastAsia="SimSun" w:cs="Times New Roman"/>
          <w:sz w:val="24"/>
          <w:szCs w:val="24"/>
        </w:rPr>
        <w:t xml:space="preserve">-stranger, </w:t>
      </w:r>
      <w:r w:rsidRPr="00F849C1">
        <w:rPr>
          <w:rFonts w:eastAsia="SimSun" w:cs="Times New Roman"/>
          <w:i/>
          <w:sz w:val="24"/>
          <w:szCs w:val="24"/>
        </w:rPr>
        <w:t>t</w:t>
      </w:r>
      <w:r w:rsidRPr="00921676">
        <w:rPr>
          <w:rFonts w:eastAsia="SimSun" w:cs="Times New Roman"/>
          <w:sz w:val="24"/>
          <w:szCs w:val="24"/>
        </w:rPr>
        <w:t>(</w:t>
      </w:r>
      <w:r w:rsidR="005F301E">
        <w:rPr>
          <w:rFonts w:eastAsia="SimSun" w:cs="Times New Roman"/>
          <w:sz w:val="24"/>
          <w:szCs w:val="24"/>
        </w:rPr>
        <w:t>55</w:t>
      </w:r>
      <w:r w:rsidRPr="00921676">
        <w:rPr>
          <w:rFonts w:eastAsia="SimSun" w:cs="Times New Roman"/>
          <w:sz w:val="24"/>
          <w:szCs w:val="24"/>
        </w:rPr>
        <w:t xml:space="preserve">) = </w:t>
      </w:r>
      <w:r w:rsidR="005F301E">
        <w:rPr>
          <w:rFonts w:eastAsia="SimSun" w:cs="Times New Roman"/>
          <w:sz w:val="24"/>
          <w:szCs w:val="24"/>
        </w:rPr>
        <w:t>7.17</w:t>
      </w:r>
      <w:r>
        <w:rPr>
          <w:rFonts w:eastAsia="SimSun" w:cs="Times New Roman"/>
          <w:sz w:val="24"/>
          <w:szCs w:val="24"/>
        </w:rPr>
        <w:t xml:space="preserve">, </w:t>
      </w:r>
      <w:r w:rsidRPr="00F849C1">
        <w:rPr>
          <w:rFonts w:eastAsia="SimSun" w:cs="Times New Roman"/>
          <w:i/>
          <w:sz w:val="24"/>
          <w:szCs w:val="24"/>
        </w:rPr>
        <w:t>p</w:t>
      </w:r>
      <w:r>
        <w:rPr>
          <w:rFonts w:eastAsia="SimSun" w:cs="Times New Roman"/>
          <w:sz w:val="24"/>
          <w:szCs w:val="24"/>
        </w:rPr>
        <w:t xml:space="preserve"> </w:t>
      </w:r>
      <w:r w:rsidR="005F301E">
        <w:rPr>
          <w:rFonts w:eastAsia="SimSun" w:cs="Times New Roman"/>
          <w:sz w:val="24"/>
          <w:szCs w:val="24"/>
        </w:rPr>
        <w:t>&lt; 0.001</w:t>
      </w:r>
      <w:r>
        <w:rPr>
          <w:rFonts w:eastAsia="SimSun" w:cs="Times New Roman"/>
          <w:sz w:val="24"/>
          <w:szCs w:val="24"/>
        </w:rPr>
        <w:t>,</w:t>
      </w:r>
      <w:r w:rsidRPr="00EF6541">
        <w:rPr>
          <w:rFonts w:eastAsia="SimSun" w:cs="Times New Roman"/>
          <w:color w:val="0000FF"/>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w:t>
      </w:r>
      <w:r>
        <w:rPr>
          <w:rFonts w:eastAsia="SimSun" w:cs="Times New Roman"/>
          <w:color w:val="0000FF"/>
          <w:sz w:val="24"/>
          <w:szCs w:val="24"/>
        </w:rPr>
        <w:t xml:space="preserve"> </w:t>
      </w:r>
      <w:r w:rsidR="005F301E">
        <w:rPr>
          <w:rFonts w:eastAsia="SimSun" w:cs="Times New Roman"/>
          <w:color w:val="0000FF"/>
          <w:sz w:val="24"/>
          <w:szCs w:val="24"/>
        </w:rPr>
        <w:t>0.958</w:t>
      </w:r>
      <w:r>
        <w:rPr>
          <w:rFonts w:eastAsia="SimSun" w:cs="Times New Roman"/>
          <w:color w:val="0000FF"/>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sidR="005F301E">
        <w:rPr>
          <w:rFonts w:eastAsia="SimSun" w:cs="Times New Roman"/>
          <w:color w:val="0000FF"/>
          <w:sz w:val="24"/>
          <w:szCs w:val="24"/>
        </w:rPr>
        <w:t>0.638 1.272</w:t>
      </w:r>
      <w:r w:rsidRPr="00594593">
        <w:rPr>
          <w:rFonts w:eastAsia="SimSun" w:cs="Times New Roman"/>
          <w:color w:val="0000FF"/>
          <w:sz w:val="24"/>
          <w:szCs w:val="24"/>
        </w:rPr>
        <w:t>]</w:t>
      </w:r>
      <w:r>
        <w:rPr>
          <w:rFonts w:eastAsia="SimSun" w:cs="Times New Roman"/>
          <w:sz w:val="24"/>
          <w:szCs w:val="24"/>
        </w:rPr>
        <w:t xml:space="preserve">), </w:t>
      </w:r>
      <w:r>
        <w:rPr>
          <w:rFonts w:eastAsia="SimSun" w:cs="Times New Roman"/>
          <w:color w:val="0000FF"/>
          <w:sz w:val="24"/>
          <w:szCs w:val="24"/>
        </w:rPr>
        <w:t>BF</w:t>
      </w:r>
      <w:r w:rsidRPr="009323C5">
        <w:rPr>
          <w:rFonts w:eastAsia="SimSun" w:cs="Times New Roman"/>
          <w:color w:val="0000FF"/>
          <w:sz w:val="24"/>
          <w:szCs w:val="24"/>
          <w:vertAlign w:val="subscript"/>
        </w:rPr>
        <w:t>10</w:t>
      </w:r>
      <w:r>
        <w:rPr>
          <w:rFonts w:eastAsia="SimSun" w:cs="Times New Roman"/>
          <w:color w:val="0000FF"/>
          <w:sz w:val="24"/>
          <w:szCs w:val="24"/>
        </w:rPr>
        <w:t xml:space="preserve"> = </w:t>
      </w:r>
      <w:r w:rsidR="00112EF7">
        <w:rPr>
          <w:rFonts w:eastAsia="SimSun" w:cs="Times New Roman"/>
          <w:color w:val="0000FF"/>
          <w:sz w:val="24"/>
          <w:szCs w:val="24"/>
        </w:rPr>
        <w:t>5.77e+6</w:t>
      </w:r>
      <w:r>
        <w:rPr>
          <w:rFonts w:eastAsia="SimSun" w:cs="Times New Roman"/>
          <w:color w:val="0000FF"/>
          <w:sz w:val="24"/>
          <w:szCs w:val="24"/>
        </w:rPr>
        <w:t xml:space="preserve">; </w:t>
      </w:r>
      <w:r>
        <w:rPr>
          <w:rFonts w:eastAsia="SimSun" w:cs="Times New Roman"/>
          <w:sz w:val="24"/>
          <w:szCs w:val="24"/>
        </w:rPr>
        <w:t xml:space="preserve">bad-self vs. bad-other, </w:t>
      </w:r>
      <w:r w:rsidRPr="00F849C1">
        <w:rPr>
          <w:rFonts w:eastAsia="SimSun" w:cs="Times New Roman"/>
          <w:i/>
          <w:sz w:val="24"/>
          <w:szCs w:val="24"/>
        </w:rPr>
        <w:t>t</w:t>
      </w:r>
      <w:r>
        <w:rPr>
          <w:rFonts w:eastAsia="SimSun" w:cs="Times New Roman"/>
          <w:sz w:val="24"/>
          <w:szCs w:val="24"/>
        </w:rPr>
        <w:t>(</w:t>
      </w:r>
      <w:r w:rsidR="005F301E">
        <w:rPr>
          <w:rFonts w:eastAsia="SimSun" w:cs="Times New Roman"/>
          <w:sz w:val="24"/>
          <w:szCs w:val="24"/>
        </w:rPr>
        <w:t>55</w:t>
      </w:r>
      <w:r>
        <w:rPr>
          <w:rFonts w:eastAsia="SimSun" w:cs="Times New Roman"/>
          <w:sz w:val="24"/>
          <w:szCs w:val="24"/>
        </w:rPr>
        <w:t xml:space="preserve">) = </w:t>
      </w:r>
      <w:r w:rsidR="005F301E">
        <w:rPr>
          <w:rFonts w:eastAsia="SimSun" w:cs="Times New Roman"/>
          <w:sz w:val="24"/>
          <w:szCs w:val="24"/>
        </w:rPr>
        <w:t>6.03</w:t>
      </w:r>
      <w:r>
        <w:rPr>
          <w:rFonts w:eastAsia="SimSun" w:cs="Times New Roman"/>
          <w:sz w:val="24"/>
          <w:szCs w:val="24"/>
        </w:rPr>
        <w:t xml:space="preserve">, </w:t>
      </w:r>
      <w:r w:rsidRPr="00F849C1">
        <w:rPr>
          <w:rFonts w:eastAsia="SimSun" w:cs="Times New Roman"/>
          <w:i/>
          <w:sz w:val="24"/>
          <w:szCs w:val="24"/>
        </w:rPr>
        <w:t>p</w:t>
      </w:r>
      <w:r w:rsidR="005F301E">
        <w:rPr>
          <w:rFonts w:eastAsia="SimSun" w:cs="Times New Roman"/>
          <w:sz w:val="24"/>
          <w:szCs w:val="24"/>
        </w:rPr>
        <w:t xml:space="preserve"> &lt; 0.001</w:t>
      </w:r>
      <w:r>
        <w:rPr>
          <w:rFonts w:eastAsia="SimSun" w:cs="Times New Roman"/>
          <w:sz w:val="24"/>
          <w:szCs w:val="24"/>
        </w:rPr>
        <w:t>,</w:t>
      </w:r>
      <w:r w:rsidRPr="00EF6541">
        <w:rPr>
          <w:rFonts w:eastAsia="SimSun" w:cs="Times New Roman"/>
          <w:color w:val="0000FF"/>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i/>
          <w:color w:val="0000FF"/>
          <w:sz w:val="24"/>
          <w:szCs w:val="24"/>
          <w:vertAlign w:val="subscript"/>
        </w:rPr>
        <w:t>rm</w:t>
      </w:r>
      <w:r w:rsidRPr="00F849C1">
        <w:rPr>
          <w:rFonts w:eastAsia="SimSun" w:cs="Times New Roman"/>
          <w:color w:val="0000FF"/>
          <w:sz w:val="24"/>
          <w:szCs w:val="24"/>
        </w:rPr>
        <w:t xml:space="preserve"> =</w:t>
      </w:r>
      <w:r>
        <w:rPr>
          <w:rFonts w:eastAsia="SimSun" w:cs="Times New Roman"/>
          <w:color w:val="0000FF"/>
          <w:sz w:val="24"/>
          <w:szCs w:val="24"/>
        </w:rPr>
        <w:t xml:space="preserve"> </w:t>
      </w:r>
      <w:r w:rsidR="005F301E">
        <w:rPr>
          <w:rFonts w:eastAsia="SimSun" w:cs="Times New Roman"/>
          <w:color w:val="0000FF"/>
          <w:sz w:val="24"/>
          <w:szCs w:val="24"/>
        </w:rPr>
        <w:t>0.806</w:t>
      </w:r>
      <w:r>
        <w:rPr>
          <w:rFonts w:eastAsia="SimSun" w:cs="Times New Roman"/>
          <w:color w:val="0000FF"/>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sidR="005F301E">
        <w:rPr>
          <w:rFonts w:eastAsia="SimSun" w:cs="Times New Roman"/>
          <w:color w:val="0000FF"/>
          <w:sz w:val="24"/>
          <w:szCs w:val="24"/>
        </w:rPr>
        <w:t>0.5</w:t>
      </w:r>
      <w:r>
        <w:rPr>
          <w:rFonts w:eastAsia="SimSun" w:cs="Times New Roman"/>
          <w:color w:val="0000FF"/>
          <w:sz w:val="24"/>
          <w:szCs w:val="24"/>
        </w:rPr>
        <w:t xml:space="preserve"> </w:t>
      </w:r>
      <w:r w:rsidR="005F301E">
        <w:rPr>
          <w:rFonts w:eastAsia="SimSun" w:cs="Times New Roman"/>
          <w:color w:val="0000FF"/>
          <w:sz w:val="24"/>
          <w:szCs w:val="24"/>
        </w:rPr>
        <w:t>1.11</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6C4712">
        <w:rPr>
          <w:rFonts w:eastAsia="SimSun" w:cs="Times New Roman"/>
          <w:color w:val="0000FF"/>
          <w:sz w:val="24"/>
          <w:szCs w:val="24"/>
        </w:rPr>
        <w:t xml:space="preserve"> </w:t>
      </w:r>
      <w:r w:rsidR="00112EF7">
        <w:rPr>
          <w:rFonts w:eastAsia="SimSun" w:cs="Times New Roman"/>
          <w:color w:val="0000FF"/>
          <w:sz w:val="24"/>
          <w:szCs w:val="24"/>
        </w:rPr>
        <w:t>100208.03</w:t>
      </w:r>
      <w:r>
        <w:rPr>
          <w:rFonts w:eastAsia="SimSun" w:cs="Times New Roman"/>
          <w:sz w:val="24"/>
          <w:szCs w:val="24"/>
        </w:rPr>
        <w:t xml:space="preserve">. </w:t>
      </w:r>
    </w:p>
    <w:p w14:paraId="6EE1A011" w14:textId="28C80ADE" w:rsidR="009D5CC1" w:rsidRDefault="00450B3A">
      <w:pPr>
        <w:spacing w:line="480" w:lineRule="auto"/>
        <w:jc w:val="center"/>
        <w:rPr>
          <w:rFonts w:eastAsia="SimSun" w:cs="Times New Roman"/>
          <w:sz w:val="24"/>
          <w:szCs w:val="24"/>
        </w:rPr>
      </w:pPr>
      <w:r>
        <w:rPr>
          <w:noProof/>
        </w:rPr>
        <w:drawing>
          <wp:inline distT="0" distB="0" distL="0" distR="0" wp14:anchorId="1C81B365" wp14:editId="724A0F04">
            <wp:extent cx="5274310" cy="29133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3380"/>
                    </a:xfrm>
                    <a:prstGeom prst="rect">
                      <a:avLst/>
                    </a:prstGeom>
                  </pic:spPr>
                </pic:pic>
              </a:graphicData>
            </a:graphic>
          </wp:inline>
        </w:drawing>
      </w:r>
    </w:p>
    <w:p w14:paraId="530E956A" w14:textId="0DB93B77" w:rsidR="00880243" w:rsidRDefault="00880243" w:rsidP="00880243">
      <w:pPr>
        <w:spacing w:line="480" w:lineRule="auto"/>
        <w:jc w:val="center"/>
        <w:rPr>
          <w:rFonts w:eastAsia="SimSun" w:cs="Times New Roman"/>
          <w:sz w:val="24"/>
          <w:szCs w:val="24"/>
        </w:rPr>
      </w:pPr>
      <w:r>
        <w:rPr>
          <w:rFonts w:eastAsia="SimSun" w:cs="Times New Roman"/>
          <w:sz w:val="24"/>
          <w:szCs w:val="24"/>
        </w:rPr>
        <w:t>Figure 3</w:t>
      </w:r>
      <w:r w:rsidR="004C03AB">
        <w:rPr>
          <w:rFonts w:eastAsia="SimSun" w:cs="Times New Roman"/>
          <w:sz w:val="24"/>
          <w:szCs w:val="24"/>
        </w:rPr>
        <w:t>b</w:t>
      </w:r>
      <w:r>
        <w:rPr>
          <w:rFonts w:eastAsia="SimSun" w:cs="Times New Roman"/>
          <w:sz w:val="24"/>
          <w:szCs w:val="24"/>
        </w:rPr>
        <w:t>.</w:t>
      </w:r>
    </w:p>
    <w:p w14:paraId="7186EBBB" w14:textId="77777777" w:rsidR="00880243" w:rsidRPr="00C626C8" w:rsidRDefault="00880243" w:rsidP="00880243">
      <w:pPr>
        <w:spacing w:line="480" w:lineRule="auto"/>
        <w:jc w:val="left"/>
        <w:rPr>
          <w:rFonts w:eastAsia="SimSun" w:cs="Times New Roman"/>
          <w:b/>
          <w:sz w:val="24"/>
          <w:szCs w:val="24"/>
        </w:rPr>
      </w:pPr>
      <w:r w:rsidRPr="00C626C8">
        <w:rPr>
          <w:rFonts w:eastAsia="SimSun" w:cs="Times New Roman"/>
          <w:b/>
          <w:sz w:val="24"/>
          <w:szCs w:val="24"/>
        </w:rPr>
        <w:t>Discussion</w:t>
      </w:r>
    </w:p>
    <w:p w14:paraId="52684823" w14:textId="0C02B9B6" w:rsidR="00D151CB" w:rsidRPr="00E3064D" w:rsidRDefault="004C03AB" w:rsidP="00E026D2">
      <w:pPr>
        <w:spacing w:line="480" w:lineRule="auto"/>
        <w:rPr>
          <w:rFonts w:eastAsia="SimSun" w:cs="Times New Roman"/>
          <w:sz w:val="24"/>
          <w:szCs w:val="24"/>
        </w:rPr>
      </w:pPr>
      <w:r>
        <w:rPr>
          <w:rFonts w:eastAsia="SimSun" w:cs="Times New Roman"/>
          <w:sz w:val="24"/>
          <w:szCs w:val="24"/>
        </w:rPr>
        <w:tab/>
        <w:t>In exp</w:t>
      </w:r>
      <w:r w:rsidR="00C522E6">
        <w:rPr>
          <w:rFonts w:eastAsia="SimSun" w:cs="Times New Roman"/>
          <w:sz w:val="24"/>
          <w:szCs w:val="24"/>
        </w:rPr>
        <w:t>eriment</w:t>
      </w:r>
      <w:r>
        <w:rPr>
          <w:rFonts w:eastAsia="SimSun" w:cs="Times New Roman"/>
          <w:sz w:val="24"/>
          <w:szCs w:val="24"/>
        </w:rPr>
        <w:t xml:space="preserve"> 3b, we separated two tasks so that the participants ha</w:t>
      </w:r>
      <w:r w:rsidR="008122F4">
        <w:rPr>
          <w:rFonts w:eastAsia="SimSun" w:cs="Times New Roman"/>
          <w:sz w:val="24"/>
          <w:szCs w:val="24"/>
        </w:rPr>
        <w:t>ve</w:t>
      </w:r>
      <w:r>
        <w:rPr>
          <w:rFonts w:eastAsia="SimSun" w:cs="Times New Roman"/>
          <w:sz w:val="24"/>
          <w:szCs w:val="24"/>
        </w:rPr>
        <w:t xml:space="preserve"> low cognitive load when doing the perceptual matching task. We replicated the effect that the valence effect is stronger when the stimuli were self-referential. however, we found that the self-referential condition is performed worse than other-referential condition.</w:t>
      </w:r>
      <w:r w:rsidR="0006107F">
        <w:rPr>
          <w:rFonts w:eastAsia="SimSun" w:cs="Times New Roman"/>
          <w:sz w:val="24"/>
          <w:szCs w:val="24"/>
        </w:rPr>
        <w:t xml:space="preserve"> This effect is difficult to explain.</w:t>
      </w:r>
    </w:p>
    <w:p w14:paraId="05A43BD6" w14:textId="76F43528" w:rsidR="00D151CB" w:rsidRDefault="000349CB" w:rsidP="001F411D">
      <w:pPr>
        <w:pStyle w:val="Heading2"/>
        <w:jc w:val="center"/>
        <w:rPr>
          <w:rFonts w:ascii="Times New Roman" w:eastAsia="SimSun" w:hAnsi="Times New Roman" w:cs="Times New Roman"/>
          <w:sz w:val="24"/>
          <w:szCs w:val="24"/>
        </w:rPr>
      </w:pPr>
      <w:ins w:id="264" w:author="Hu, C-P" w:date="2019-03-26T08:28:00Z">
        <w:r>
          <w:rPr>
            <w:rFonts w:ascii="Times New Roman" w:eastAsia="SimSun" w:hAnsi="Times New Roman" w:cs="Times New Roman"/>
            <w:sz w:val="24"/>
            <w:szCs w:val="24"/>
          </w:rPr>
          <w:t>Experiment</w:t>
        </w:r>
      </w:ins>
      <w:del w:id="265" w:author="Hu, C-P" w:date="2019-03-26T08:28:00Z">
        <w:r w:rsidR="009C678F" w:rsidDel="000349CB">
          <w:rPr>
            <w:rFonts w:ascii="Times New Roman" w:eastAsia="SimSun" w:hAnsi="Times New Roman" w:cs="Times New Roman"/>
            <w:sz w:val="24"/>
            <w:szCs w:val="24"/>
          </w:rPr>
          <w:delText>study</w:delText>
        </w:r>
      </w:del>
      <w:r w:rsidR="00D151CB" w:rsidRPr="00E52E54">
        <w:rPr>
          <w:rFonts w:ascii="Times New Roman" w:eastAsia="SimSun" w:hAnsi="Times New Roman" w:cs="Times New Roman"/>
          <w:sz w:val="24"/>
          <w:szCs w:val="24"/>
        </w:rPr>
        <w:t xml:space="preserve"> </w:t>
      </w:r>
      <w:r w:rsidR="009C678F">
        <w:rPr>
          <w:rFonts w:ascii="Times New Roman" w:eastAsia="SimSun" w:hAnsi="Times New Roman" w:cs="Times New Roman"/>
          <w:sz w:val="24"/>
          <w:szCs w:val="24"/>
        </w:rPr>
        <w:t>4</w:t>
      </w:r>
      <w:r w:rsidR="0034722C">
        <w:rPr>
          <w:rFonts w:ascii="Times New Roman" w:eastAsia="SimSun" w:hAnsi="Times New Roman" w:cs="Times New Roman"/>
          <w:sz w:val="24"/>
          <w:szCs w:val="24"/>
        </w:rPr>
        <w:t>a</w:t>
      </w:r>
      <w:ins w:id="266" w:author="Hu, C-P" w:date="2019-04-15T09:03:00Z">
        <w:r w:rsidR="003A31F3">
          <w:rPr>
            <w:rFonts w:ascii="Times New Roman" w:eastAsia="SimSun" w:hAnsi="Times New Roman" w:cs="Times New Roman"/>
            <w:sz w:val="24"/>
            <w:szCs w:val="24"/>
          </w:rPr>
          <w:t>: Valence as distractor</w:t>
        </w:r>
      </w:ins>
    </w:p>
    <w:p w14:paraId="08984169" w14:textId="6FB33848" w:rsidR="00D151CB" w:rsidRPr="00DD22A7" w:rsidRDefault="00D151CB" w:rsidP="009C678F">
      <w:pPr>
        <w:spacing w:line="480" w:lineRule="auto"/>
        <w:ind w:firstLine="720"/>
        <w:rPr>
          <w:rFonts w:eastAsia="SimSun" w:cs="Times New Roman"/>
          <w:sz w:val="24"/>
          <w:szCs w:val="24"/>
        </w:rPr>
      </w:pPr>
      <w:r w:rsidRPr="00DD22A7">
        <w:rPr>
          <w:rFonts w:eastAsia="SimSun" w:cs="Times New Roman"/>
          <w:sz w:val="24"/>
          <w:szCs w:val="24"/>
        </w:rPr>
        <w:t xml:space="preserve">In </w:t>
      </w:r>
      <w:r w:rsidR="009C678F">
        <w:rPr>
          <w:rFonts w:eastAsia="SimSun" w:cs="Times New Roman"/>
          <w:sz w:val="24"/>
          <w:szCs w:val="24"/>
        </w:rPr>
        <w:t>study</w:t>
      </w:r>
      <w:r w:rsidRPr="00DD22A7">
        <w:rPr>
          <w:rFonts w:eastAsia="SimSun" w:cs="Times New Roman"/>
          <w:sz w:val="24"/>
          <w:szCs w:val="24"/>
        </w:rPr>
        <w:t xml:space="preserve"> 1-3 participants </w:t>
      </w:r>
      <w:r w:rsidR="00DE2C82">
        <w:rPr>
          <w:rFonts w:eastAsia="SimSun" w:cs="Times New Roman"/>
          <w:sz w:val="24"/>
          <w:szCs w:val="24"/>
        </w:rPr>
        <w:t>made</w:t>
      </w:r>
      <w:r w:rsidRPr="00DD22A7">
        <w:rPr>
          <w:rFonts w:eastAsia="SimSun" w:cs="Times New Roman"/>
          <w:sz w:val="24"/>
          <w:szCs w:val="24"/>
        </w:rPr>
        <w:t xml:space="preserve"> explicit judgements about moral associations. In Experiment 4</w:t>
      </w:r>
      <w:r w:rsidR="00CF6BA8">
        <w:rPr>
          <w:rFonts w:eastAsia="SimSun" w:cs="Times New Roman"/>
          <w:sz w:val="24"/>
          <w:szCs w:val="24"/>
        </w:rPr>
        <w:t>,</w:t>
      </w:r>
      <w:r w:rsidRPr="00DD22A7">
        <w:rPr>
          <w:rFonts w:eastAsia="SimSun" w:cs="Times New Roman"/>
          <w:sz w:val="24"/>
          <w:szCs w:val="24"/>
        </w:rPr>
        <w:t xml:space="preserve"> we examined whether the effects of moral valence occur even when </w:t>
      </w:r>
      <w:r w:rsidR="00CF6BA8">
        <w:rPr>
          <w:rFonts w:eastAsia="SimSun" w:cs="Times New Roman"/>
          <w:sz w:val="24"/>
          <w:szCs w:val="24"/>
        </w:rPr>
        <w:t>the moral valence information might not be relevent</w:t>
      </w:r>
      <w:r w:rsidRPr="00DD22A7">
        <w:rPr>
          <w:rFonts w:eastAsia="SimSun" w:cs="Times New Roman"/>
          <w:sz w:val="24"/>
          <w:szCs w:val="24"/>
        </w:rPr>
        <w:t xml:space="preserve"> to the task. In this study participants made perceptual match judgements to associations between </w:t>
      </w:r>
      <w:r w:rsidR="00C84DA3">
        <w:rPr>
          <w:rFonts w:eastAsia="SimSun" w:cs="Times New Roman"/>
          <w:sz w:val="24"/>
          <w:szCs w:val="24"/>
        </w:rPr>
        <w:t>self-referential</w:t>
      </w:r>
      <w:r w:rsidR="00C84DA3" w:rsidRPr="00DD22A7">
        <w:rPr>
          <w:rFonts w:eastAsia="SimSun" w:cs="Times New Roman"/>
          <w:sz w:val="24"/>
          <w:szCs w:val="24"/>
        </w:rPr>
        <w:t xml:space="preserve"> </w:t>
      </w:r>
      <w:r w:rsidRPr="00DD22A7">
        <w:rPr>
          <w:rFonts w:eastAsia="SimSun" w:cs="Times New Roman"/>
          <w:sz w:val="24"/>
          <w:szCs w:val="24"/>
        </w:rPr>
        <w:t>labels and shapes (cf. Sui et al., 2012)</w:t>
      </w:r>
      <w:r w:rsidR="00346E4C">
        <w:rPr>
          <w:rFonts w:eastAsia="SimSun" w:cs="Times New Roman"/>
          <w:sz w:val="24"/>
          <w:szCs w:val="24"/>
        </w:rPr>
        <w:t xml:space="preserve">, </w:t>
      </w:r>
      <w:r w:rsidRPr="00DD22A7">
        <w:rPr>
          <w:rFonts w:eastAsia="SimSun" w:cs="Times New Roman"/>
          <w:sz w:val="24"/>
          <w:szCs w:val="24"/>
        </w:rPr>
        <w:t xml:space="preserve">but we presented labels </w:t>
      </w:r>
      <w:r w:rsidR="00346E4C">
        <w:rPr>
          <w:rFonts w:eastAsia="SimSun" w:cs="Times New Roman"/>
          <w:sz w:val="24"/>
          <w:szCs w:val="24"/>
        </w:rPr>
        <w:t xml:space="preserve">of different moral valence levels </w:t>
      </w:r>
      <w:r w:rsidRPr="00DD22A7">
        <w:rPr>
          <w:rFonts w:eastAsia="SimSun" w:cs="Times New Roman"/>
          <w:sz w:val="24"/>
          <w:szCs w:val="24"/>
        </w:rPr>
        <w:t xml:space="preserve">in the shapes. </w:t>
      </w:r>
    </w:p>
    <w:p w14:paraId="54120341" w14:textId="5B9159E5" w:rsidR="00D151CB" w:rsidRDefault="00D151CB" w:rsidP="00D151CB">
      <w:pPr>
        <w:pStyle w:val="Heading3"/>
        <w:jc w:val="left"/>
        <w:rPr>
          <w:rFonts w:eastAsia="SimSun" w:cs="Times New Roman"/>
          <w:sz w:val="24"/>
          <w:szCs w:val="24"/>
        </w:rPr>
      </w:pPr>
      <w:r w:rsidRPr="00E52E54">
        <w:rPr>
          <w:rFonts w:eastAsia="SimSun" w:cs="Times New Roman"/>
          <w:sz w:val="24"/>
          <w:szCs w:val="24"/>
        </w:rPr>
        <w:t>Method</w:t>
      </w:r>
    </w:p>
    <w:p w14:paraId="4027D8DA" w14:textId="66E71D9A" w:rsidR="00F93813" w:rsidRDefault="00D151CB" w:rsidP="00000CD1">
      <w:pPr>
        <w:spacing w:line="480" w:lineRule="auto"/>
        <w:ind w:firstLine="720"/>
        <w:jc w:val="left"/>
        <w:rPr>
          <w:rFonts w:eastAsia="SimSun" w:cs="Times New Roman"/>
          <w:sz w:val="24"/>
          <w:szCs w:val="24"/>
        </w:rPr>
      </w:pPr>
      <w:r w:rsidRPr="009C678F">
        <w:rPr>
          <w:rFonts w:eastAsia="SimSun" w:cs="Times New Roman"/>
          <w:b/>
          <w:sz w:val="24"/>
          <w:szCs w:val="24"/>
        </w:rPr>
        <w:t>Participants.</w:t>
      </w:r>
      <w:r w:rsidR="009C678F">
        <w:rPr>
          <w:rFonts w:eastAsia="SimSun" w:cs="Times New Roman"/>
          <w:sz w:val="24"/>
          <w:szCs w:val="24"/>
        </w:rPr>
        <w:tab/>
      </w:r>
      <w:r w:rsidR="00976573">
        <w:rPr>
          <w:rFonts w:eastAsia="SimSun" w:cs="Times New Roman"/>
          <w:sz w:val="24"/>
          <w:szCs w:val="24"/>
        </w:rPr>
        <w:t xml:space="preserve">64 </w:t>
      </w:r>
      <w:r w:rsidR="00297A94">
        <w:rPr>
          <w:rFonts w:eastAsia="SimSun" w:cs="Times New Roman"/>
          <w:sz w:val="24"/>
          <w:szCs w:val="24"/>
        </w:rPr>
        <w:t>participants</w:t>
      </w:r>
      <w:r w:rsidR="00976573">
        <w:rPr>
          <w:rFonts w:eastAsia="SimSun" w:cs="Times New Roman"/>
          <w:sz w:val="24"/>
          <w:szCs w:val="24"/>
        </w:rPr>
        <w:t xml:space="preserve"> (37 female, age = 19.7 ± 1.22) participated the current study</w:t>
      </w:r>
      <w:r w:rsidR="00312F99">
        <w:rPr>
          <w:rFonts w:eastAsia="SimSun" w:cs="Times New Roman"/>
          <w:sz w:val="24"/>
          <w:szCs w:val="24"/>
        </w:rPr>
        <w:t xml:space="preserve">, </w:t>
      </w:r>
      <w:r>
        <w:rPr>
          <w:rFonts w:eastAsia="SimSun" w:cs="Times New Roman"/>
          <w:sz w:val="24"/>
          <w:szCs w:val="24"/>
        </w:rPr>
        <w:t>3</w:t>
      </w:r>
      <w:r w:rsidR="00A149B8">
        <w:rPr>
          <w:rFonts w:eastAsia="SimSun" w:cs="Times New Roman"/>
          <w:sz w:val="24"/>
          <w:szCs w:val="24"/>
        </w:rPr>
        <w:t>2</w:t>
      </w:r>
      <w:r w:rsidRPr="00E52E54">
        <w:rPr>
          <w:rFonts w:eastAsia="SimSun" w:cs="Times New Roman"/>
          <w:sz w:val="24"/>
          <w:szCs w:val="24"/>
        </w:rPr>
        <w:t xml:space="preserve"> </w:t>
      </w:r>
      <w:r w:rsidR="00312F99">
        <w:rPr>
          <w:rFonts w:eastAsia="SimSun" w:cs="Times New Roman"/>
          <w:sz w:val="24"/>
          <w:szCs w:val="24"/>
        </w:rPr>
        <w:t>of them were</w:t>
      </w:r>
      <w:r w:rsidRPr="00E52E54">
        <w:rPr>
          <w:rFonts w:eastAsia="SimSun" w:cs="Times New Roman"/>
          <w:sz w:val="24"/>
          <w:szCs w:val="24"/>
        </w:rPr>
        <w:t xml:space="preserve"> </w:t>
      </w:r>
      <w:r w:rsidR="00976573">
        <w:rPr>
          <w:rFonts w:eastAsia="SimSun" w:cs="Times New Roman"/>
          <w:sz w:val="24"/>
          <w:szCs w:val="24"/>
        </w:rPr>
        <w:t xml:space="preserve">from Tsinghua Universtiy in 2015, </w:t>
      </w:r>
      <w:r w:rsidR="00312F99">
        <w:rPr>
          <w:rFonts w:eastAsia="SimSun" w:cs="Times New Roman"/>
          <w:sz w:val="24"/>
          <w:szCs w:val="24"/>
        </w:rPr>
        <w:t>the rest were</w:t>
      </w:r>
      <w:r w:rsidR="00976573">
        <w:rPr>
          <w:rFonts w:eastAsia="SimSun" w:cs="Times New Roman"/>
          <w:sz w:val="24"/>
          <w:szCs w:val="24"/>
        </w:rPr>
        <w:t xml:space="preserve"> from Wenzhou University parpticipated in 2017</w:t>
      </w:r>
      <w:r w:rsidRPr="00E52E54">
        <w:rPr>
          <w:rFonts w:eastAsia="SimSun" w:cs="Times New Roman"/>
          <w:sz w:val="24"/>
          <w:szCs w:val="24"/>
        </w:rPr>
        <w:t xml:space="preserve">. All participants were right-handed, and all had </w:t>
      </w:r>
      <w:del w:id="267" w:author="Hu, C-P" w:date="2019-03-26T08:46:00Z">
        <w:r w:rsidRPr="00E52E54" w:rsidDel="00E01150">
          <w:rPr>
            <w:rFonts w:eastAsia="SimSun" w:cs="Times New Roman"/>
            <w:sz w:val="24"/>
            <w:szCs w:val="24"/>
          </w:rPr>
          <w:delText>normal</w:delText>
        </w:r>
      </w:del>
      <w:ins w:id="268" w:author="Hu, C-P" w:date="2019-03-26T08:46:00Z">
        <w:r w:rsidR="00E01150">
          <w:rPr>
            <w:rFonts w:eastAsia="SimSun" w:cs="Times New Roman"/>
            <w:sz w:val="24"/>
            <w:szCs w:val="24"/>
          </w:rPr>
          <w:t>neutral</w:t>
        </w:r>
      </w:ins>
      <w:r w:rsidRPr="00E52E54">
        <w:rPr>
          <w:rFonts w:eastAsia="SimSun" w:cs="Times New Roman"/>
          <w:sz w:val="24"/>
          <w:szCs w:val="24"/>
        </w:rPr>
        <w:t xml:space="preserve"> or corrected-to-</w:t>
      </w:r>
      <w:del w:id="269" w:author="Hu, C-P" w:date="2019-03-26T08:46:00Z">
        <w:r w:rsidRPr="00E52E54" w:rsidDel="00E01150">
          <w:rPr>
            <w:rFonts w:eastAsia="SimSun" w:cs="Times New Roman"/>
            <w:sz w:val="24"/>
            <w:szCs w:val="24"/>
          </w:rPr>
          <w:delText>normal</w:delText>
        </w:r>
      </w:del>
      <w:ins w:id="270" w:author="Hu, C-P" w:date="2019-03-26T08:46:00Z">
        <w:r w:rsidR="00E01150">
          <w:rPr>
            <w:rFonts w:eastAsia="SimSun" w:cs="Times New Roman"/>
            <w:sz w:val="24"/>
            <w:szCs w:val="24"/>
          </w:rPr>
          <w:t>neutral</w:t>
        </w:r>
      </w:ins>
      <w:r w:rsidRPr="00E52E54">
        <w:rPr>
          <w:rFonts w:eastAsia="SimSun" w:cs="Times New Roman"/>
          <w:sz w:val="24"/>
          <w:szCs w:val="24"/>
        </w:rPr>
        <w:t xml:space="preserve"> vision. Informed consent was obtained from all participants prior to the experiment according to procedures approved by a local ethics committee. </w:t>
      </w:r>
      <w:r>
        <w:rPr>
          <w:rFonts w:eastAsia="SimSun" w:cs="Times New Roman"/>
          <w:sz w:val="24"/>
          <w:szCs w:val="24"/>
        </w:rPr>
        <w:t xml:space="preserve">The data </w:t>
      </w:r>
      <w:r w:rsidR="00000CD1">
        <w:rPr>
          <w:rFonts w:eastAsia="SimSun" w:cs="Times New Roman"/>
          <w:sz w:val="24"/>
          <w:szCs w:val="24"/>
        </w:rPr>
        <w:t xml:space="preserve">of </w:t>
      </w:r>
      <w:r w:rsidR="00D32985">
        <w:rPr>
          <w:rFonts w:eastAsia="SimSun" w:cs="Times New Roman"/>
          <w:sz w:val="24"/>
          <w:szCs w:val="24"/>
        </w:rPr>
        <w:t>three</w:t>
      </w:r>
      <w:r w:rsidRPr="00E52E54">
        <w:rPr>
          <w:rFonts w:eastAsia="SimSun" w:cs="Times New Roman"/>
          <w:sz w:val="24"/>
          <w:szCs w:val="24"/>
        </w:rPr>
        <w:t xml:space="preserve"> participant</w:t>
      </w:r>
      <w:r>
        <w:rPr>
          <w:rFonts w:eastAsia="SimSun" w:cs="Times New Roman"/>
          <w:sz w:val="24"/>
          <w:szCs w:val="24"/>
        </w:rPr>
        <w:t xml:space="preserve">s </w:t>
      </w:r>
      <w:r w:rsidR="00000CD1">
        <w:rPr>
          <w:rFonts w:eastAsia="SimSun" w:cs="Times New Roman"/>
          <w:sz w:val="24"/>
          <w:szCs w:val="24"/>
        </w:rPr>
        <w:t xml:space="preserve">from Tsinghua site and two participants from Wenzhou site </w:t>
      </w:r>
      <w:r>
        <w:rPr>
          <w:rFonts w:eastAsia="SimSun" w:cs="Times New Roman"/>
          <w:sz w:val="24"/>
          <w:szCs w:val="24"/>
        </w:rPr>
        <w:t>were</w:t>
      </w:r>
      <w:r w:rsidRPr="00E52E54">
        <w:rPr>
          <w:rFonts w:eastAsia="SimSun" w:cs="Times New Roman"/>
          <w:sz w:val="24"/>
          <w:szCs w:val="24"/>
        </w:rPr>
        <w:t xml:space="preserve"> excluded from analysis because </w:t>
      </w:r>
      <w:r>
        <w:rPr>
          <w:rFonts w:eastAsia="SimSun" w:cs="Times New Roman"/>
          <w:sz w:val="24"/>
          <w:szCs w:val="24"/>
        </w:rPr>
        <w:t>their accuracy was close to chance</w:t>
      </w:r>
      <w:r w:rsidR="00D32985">
        <w:rPr>
          <w:rFonts w:eastAsia="SimSun" w:cs="Times New Roman"/>
          <w:sz w:val="24"/>
          <w:szCs w:val="24"/>
        </w:rPr>
        <w:t xml:space="preserve"> (&lt; 0.6)</w:t>
      </w:r>
      <w:r>
        <w:rPr>
          <w:rFonts w:eastAsia="SimSun" w:cs="Times New Roman"/>
          <w:sz w:val="24"/>
          <w:szCs w:val="24"/>
        </w:rPr>
        <w:t xml:space="preserve">. The results for the remaining </w:t>
      </w:r>
      <w:r w:rsidR="00F35DF4">
        <w:rPr>
          <w:rFonts w:eastAsia="SimSun" w:cs="Times New Roman"/>
          <w:sz w:val="24"/>
          <w:szCs w:val="24"/>
        </w:rPr>
        <w:t>59 participant</w:t>
      </w:r>
      <w:ins w:id="271" w:author="Hu, C-P" w:date="2019-03-22T08:01:00Z">
        <w:r w:rsidR="006C7A64">
          <w:rPr>
            <w:rFonts w:eastAsia="SimSun" w:cs="Times New Roman"/>
            <w:sz w:val="24"/>
            <w:szCs w:val="24"/>
          </w:rPr>
          <w:t>s</w:t>
        </w:r>
      </w:ins>
      <w:r w:rsidR="00F35DF4">
        <w:rPr>
          <w:rFonts w:eastAsia="SimSun" w:cs="Times New Roman"/>
          <w:sz w:val="24"/>
          <w:szCs w:val="24"/>
        </w:rPr>
        <w:t xml:space="preserve"> (33 female, age = 19.78 ± 1.2)</w:t>
      </w:r>
      <w:r w:rsidR="00970C25">
        <w:rPr>
          <w:rFonts w:eastAsia="SimSun" w:cs="Times New Roman"/>
          <w:sz w:val="24"/>
          <w:szCs w:val="24"/>
        </w:rPr>
        <w:t xml:space="preserve"> were analyzed and reported</w:t>
      </w:r>
      <w:r w:rsidR="00F35DF4">
        <w:rPr>
          <w:rFonts w:eastAsia="SimSun" w:cs="Times New Roman"/>
          <w:sz w:val="24"/>
          <w:szCs w:val="24"/>
        </w:rPr>
        <w:t>.</w:t>
      </w:r>
    </w:p>
    <w:p w14:paraId="1F0459AC" w14:textId="251B6D23" w:rsidR="00871AF1" w:rsidRDefault="00D151CB" w:rsidP="00B10497">
      <w:pPr>
        <w:spacing w:line="480" w:lineRule="auto"/>
        <w:ind w:firstLine="720"/>
        <w:jc w:val="left"/>
        <w:rPr>
          <w:rFonts w:cs="Times New Roman"/>
          <w:sz w:val="24"/>
          <w:szCs w:val="24"/>
        </w:rPr>
      </w:pPr>
      <w:r>
        <w:rPr>
          <w:rFonts w:eastAsia="SimSun" w:cs="Times New Roman"/>
          <w:sz w:val="24"/>
          <w:szCs w:val="24"/>
        </w:rPr>
        <w:t xml:space="preserve"> </w:t>
      </w:r>
      <w:r w:rsidRPr="00B10497">
        <w:rPr>
          <w:rFonts w:eastAsia="SimSun" w:cs="Times New Roman"/>
          <w:b/>
          <w:sz w:val="24"/>
          <w:szCs w:val="24"/>
        </w:rPr>
        <w:t>Experimental design.</w:t>
      </w:r>
      <w:r w:rsidR="00AF3E27">
        <w:rPr>
          <w:rFonts w:eastAsia="SimSun" w:cs="Times New Roman"/>
          <w:sz w:val="24"/>
          <w:szCs w:val="24"/>
        </w:rPr>
        <w:tab/>
      </w:r>
      <w:r>
        <w:rPr>
          <w:rFonts w:eastAsia="SimSun" w:cs="Times New Roman"/>
          <w:sz w:val="24"/>
          <w:szCs w:val="24"/>
        </w:rPr>
        <w:t xml:space="preserve"> As in Experiment 3, a</w:t>
      </w:r>
      <w:r w:rsidRPr="00BA6982">
        <w:rPr>
          <w:rFonts w:eastAsia="SimSun" w:cs="Times New Roman"/>
          <w:sz w:val="24"/>
          <w:szCs w:val="24"/>
        </w:rPr>
        <w:t xml:space="preserve"> </w:t>
      </w:r>
      <w:r w:rsidRPr="00BA6982">
        <w:rPr>
          <w:rFonts w:cs="Times New Roman"/>
          <w:sz w:val="24"/>
          <w:szCs w:val="24"/>
        </w:rPr>
        <w:t>2</w:t>
      </w:r>
      <w:r w:rsidRPr="00BA6982">
        <w:rPr>
          <w:rFonts w:eastAsia="SimSun" w:cs="Times New Roman"/>
          <w:sz w:val="24"/>
          <w:szCs w:val="24"/>
        </w:rPr>
        <w:t>×</w:t>
      </w:r>
      <w:r w:rsidRPr="00BA6982">
        <w:rPr>
          <w:rFonts w:cs="Times New Roman" w:hint="eastAsia"/>
          <w:sz w:val="24"/>
          <w:szCs w:val="24"/>
        </w:rPr>
        <w:t xml:space="preserve"> </w:t>
      </w:r>
      <w:r w:rsidRPr="00BA6982">
        <w:rPr>
          <w:rFonts w:cs="Times New Roman"/>
          <w:sz w:val="24"/>
          <w:szCs w:val="24"/>
        </w:rPr>
        <w:t>3</w:t>
      </w:r>
      <w:r w:rsidRPr="00BA6982">
        <w:rPr>
          <w:rFonts w:eastAsia="SimSun" w:cs="Times New Roman"/>
          <w:sz w:val="24"/>
          <w:szCs w:val="24"/>
        </w:rPr>
        <w:t>×</w:t>
      </w:r>
      <w:r w:rsidRPr="00BA6982">
        <w:rPr>
          <w:rFonts w:cs="Times New Roman" w:hint="eastAsia"/>
          <w:sz w:val="24"/>
          <w:szCs w:val="24"/>
        </w:rPr>
        <w:t xml:space="preserve"> </w:t>
      </w:r>
      <w:r w:rsidRPr="00BA6982">
        <w:rPr>
          <w:rFonts w:cs="Times New Roman"/>
          <w:sz w:val="24"/>
          <w:szCs w:val="24"/>
        </w:rPr>
        <w:t>2 within-subject design</w:t>
      </w:r>
      <w:r>
        <w:rPr>
          <w:rFonts w:cs="Times New Roman"/>
          <w:sz w:val="24"/>
          <w:szCs w:val="24"/>
        </w:rPr>
        <w:t xml:space="preserve"> was used</w:t>
      </w:r>
      <w:r w:rsidRPr="00BA6982">
        <w:rPr>
          <w:rFonts w:cs="Times New Roman"/>
          <w:sz w:val="24"/>
          <w:szCs w:val="24"/>
        </w:rPr>
        <w:t>. The first variable was self-</w:t>
      </w:r>
      <w:r w:rsidR="006D12A1">
        <w:rPr>
          <w:rFonts w:cs="Times New Roman"/>
          <w:sz w:val="24"/>
          <w:szCs w:val="24"/>
        </w:rPr>
        <w:t>relevance</w:t>
      </w:r>
      <w:r w:rsidR="00BF1B5F" w:rsidRPr="00BA6982">
        <w:rPr>
          <w:rFonts w:cs="Times New Roman"/>
          <w:sz w:val="24"/>
          <w:szCs w:val="24"/>
        </w:rPr>
        <w:t xml:space="preserve"> </w:t>
      </w:r>
      <w:r>
        <w:rPr>
          <w:rFonts w:cs="Times New Roman"/>
          <w:sz w:val="24"/>
          <w:szCs w:val="24"/>
        </w:rPr>
        <w:t>(</w:t>
      </w:r>
      <w:r w:rsidRPr="00BA6982">
        <w:rPr>
          <w:rFonts w:cs="Times New Roman"/>
          <w:sz w:val="24"/>
          <w:szCs w:val="24"/>
        </w:rPr>
        <w:t>self and stranger</w:t>
      </w:r>
      <w:r>
        <w:rPr>
          <w:rFonts w:cs="Times New Roman"/>
          <w:sz w:val="24"/>
          <w:szCs w:val="24"/>
        </w:rPr>
        <w:t xml:space="preserve"> associations)</w:t>
      </w:r>
      <w:r w:rsidRPr="00BA6982">
        <w:rPr>
          <w:rFonts w:cs="Times New Roman"/>
          <w:sz w:val="24"/>
          <w:szCs w:val="24"/>
        </w:rPr>
        <w:t xml:space="preserve">; the second variable was moral </w:t>
      </w:r>
      <w:r w:rsidR="006D12A1">
        <w:rPr>
          <w:rFonts w:cs="Times New Roman"/>
          <w:sz w:val="24"/>
          <w:szCs w:val="24"/>
        </w:rPr>
        <w:t>valence</w:t>
      </w:r>
      <w:r w:rsidRPr="00BA6982">
        <w:rPr>
          <w:rFonts w:cs="Times New Roman"/>
          <w:sz w:val="24"/>
          <w:szCs w:val="24"/>
        </w:rPr>
        <w:t xml:space="preserve"> </w:t>
      </w:r>
      <w:r>
        <w:rPr>
          <w:rFonts w:cs="Times New Roman"/>
          <w:sz w:val="24"/>
          <w:szCs w:val="24"/>
        </w:rPr>
        <w:t>(</w:t>
      </w:r>
      <w:r w:rsidRPr="00BA6982">
        <w:rPr>
          <w:rFonts w:cs="Times New Roman"/>
          <w:sz w:val="24"/>
          <w:szCs w:val="24"/>
        </w:rPr>
        <w:t xml:space="preserve">good, </w:t>
      </w:r>
      <w:del w:id="272" w:author="Hu, C-P" w:date="2019-03-26T08:46:00Z">
        <w:r w:rsidRPr="00BA6982" w:rsidDel="00E01150">
          <w:rPr>
            <w:rFonts w:cs="Times New Roman"/>
            <w:sz w:val="24"/>
            <w:szCs w:val="24"/>
          </w:rPr>
          <w:delText>normal</w:delText>
        </w:r>
      </w:del>
      <w:ins w:id="273" w:author="Hu, C-P" w:date="2019-03-26T08:46:00Z">
        <w:r w:rsidR="00E01150">
          <w:rPr>
            <w:rFonts w:cs="Times New Roman"/>
            <w:sz w:val="24"/>
            <w:szCs w:val="24"/>
          </w:rPr>
          <w:t>neutral</w:t>
        </w:r>
      </w:ins>
      <w:r w:rsidRPr="00BA6982">
        <w:rPr>
          <w:rFonts w:cs="Times New Roman"/>
          <w:sz w:val="24"/>
          <w:szCs w:val="24"/>
        </w:rPr>
        <w:t xml:space="preserve"> and bad</w:t>
      </w:r>
      <w:r>
        <w:rPr>
          <w:rFonts w:cs="Times New Roman"/>
          <w:sz w:val="24"/>
          <w:szCs w:val="24"/>
        </w:rPr>
        <w:t xml:space="preserve"> associations)</w:t>
      </w:r>
      <w:r w:rsidRPr="00BA6982">
        <w:rPr>
          <w:rFonts w:cs="Times New Roman"/>
          <w:sz w:val="24"/>
          <w:szCs w:val="24"/>
        </w:rPr>
        <w:t xml:space="preserve">; the third variable was the </w:t>
      </w:r>
      <w:r>
        <w:rPr>
          <w:rFonts w:cs="Times New Roman"/>
          <w:sz w:val="24"/>
          <w:szCs w:val="24"/>
        </w:rPr>
        <w:t>matching</w:t>
      </w:r>
      <w:r w:rsidRPr="00BA6982">
        <w:rPr>
          <w:rFonts w:cs="Times New Roman"/>
          <w:sz w:val="24"/>
          <w:szCs w:val="24"/>
        </w:rPr>
        <w:t xml:space="preserve"> between shape and label</w:t>
      </w:r>
      <w:r>
        <w:rPr>
          <w:rFonts w:cs="Times New Roman"/>
          <w:sz w:val="24"/>
          <w:szCs w:val="24"/>
        </w:rPr>
        <w:t xml:space="preserve"> (match</w:t>
      </w:r>
      <w:r w:rsidR="00C522E6">
        <w:rPr>
          <w:rFonts w:cs="Times New Roman"/>
          <w:sz w:val="24"/>
          <w:szCs w:val="24"/>
        </w:rPr>
        <w:t>ing</w:t>
      </w:r>
      <w:r>
        <w:rPr>
          <w:rFonts w:cs="Times New Roman"/>
          <w:sz w:val="24"/>
          <w:szCs w:val="24"/>
        </w:rPr>
        <w:t xml:space="preserve"> vs. </w:t>
      </w:r>
      <w:r w:rsidR="00C522E6">
        <w:rPr>
          <w:rFonts w:cs="Times New Roman"/>
          <w:sz w:val="24"/>
          <w:szCs w:val="24"/>
        </w:rPr>
        <w:t xml:space="preserve">non-match </w:t>
      </w:r>
      <w:r>
        <w:rPr>
          <w:rFonts w:cs="Times New Roman"/>
          <w:sz w:val="24"/>
          <w:szCs w:val="24"/>
        </w:rPr>
        <w:t>for the personal association)</w:t>
      </w:r>
      <w:r w:rsidRPr="00BA6982">
        <w:rPr>
          <w:rFonts w:cs="Times New Roman"/>
          <w:sz w:val="24"/>
          <w:szCs w:val="24"/>
        </w:rPr>
        <w:t>.</w:t>
      </w:r>
      <w:r>
        <w:rPr>
          <w:rFonts w:cs="Times New Roman"/>
          <w:sz w:val="24"/>
          <w:szCs w:val="24"/>
        </w:rPr>
        <w:t xml:space="preserve"> </w:t>
      </w:r>
    </w:p>
    <w:p w14:paraId="58912461" w14:textId="609756BF" w:rsidR="00D151CB" w:rsidRPr="00BA6982" w:rsidRDefault="00871AF1" w:rsidP="00B10497">
      <w:pPr>
        <w:spacing w:line="480" w:lineRule="auto"/>
        <w:ind w:firstLine="720"/>
        <w:jc w:val="left"/>
        <w:rPr>
          <w:rFonts w:cs="Times New Roman"/>
          <w:sz w:val="24"/>
          <w:szCs w:val="24"/>
        </w:rPr>
      </w:pPr>
      <w:r>
        <w:rPr>
          <w:rFonts w:cs="Times New Roman"/>
          <w:sz w:val="24"/>
          <w:szCs w:val="24"/>
        </w:rPr>
        <w:t>However, in this t</w:t>
      </w:r>
      <w:r w:rsidR="00D151CB">
        <w:rPr>
          <w:rFonts w:cs="Times New Roman"/>
          <w:sz w:val="24"/>
          <w:szCs w:val="24"/>
        </w:rPr>
        <w:t>h</w:t>
      </w:r>
      <w:r w:rsidR="0088735A">
        <w:rPr>
          <w:rFonts w:cs="Times New Roman"/>
          <w:sz w:val="24"/>
          <w:szCs w:val="24"/>
        </w:rPr>
        <w:t xml:space="preserve">e </w:t>
      </w:r>
      <w:r w:rsidR="00D151CB">
        <w:rPr>
          <w:rFonts w:cs="Times New Roman"/>
          <w:sz w:val="24"/>
          <w:szCs w:val="24"/>
        </w:rPr>
        <w:t>task</w:t>
      </w:r>
      <w:r>
        <w:rPr>
          <w:rFonts w:cs="Times New Roman"/>
          <w:sz w:val="24"/>
          <w:szCs w:val="24"/>
        </w:rPr>
        <w:t>, participants only learn the association between two geometric shapes and two labels (self and other)</w:t>
      </w:r>
      <w:r w:rsidR="00E65DEB">
        <w:rPr>
          <w:rFonts w:cs="Times New Roman"/>
          <w:sz w:val="24"/>
          <w:szCs w:val="24"/>
        </w:rPr>
        <w:t>, i.e., only self-relevance were related to the task. The moral valence manipulation was achieved by embeding the personal label of the labels in the geometric shapes, see below</w:t>
      </w:r>
      <w:r w:rsidR="00D151CB">
        <w:rPr>
          <w:rFonts w:cs="Times New Roman"/>
          <w:sz w:val="24"/>
          <w:szCs w:val="24"/>
        </w:rPr>
        <w:t>.</w:t>
      </w:r>
      <w:r w:rsidR="0088735A">
        <w:rPr>
          <w:rFonts w:cs="Times New Roman"/>
          <w:sz w:val="24"/>
          <w:szCs w:val="24"/>
        </w:rPr>
        <w:t xml:space="preserve"> For simplicity, the </w:t>
      </w:r>
      <w:r w:rsidR="00691C53">
        <w:rPr>
          <w:rFonts w:cs="Times New Roman"/>
          <w:sz w:val="24"/>
          <w:szCs w:val="24"/>
        </w:rPr>
        <w:t>trials</w:t>
      </w:r>
      <w:r w:rsidR="0088735A">
        <w:rPr>
          <w:rFonts w:cs="Times New Roman"/>
          <w:sz w:val="24"/>
          <w:szCs w:val="24"/>
        </w:rPr>
        <w:t xml:space="preserve"> where shapes where paired with self</w:t>
      </w:r>
      <w:r w:rsidR="00691C53">
        <w:rPr>
          <w:rFonts w:cs="Times New Roman"/>
          <w:sz w:val="24"/>
          <w:szCs w:val="24"/>
        </w:rPr>
        <w:t xml:space="preserve"> and with a word of “good person” inside were shorted as good-self condition, similarly, the trials where shapes paired with the self and with a word of “bad person” inside were shorted as bad-self condition. Hence, we also have six conditions: good-self, neutral-self, bad-self, good-other, neutral-other, and bad-other.</w:t>
      </w:r>
    </w:p>
    <w:p w14:paraId="532D895C" w14:textId="77403BA2" w:rsidR="00D151CB" w:rsidRDefault="00D151CB" w:rsidP="00B10497">
      <w:pPr>
        <w:spacing w:line="480" w:lineRule="auto"/>
        <w:ind w:firstLine="720"/>
        <w:jc w:val="left"/>
        <w:rPr>
          <w:rFonts w:cs="Times New Roman"/>
          <w:sz w:val="24"/>
          <w:szCs w:val="24"/>
        </w:rPr>
      </w:pPr>
      <w:r w:rsidRPr="00CC043D">
        <w:rPr>
          <w:rFonts w:cs="Times New Roman"/>
          <w:sz w:val="24"/>
        </w:rPr>
        <w:t xml:space="preserve"> </w:t>
      </w:r>
      <w:r w:rsidRPr="00B10497">
        <w:rPr>
          <w:rFonts w:cs="Times New Roman"/>
          <w:b/>
          <w:sz w:val="24"/>
        </w:rPr>
        <w:t>Stimuli</w:t>
      </w:r>
      <w:r>
        <w:rPr>
          <w:rFonts w:cs="Times New Roman"/>
          <w:sz w:val="24"/>
        </w:rPr>
        <w:t>.</w:t>
      </w:r>
      <w:r w:rsidR="00AF3E27">
        <w:rPr>
          <w:rFonts w:cs="Times New Roman"/>
          <w:sz w:val="24"/>
        </w:rPr>
        <w:tab/>
      </w:r>
      <w:r>
        <w:rPr>
          <w:rFonts w:cs="Times New Roman"/>
          <w:sz w:val="24"/>
        </w:rPr>
        <w:t xml:space="preserve"> </w:t>
      </w:r>
      <w:r>
        <w:rPr>
          <w:rFonts w:cs="Times New Roman"/>
          <w:sz w:val="24"/>
          <w:szCs w:val="24"/>
        </w:rPr>
        <w:t>2</w:t>
      </w:r>
      <w:r w:rsidRPr="00BA6982">
        <w:rPr>
          <w:rFonts w:cs="Times New Roman"/>
          <w:sz w:val="24"/>
          <w:szCs w:val="24"/>
        </w:rPr>
        <w:t xml:space="preserve"> shapes were included (circle, </w:t>
      </w:r>
      <w:r>
        <w:rPr>
          <w:rFonts w:cs="Times New Roman"/>
          <w:sz w:val="24"/>
          <w:szCs w:val="24"/>
        </w:rPr>
        <w:t>square</w:t>
      </w:r>
      <w:r w:rsidRPr="00BA6982">
        <w:rPr>
          <w:rFonts w:cs="Times New Roman"/>
          <w:sz w:val="24"/>
          <w:szCs w:val="24"/>
        </w:rPr>
        <w:t>)</w:t>
      </w:r>
      <w:r>
        <w:rPr>
          <w:rFonts w:cs="Times New Roman"/>
          <w:sz w:val="24"/>
          <w:szCs w:val="24"/>
        </w:rPr>
        <w:t xml:space="preserve"> and each appeared above a central fixation cross with the personal label appearing below. </w:t>
      </w:r>
      <w:r w:rsidRPr="00BA6982">
        <w:rPr>
          <w:rFonts w:cs="Times New Roman"/>
          <w:sz w:val="24"/>
          <w:szCs w:val="24"/>
        </w:rPr>
        <w:t xml:space="preserve"> </w:t>
      </w:r>
      <w:r>
        <w:rPr>
          <w:rFonts w:cs="Times New Roman"/>
          <w:sz w:val="24"/>
          <w:szCs w:val="24"/>
        </w:rPr>
        <w:t xml:space="preserve">However, the shapes were not empty but with </w:t>
      </w:r>
      <w:r w:rsidR="00E65DEB">
        <w:rPr>
          <w:rFonts w:cs="Times New Roman"/>
          <w:sz w:val="24"/>
          <w:szCs w:val="24"/>
        </w:rPr>
        <w:t xml:space="preserve">a </w:t>
      </w:r>
      <w:r>
        <w:rPr>
          <w:rFonts w:cs="Times New Roman"/>
          <w:sz w:val="24"/>
          <w:szCs w:val="24"/>
        </w:rPr>
        <w:t>two</w:t>
      </w:r>
      <w:r w:rsidR="00E65DEB">
        <w:rPr>
          <w:rFonts w:cs="Times New Roman"/>
          <w:sz w:val="24"/>
          <w:szCs w:val="24"/>
        </w:rPr>
        <w:t>-</w:t>
      </w:r>
      <w:r>
        <w:rPr>
          <w:rFonts w:cs="Times New Roman"/>
          <w:sz w:val="24"/>
          <w:szCs w:val="24"/>
        </w:rPr>
        <w:t>Chinese</w:t>
      </w:r>
      <w:r w:rsidR="00E65DEB">
        <w:rPr>
          <w:rFonts w:cs="Times New Roman"/>
          <w:sz w:val="24"/>
          <w:szCs w:val="24"/>
        </w:rPr>
        <w:t>-</w:t>
      </w:r>
      <w:r>
        <w:rPr>
          <w:rFonts w:cs="Times New Roman"/>
          <w:sz w:val="24"/>
          <w:szCs w:val="24"/>
        </w:rPr>
        <w:t>character</w:t>
      </w:r>
      <w:r w:rsidR="00E65DEB">
        <w:rPr>
          <w:rFonts w:cs="Times New Roman"/>
          <w:sz w:val="24"/>
          <w:szCs w:val="24"/>
        </w:rPr>
        <w:t xml:space="preserve"> word</w:t>
      </w:r>
      <w:r>
        <w:rPr>
          <w:rFonts w:cs="Times New Roman"/>
          <w:sz w:val="24"/>
          <w:szCs w:val="24"/>
        </w:rPr>
        <w:t xml:space="preserve"> in the middle</w:t>
      </w:r>
      <w:r w:rsidR="00E65DEB">
        <w:rPr>
          <w:rFonts w:cs="Times New Roman"/>
          <w:sz w:val="24"/>
          <w:szCs w:val="24"/>
        </w:rPr>
        <w:t xml:space="preserve">, the word was one of three </w:t>
      </w:r>
      <w:r>
        <w:rPr>
          <w:rFonts w:cs="Times New Roman"/>
          <w:sz w:val="24"/>
          <w:szCs w:val="24"/>
        </w:rPr>
        <w:t xml:space="preserve">labels </w:t>
      </w:r>
      <w:r w:rsidR="00E65DEB">
        <w:rPr>
          <w:rFonts w:cs="Times New Roman"/>
          <w:sz w:val="24"/>
          <w:szCs w:val="24"/>
        </w:rPr>
        <w:t xml:space="preserve">with different moral valence: </w:t>
      </w:r>
      <w:r>
        <w:rPr>
          <w:rFonts w:cs="Times New Roman"/>
          <w:sz w:val="24"/>
          <w:szCs w:val="24"/>
        </w:rPr>
        <w:t>“good person”, “bad person” and “</w:t>
      </w:r>
      <w:r w:rsidR="00312F99">
        <w:rPr>
          <w:rFonts w:cs="Times New Roman"/>
          <w:sz w:val="24"/>
          <w:szCs w:val="24"/>
        </w:rPr>
        <w:t xml:space="preserve">neutral </w:t>
      </w:r>
      <w:r>
        <w:rPr>
          <w:rFonts w:cs="Times New Roman"/>
          <w:sz w:val="24"/>
          <w:szCs w:val="24"/>
        </w:rPr>
        <w:t xml:space="preserve">person”. Before the experiment, participants </w:t>
      </w:r>
      <w:r w:rsidR="00E65DEB">
        <w:rPr>
          <w:rFonts w:cs="Times New Roman"/>
          <w:sz w:val="24"/>
          <w:szCs w:val="24"/>
        </w:rPr>
        <w:t xml:space="preserve">learned the self/other association, and were informed to </w:t>
      </w:r>
      <w:r>
        <w:rPr>
          <w:rFonts w:cs="Times New Roman"/>
          <w:sz w:val="24"/>
          <w:szCs w:val="24"/>
        </w:rPr>
        <w:t xml:space="preserve">only </w:t>
      </w:r>
      <w:r w:rsidR="00BF1B5F">
        <w:rPr>
          <w:rFonts w:cs="Times New Roman"/>
          <w:sz w:val="24"/>
          <w:szCs w:val="24"/>
        </w:rPr>
        <w:t xml:space="preserve">response to </w:t>
      </w:r>
      <w:r>
        <w:rPr>
          <w:rFonts w:cs="Times New Roman"/>
          <w:sz w:val="24"/>
          <w:szCs w:val="24"/>
        </w:rPr>
        <w:t xml:space="preserve">the association between </w:t>
      </w:r>
      <w:del w:id="274" w:author="Hu, C-P" w:date="2019-04-15T08:38:00Z">
        <w:r w:rsidDel="0055253C">
          <w:rPr>
            <w:rFonts w:cs="Times New Roman"/>
            <w:sz w:val="24"/>
            <w:szCs w:val="24"/>
          </w:rPr>
          <w:delText>shape</w:delText>
        </w:r>
        <w:r w:rsidR="00BF1B5F" w:rsidDel="0055253C">
          <w:rPr>
            <w:rFonts w:cs="Times New Roman"/>
            <w:sz w:val="24"/>
            <w:szCs w:val="24"/>
          </w:rPr>
          <w:delText>s</w:delText>
        </w:r>
        <w:r w:rsidR="00E65DEB" w:rsidDel="0055253C">
          <w:rPr>
            <w:rFonts w:cs="Times New Roman"/>
            <w:sz w:val="24"/>
            <w:szCs w:val="24"/>
          </w:rPr>
          <w:delText>’</w:delText>
        </w:r>
      </w:del>
      <w:ins w:id="275" w:author="Hu, C-P" w:date="2019-04-15T08:38:00Z">
        <w:r w:rsidR="0055253C">
          <w:rPr>
            <w:rFonts w:cs="Times New Roman"/>
            <w:sz w:val="24"/>
            <w:szCs w:val="24"/>
          </w:rPr>
          <w:t>shapes</w:t>
        </w:r>
      </w:ins>
      <w:r>
        <w:rPr>
          <w:rFonts w:cs="Times New Roman"/>
          <w:sz w:val="24"/>
          <w:szCs w:val="24"/>
        </w:rPr>
        <w:t xml:space="preserve"> </w:t>
      </w:r>
      <w:r w:rsidR="00E65DEB">
        <w:rPr>
          <w:rFonts w:cs="Times New Roman"/>
          <w:sz w:val="24"/>
          <w:szCs w:val="24"/>
        </w:rPr>
        <w:t xml:space="preserve">configure </w:t>
      </w:r>
      <w:r>
        <w:rPr>
          <w:rFonts w:cs="Times New Roman"/>
          <w:sz w:val="24"/>
          <w:szCs w:val="24"/>
        </w:rPr>
        <w:t xml:space="preserve">and the </w:t>
      </w:r>
      <w:r w:rsidR="00BF1B5F">
        <w:rPr>
          <w:rFonts w:cs="Times New Roman"/>
          <w:sz w:val="24"/>
          <w:szCs w:val="24"/>
        </w:rPr>
        <w:t>labels</w:t>
      </w:r>
      <w:r>
        <w:rPr>
          <w:rFonts w:cs="Times New Roman"/>
          <w:sz w:val="24"/>
          <w:szCs w:val="24"/>
        </w:rPr>
        <w:t xml:space="preserve"> </w:t>
      </w:r>
      <w:r w:rsidR="00E65DEB">
        <w:rPr>
          <w:rFonts w:cs="Times New Roman"/>
          <w:sz w:val="24"/>
          <w:szCs w:val="24"/>
        </w:rPr>
        <w:t xml:space="preserve">below the fixation, but </w:t>
      </w:r>
      <w:r>
        <w:rPr>
          <w:rFonts w:cs="Times New Roman"/>
          <w:sz w:val="24"/>
          <w:szCs w:val="24"/>
        </w:rPr>
        <w:t xml:space="preserve">ignore the </w:t>
      </w:r>
      <w:r w:rsidR="00E65DEB">
        <w:rPr>
          <w:rFonts w:cs="Times New Roman"/>
          <w:sz w:val="24"/>
          <w:szCs w:val="24"/>
        </w:rPr>
        <w:t xml:space="preserve">words </w:t>
      </w:r>
      <w:r>
        <w:rPr>
          <w:rFonts w:cs="Times New Roman"/>
          <w:sz w:val="24"/>
          <w:szCs w:val="24"/>
        </w:rPr>
        <w:t>within shape</w:t>
      </w:r>
      <w:r w:rsidR="00E65DEB">
        <w:rPr>
          <w:rFonts w:cs="Times New Roman"/>
          <w:sz w:val="24"/>
          <w:szCs w:val="24"/>
        </w:rPr>
        <w:t>s</w:t>
      </w:r>
      <w:r>
        <w:rPr>
          <w:rFonts w:cs="Times New Roman"/>
          <w:sz w:val="24"/>
          <w:szCs w:val="24"/>
        </w:rPr>
        <w:t xml:space="preserve">. Besides the behavioral experiments, participants </w:t>
      </w:r>
      <w:r w:rsidR="00BF1B5F">
        <w:rPr>
          <w:rFonts w:cs="Times New Roman"/>
          <w:sz w:val="24"/>
          <w:szCs w:val="24"/>
        </w:rPr>
        <w:t xml:space="preserve">from Tsinghua community </w:t>
      </w:r>
      <w:r>
        <w:rPr>
          <w:rFonts w:cs="Times New Roman"/>
          <w:sz w:val="24"/>
          <w:szCs w:val="24"/>
        </w:rPr>
        <w:t>also finished questionnaires as Experiments 3</w:t>
      </w:r>
      <w:r w:rsidR="00BF1B5F">
        <w:rPr>
          <w:rFonts w:cs="Times New Roman"/>
          <w:sz w:val="24"/>
          <w:szCs w:val="24"/>
        </w:rPr>
        <w:t>, and participants from Wenzhou community finished a series of questionnaire as the other experiment finished in Wenzhou</w:t>
      </w:r>
      <w:r>
        <w:rPr>
          <w:rFonts w:cs="Times New Roman"/>
          <w:sz w:val="24"/>
          <w:szCs w:val="24"/>
        </w:rPr>
        <w:t>.</w:t>
      </w:r>
    </w:p>
    <w:p w14:paraId="14FB6C63" w14:textId="28E7B5A7" w:rsidR="00D151CB" w:rsidRDefault="00D151CB" w:rsidP="00000CD1">
      <w:pPr>
        <w:spacing w:line="480" w:lineRule="auto"/>
        <w:ind w:firstLine="720"/>
        <w:jc w:val="left"/>
        <w:rPr>
          <w:rFonts w:cs="Times New Roman"/>
          <w:sz w:val="24"/>
        </w:rPr>
      </w:pPr>
      <w:r w:rsidRPr="00000CD1">
        <w:rPr>
          <w:rFonts w:cs="Times New Roman"/>
          <w:b/>
          <w:sz w:val="24"/>
        </w:rPr>
        <w:t>Procedure</w:t>
      </w:r>
      <w:r>
        <w:rPr>
          <w:rFonts w:cs="Times New Roman"/>
          <w:sz w:val="24"/>
        </w:rPr>
        <w:t xml:space="preserve">. The procedure was </w:t>
      </w:r>
      <w:proofErr w:type="gramStart"/>
      <w:r>
        <w:rPr>
          <w:rFonts w:cs="Times New Roman"/>
          <w:sz w:val="24"/>
        </w:rPr>
        <w:t>similar to</w:t>
      </w:r>
      <w:proofErr w:type="gramEnd"/>
      <w:r>
        <w:rPr>
          <w:rFonts w:cs="Times New Roman"/>
          <w:sz w:val="24"/>
        </w:rPr>
        <w:t xml:space="preserve"> Experiment 1. There were 6 blocks of trial, each with 120 trials</w:t>
      </w:r>
      <w:r w:rsidR="005B59E7">
        <w:rPr>
          <w:rFonts w:cs="Times New Roman"/>
          <w:sz w:val="24"/>
        </w:rPr>
        <w:t xml:space="preserve"> for 2017 data</w:t>
      </w:r>
      <w:r>
        <w:rPr>
          <w:rFonts w:cs="Times New Roman"/>
          <w:sz w:val="24"/>
        </w:rPr>
        <w:t>.</w:t>
      </w:r>
      <w:r w:rsidR="005B59E7">
        <w:rPr>
          <w:rFonts w:cs="Times New Roman"/>
          <w:sz w:val="24"/>
        </w:rPr>
        <w:t xml:space="preserve"> Du</w:t>
      </w:r>
      <w:r w:rsidR="00FC56D7">
        <w:rPr>
          <w:rFonts w:cs="Times New Roman"/>
          <w:sz w:val="24"/>
        </w:rPr>
        <w:t>e to p</w:t>
      </w:r>
      <w:r w:rsidR="005B59E7">
        <w:rPr>
          <w:rFonts w:cs="Times New Roman"/>
          <w:sz w:val="24"/>
        </w:rPr>
        <w:t xml:space="preserve">rocedure error, the data collected in 2015 </w:t>
      </w:r>
      <w:r w:rsidR="00DE2C82">
        <w:rPr>
          <w:rFonts w:cs="Times New Roman"/>
          <w:sz w:val="24"/>
        </w:rPr>
        <w:t xml:space="preserve">in Tsinghua community </w:t>
      </w:r>
      <w:r w:rsidR="005B59E7">
        <w:rPr>
          <w:rFonts w:cs="Times New Roman"/>
          <w:sz w:val="24"/>
        </w:rPr>
        <w:t>only have 60 trials for each block, i.e., 30 trials per condition.</w:t>
      </w:r>
      <w:r>
        <w:rPr>
          <w:rFonts w:cs="Times New Roman"/>
          <w:sz w:val="24"/>
        </w:rPr>
        <w:t xml:space="preserve"> </w:t>
      </w:r>
    </w:p>
    <w:p w14:paraId="5D997E98" w14:textId="4AD7E92E" w:rsidR="00371BA2" w:rsidRDefault="00371BA2" w:rsidP="00054784">
      <w:pPr>
        <w:spacing w:line="480" w:lineRule="auto"/>
        <w:jc w:val="center"/>
        <w:rPr>
          <w:rFonts w:cs="Times New Roman"/>
          <w:sz w:val="24"/>
        </w:rPr>
      </w:pPr>
      <w:r w:rsidRPr="00371BA2">
        <w:rPr>
          <w:rFonts w:cs="Times New Roman"/>
          <w:noProof/>
          <w:sz w:val="24"/>
          <w:lang w:val="en-GB"/>
        </w:rPr>
        <w:drawing>
          <wp:inline distT="0" distB="0" distL="0" distR="0" wp14:anchorId="70B550B1" wp14:editId="5D5967F5">
            <wp:extent cx="3790950" cy="3209516"/>
            <wp:effectExtent l="0" t="0" r="0" b="0"/>
            <wp:docPr id="2" name="Picture 2" descr="C:\Users\hcp\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p\Desktop\schem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4394" cy="3220898"/>
                    </a:xfrm>
                    <a:prstGeom prst="rect">
                      <a:avLst/>
                    </a:prstGeom>
                    <a:noFill/>
                    <a:ln>
                      <a:noFill/>
                    </a:ln>
                  </pic:spPr>
                </pic:pic>
              </a:graphicData>
            </a:graphic>
          </wp:inline>
        </w:drawing>
      </w:r>
    </w:p>
    <w:p w14:paraId="0C79BCE7" w14:textId="54D56C48" w:rsidR="00D151CB" w:rsidRPr="00E52E54" w:rsidRDefault="00D151CB" w:rsidP="00D151CB">
      <w:pPr>
        <w:pStyle w:val="Heading3"/>
        <w:jc w:val="left"/>
        <w:rPr>
          <w:rFonts w:eastAsia="SimSun" w:cs="Times New Roman"/>
          <w:sz w:val="24"/>
          <w:szCs w:val="24"/>
        </w:rPr>
      </w:pPr>
      <w:r w:rsidRPr="00E52E54">
        <w:rPr>
          <w:rFonts w:eastAsia="SimSun" w:cs="Times New Roman"/>
          <w:sz w:val="24"/>
          <w:szCs w:val="24"/>
        </w:rPr>
        <w:t>Results</w:t>
      </w:r>
    </w:p>
    <w:p w14:paraId="3550A077" w14:textId="162B066A" w:rsidR="00D151CB" w:rsidRDefault="00D151CB" w:rsidP="00E026D2">
      <w:pPr>
        <w:spacing w:line="480" w:lineRule="auto"/>
        <w:ind w:firstLine="720"/>
        <w:rPr>
          <w:rFonts w:eastAsia="SimSun" w:cs="Times New Roman"/>
          <w:sz w:val="24"/>
          <w:szCs w:val="24"/>
        </w:rPr>
      </w:pPr>
      <w:r w:rsidRPr="003149BC">
        <w:rPr>
          <w:rFonts w:eastAsia="SimSun" w:cs="Times New Roman"/>
          <w:sz w:val="24"/>
          <w:szCs w:val="24"/>
        </w:rPr>
        <w:t xml:space="preserve">Correct responses shorter than 200ms were excluded from the analysis, eliminating </w:t>
      </w:r>
      <w:r>
        <w:rPr>
          <w:rFonts w:eastAsia="SimSun" w:cs="Times New Roman"/>
          <w:sz w:val="24"/>
          <w:szCs w:val="24"/>
        </w:rPr>
        <w:t>fewer</w:t>
      </w:r>
      <w:r w:rsidRPr="003149BC">
        <w:rPr>
          <w:rFonts w:eastAsia="SimSun" w:cs="Times New Roman"/>
          <w:sz w:val="24"/>
          <w:szCs w:val="24"/>
        </w:rPr>
        <w:t xml:space="preserve"> than </w:t>
      </w:r>
      <w:r w:rsidR="00585925">
        <w:rPr>
          <w:rFonts w:eastAsia="SimSun" w:cs="Times New Roman"/>
          <w:sz w:val="24"/>
          <w:szCs w:val="24"/>
        </w:rPr>
        <w:t>0.2</w:t>
      </w:r>
      <w:r w:rsidRPr="003149BC">
        <w:rPr>
          <w:rFonts w:eastAsia="SimSun" w:cs="Times New Roman"/>
          <w:sz w:val="24"/>
          <w:szCs w:val="24"/>
        </w:rPr>
        <w:t xml:space="preserve">% of the trials overall. </w:t>
      </w:r>
      <w:r w:rsidR="0046123C">
        <w:rPr>
          <w:rFonts w:eastAsia="SimSun" w:cs="Times New Roman"/>
          <w:sz w:val="24"/>
          <w:szCs w:val="24"/>
        </w:rPr>
        <w:t>For the 2017 dataset, 0.7% data were excluded.</w:t>
      </w:r>
      <w:r w:rsidR="00F35DF4">
        <w:rPr>
          <w:rFonts w:eastAsia="SimSun" w:cs="Times New Roman"/>
          <w:sz w:val="24"/>
          <w:szCs w:val="24"/>
        </w:rPr>
        <w:t xml:space="preserve"> Overall, 0</w:t>
      </w:r>
      <w:r w:rsidR="00DF1C28">
        <w:rPr>
          <w:rFonts w:eastAsia="SimSun" w:cs="Times New Roman"/>
          <w:sz w:val="24"/>
          <w:szCs w:val="24"/>
        </w:rPr>
        <w:t>.25</w:t>
      </w:r>
      <w:r w:rsidR="00F35DF4">
        <w:rPr>
          <w:rFonts w:eastAsia="SimSun" w:cs="Times New Roman"/>
          <w:sz w:val="24"/>
          <w:szCs w:val="24"/>
        </w:rPr>
        <w:t>% trials were removed.</w:t>
      </w:r>
    </w:p>
    <w:p w14:paraId="3D5443F5" w14:textId="6A58E32A" w:rsidR="009A5837" w:rsidRDefault="005A641E" w:rsidP="00E026D2">
      <w:pPr>
        <w:spacing w:line="480" w:lineRule="auto"/>
        <w:ind w:firstLine="720"/>
        <w:jc w:val="left"/>
        <w:rPr>
          <w:rFonts w:eastAsia="SimSun" w:cs="Times New Roman"/>
          <w:sz w:val="24"/>
          <w:szCs w:val="24"/>
        </w:rPr>
      </w:pPr>
      <w:r w:rsidRPr="00C14E06">
        <w:rPr>
          <w:rFonts w:eastAsia="SimSun" w:cs="Times New Roman"/>
          <w:b/>
          <w:sz w:val="24"/>
          <w:szCs w:val="24"/>
        </w:rPr>
        <w:t xml:space="preserve">The </w:t>
      </w:r>
      <w:r w:rsidR="00C14E06" w:rsidRPr="00C14E06">
        <w:rPr>
          <w:rFonts w:eastAsia="SimSun" w:cs="Times New Roman"/>
          <w:b/>
          <w:sz w:val="24"/>
          <w:szCs w:val="24"/>
        </w:rPr>
        <w:t>self-referential effect.</w:t>
      </w:r>
      <w:r>
        <w:rPr>
          <w:rFonts w:eastAsia="SimSun" w:cs="Times New Roman"/>
          <w:sz w:val="24"/>
          <w:szCs w:val="24"/>
        </w:rPr>
        <w:tab/>
      </w:r>
      <w:r w:rsidR="00D151CB" w:rsidRPr="00D0217D">
        <w:rPr>
          <w:rFonts w:eastAsia="SimSun" w:cs="Times New Roman"/>
          <w:b/>
          <w:i/>
          <w:sz w:val="24"/>
          <w:szCs w:val="24"/>
        </w:rPr>
        <w:t>d’</w:t>
      </w:r>
      <w:r w:rsidR="00D151CB" w:rsidRPr="00D0217D">
        <w:rPr>
          <w:rFonts w:eastAsia="SimSun" w:cs="Times New Roman"/>
          <w:b/>
          <w:sz w:val="24"/>
          <w:szCs w:val="24"/>
        </w:rPr>
        <w:t>.</w:t>
      </w:r>
      <w:r w:rsidR="00D151CB">
        <w:rPr>
          <w:rFonts w:eastAsia="SimSun" w:cs="Times New Roman"/>
          <w:sz w:val="24"/>
          <w:szCs w:val="24"/>
        </w:rPr>
        <w:t xml:space="preserve"> </w:t>
      </w:r>
      <w:r w:rsidR="00D54D59">
        <w:rPr>
          <w:rFonts w:eastAsia="SimSun" w:cs="Times New Roman"/>
          <w:sz w:val="24"/>
          <w:szCs w:val="24"/>
        </w:rPr>
        <w:t xml:space="preserve"> We first check the effect of site (Tsinghua or Wenzhou), and found that site does have significat main effect or interaction with other factors (</w:t>
      </w:r>
      <w:proofErr w:type="gramStart"/>
      <w:r w:rsidR="00D54D59" w:rsidRPr="00FD4C9B">
        <w:rPr>
          <w:rFonts w:eastAsia="SimSun" w:cs="Times New Roman"/>
          <w:i/>
          <w:sz w:val="24"/>
          <w:szCs w:val="24"/>
        </w:rPr>
        <w:t>F</w:t>
      </w:r>
      <w:r w:rsidR="00D54D59">
        <w:rPr>
          <w:rFonts w:eastAsia="SimSun" w:cs="Times New Roman"/>
          <w:sz w:val="24"/>
          <w:szCs w:val="24"/>
        </w:rPr>
        <w:t>(</w:t>
      </w:r>
      <w:proofErr w:type="gramEnd"/>
      <w:r w:rsidR="00D54D59">
        <w:rPr>
          <w:rFonts w:eastAsia="SimSun" w:cs="Times New Roman"/>
          <w:sz w:val="24"/>
          <w:szCs w:val="24"/>
        </w:rPr>
        <w:t xml:space="preserve">1,57) </w:t>
      </w:r>
      <w:r w:rsidR="00A504AA">
        <w:rPr>
          <w:rFonts w:eastAsia="SimSun" w:cs="Times New Roman"/>
          <w:sz w:val="24"/>
          <w:szCs w:val="24"/>
        </w:rPr>
        <w:t>&lt; 0.6</w:t>
      </w:r>
      <w:r w:rsidR="00D54D59">
        <w:rPr>
          <w:rFonts w:eastAsia="SimSun" w:cs="Times New Roman"/>
          <w:sz w:val="24"/>
          <w:szCs w:val="24"/>
        </w:rPr>
        <w:t xml:space="preserve">, </w:t>
      </w:r>
      <w:r w:rsidR="00D54D59" w:rsidRPr="00FD4C9B">
        <w:rPr>
          <w:rFonts w:eastAsia="SimSun" w:cs="Times New Roman"/>
          <w:i/>
          <w:sz w:val="24"/>
          <w:szCs w:val="24"/>
        </w:rPr>
        <w:t>p</w:t>
      </w:r>
      <w:r w:rsidR="00D54D59">
        <w:rPr>
          <w:rFonts w:eastAsia="SimSun" w:cs="Times New Roman"/>
          <w:sz w:val="24"/>
          <w:szCs w:val="24"/>
        </w:rPr>
        <w:t xml:space="preserve"> </w:t>
      </w:r>
      <w:r w:rsidR="00A504AA">
        <w:rPr>
          <w:rFonts w:eastAsia="SimSun" w:cs="Times New Roman"/>
          <w:sz w:val="24"/>
          <w:szCs w:val="24"/>
        </w:rPr>
        <w:t xml:space="preserve">&gt; 0.60, </w:t>
      </w:r>
      <w:r w:rsidR="00A504AA" w:rsidRPr="00C3520D">
        <w:rPr>
          <w:rFonts w:cs="Times New Roman"/>
          <w:i/>
          <w:sz w:val="24"/>
          <w:szCs w:val="24"/>
        </w:rPr>
        <w:t>ω</w:t>
      </w:r>
      <w:r w:rsidR="00A504AA" w:rsidRPr="00D0217D">
        <w:rPr>
          <w:rFonts w:eastAsia="SimSun" w:cs="Times New Roman"/>
          <w:bCs/>
          <w:i/>
          <w:iCs/>
          <w:sz w:val="24"/>
          <w:szCs w:val="24"/>
        </w:rPr>
        <w:t>²</w:t>
      </w:r>
      <w:r w:rsidR="00A504AA" w:rsidRPr="00D0217D">
        <w:rPr>
          <w:rFonts w:eastAsia="SimSun" w:cs="Times New Roman"/>
          <w:sz w:val="24"/>
          <w:szCs w:val="24"/>
          <w:vertAlign w:val="superscript"/>
        </w:rPr>
        <w:t xml:space="preserve"> </w:t>
      </w:r>
      <w:r w:rsidR="00A504AA" w:rsidRPr="00D0217D">
        <w:rPr>
          <w:rFonts w:eastAsia="SimSun" w:cs="Times New Roman"/>
          <w:sz w:val="24"/>
          <w:szCs w:val="24"/>
        </w:rPr>
        <w:t xml:space="preserve"> </w:t>
      </w:r>
      <w:r w:rsidR="00A504AA">
        <w:rPr>
          <w:rFonts w:eastAsia="SimSun" w:cs="Times New Roman"/>
          <w:sz w:val="24"/>
          <w:szCs w:val="24"/>
        </w:rPr>
        <w:t>&lt; 0.001</w:t>
      </w:r>
      <w:r w:rsidR="009829EA">
        <w:rPr>
          <w:rFonts w:eastAsia="SimSun" w:cs="Times New Roman"/>
          <w:sz w:val="24"/>
          <w:szCs w:val="24"/>
        </w:rPr>
        <w:t>, BF</w:t>
      </w:r>
      <w:r w:rsidR="009829EA" w:rsidRPr="003A22C4">
        <w:rPr>
          <w:rFonts w:eastAsia="SimSun" w:cs="Times New Roman"/>
          <w:sz w:val="24"/>
          <w:szCs w:val="24"/>
          <w:vertAlign w:val="subscript"/>
        </w:rPr>
        <w:t>10</w:t>
      </w:r>
      <w:r w:rsidR="009829EA">
        <w:rPr>
          <w:rFonts w:eastAsia="SimSun" w:cs="Times New Roman"/>
          <w:sz w:val="24"/>
          <w:szCs w:val="24"/>
        </w:rPr>
        <w:t xml:space="preserve"> &lt; 1</w:t>
      </w:r>
      <w:r w:rsidR="00D54D59">
        <w:rPr>
          <w:rFonts w:eastAsia="SimSun" w:cs="Times New Roman"/>
          <w:sz w:val="24"/>
          <w:szCs w:val="24"/>
        </w:rPr>
        <w:t xml:space="preserve">). </w:t>
      </w:r>
    </w:p>
    <w:p w14:paraId="7128D80F" w14:textId="439B5080" w:rsidR="00D151CB" w:rsidRDefault="00D151CB" w:rsidP="00E026D2">
      <w:pPr>
        <w:spacing w:line="480" w:lineRule="auto"/>
        <w:ind w:firstLine="720"/>
        <w:jc w:val="left"/>
        <w:rPr>
          <w:rFonts w:eastAsia="SimSun" w:cs="Times New Roman"/>
          <w:sz w:val="24"/>
          <w:szCs w:val="24"/>
        </w:rPr>
      </w:pPr>
      <w:r w:rsidRPr="003149BC">
        <w:rPr>
          <w:rFonts w:eastAsia="SimSun" w:cs="Times New Roman"/>
          <w:sz w:val="24"/>
          <w:szCs w:val="24"/>
        </w:rPr>
        <w:t>A</w:t>
      </w:r>
      <w:r w:rsidR="00312F99">
        <w:rPr>
          <w:rFonts w:eastAsia="SimSun" w:cs="Times New Roman"/>
          <w:sz w:val="24"/>
          <w:szCs w:val="24"/>
        </w:rPr>
        <w:t xml:space="preserve"> repeated measures </w:t>
      </w:r>
      <w:r>
        <w:rPr>
          <w:rFonts w:eastAsia="SimSun" w:cs="Times New Roman"/>
          <w:sz w:val="24"/>
          <w:szCs w:val="24"/>
        </w:rPr>
        <w:t>A</w:t>
      </w:r>
      <w:r w:rsidRPr="003149BC">
        <w:rPr>
          <w:rFonts w:eastAsia="SimSun" w:cs="Times New Roman"/>
          <w:sz w:val="24"/>
          <w:szCs w:val="24"/>
        </w:rPr>
        <w:t>NOVA for</w:t>
      </w:r>
      <w:r>
        <w:rPr>
          <w:rFonts w:eastAsia="SimSun" w:cs="Times New Roman"/>
          <w:sz w:val="24"/>
          <w:szCs w:val="24"/>
        </w:rPr>
        <w:t xml:space="preserve"> the</w:t>
      </w:r>
      <w:r w:rsidRPr="003149BC">
        <w:rPr>
          <w:rFonts w:eastAsia="SimSun" w:cs="Times New Roman"/>
          <w:sz w:val="24"/>
          <w:szCs w:val="24"/>
        </w:rPr>
        <w:t xml:space="preserve"> </w:t>
      </w:r>
      <w:r w:rsidRPr="003149BC">
        <w:rPr>
          <w:rFonts w:eastAsia="SimSun" w:cs="Times New Roman"/>
          <w:i/>
          <w:sz w:val="24"/>
          <w:szCs w:val="24"/>
        </w:rPr>
        <w:t>d’</w:t>
      </w:r>
      <w:r w:rsidRPr="003149BC">
        <w:rPr>
          <w:rFonts w:eastAsia="SimSun" w:cs="Times New Roman"/>
          <w:sz w:val="24"/>
          <w:szCs w:val="24"/>
        </w:rPr>
        <w:t xml:space="preserve"> </w:t>
      </w:r>
      <w:r>
        <w:rPr>
          <w:rFonts w:eastAsia="SimSun" w:cs="Times New Roman"/>
          <w:sz w:val="24"/>
          <w:szCs w:val="24"/>
        </w:rPr>
        <w:t xml:space="preserve">results, </w:t>
      </w:r>
      <w:r w:rsidRPr="003149BC">
        <w:rPr>
          <w:rFonts w:eastAsia="SimSun" w:cs="Times New Roman"/>
          <w:sz w:val="24"/>
          <w:szCs w:val="24"/>
        </w:rPr>
        <w:t xml:space="preserve">with </w:t>
      </w:r>
      <w:r>
        <w:rPr>
          <w:rFonts w:eastAsia="SimSun" w:cs="Times New Roman"/>
          <w:sz w:val="24"/>
          <w:szCs w:val="24"/>
        </w:rPr>
        <w:t>moral</w:t>
      </w:r>
      <w:r w:rsidRPr="003149BC">
        <w:rPr>
          <w:rFonts w:eastAsia="SimSun" w:cs="Times New Roman"/>
          <w:sz w:val="24"/>
          <w:szCs w:val="24"/>
        </w:rPr>
        <w:t xml:space="preserve"> </w:t>
      </w:r>
      <w:r w:rsidR="005A641E">
        <w:rPr>
          <w:rFonts w:eastAsia="SimSun" w:cs="Times New Roman"/>
          <w:sz w:val="24"/>
          <w:szCs w:val="24"/>
        </w:rPr>
        <w:t>valence</w:t>
      </w:r>
      <w:r w:rsidRPr="003149BC">
        <w:rPr>
          <w:rFonts w:eastAsia="SimSun" w:cs="Times New Roman"/>
          <w:sz w:val="24"/>
          <w:szCs w:val="24"/>
        </w:rPr>
        <w:t xml:space="preserve"> (good, bad or </w:t>
      </w:r>
      <w:r w:rsidR="00312F99">
        <w:rPr>
          <w:rFonts w:eastAsia="SimSun" w:cs="Times New Roman"/>
          <w:sz w:val="24"/>
          <w:szCs w:val="24"/>
        </w:rPr>
        <w:t>neutral</w:t>
      </w:r>
      <w:r w:rsidRPr="003149BC">
        <w:rPr>
          <w:rFonts w:eastAsia="SimSun" w:cs="Times New Roman"/>
          <w:sz w:val="24"/>
          <w:szCs w:val="24"/>
        </w:rPr>
        <w:t xml:space="preserve">) and </w:t>
      </w:r>
      <w:r w:rsidR="00FC56D7">
        <w:rPr>
          <w:rFonts w:eastAsia="SimSun" w:cs="Times New Roman"/>
          <w:sz w:val="24"/>
          <w:szCs w:val="24"/>
        </w:rPr>
        <w:t>self-</w:t>
      </w:r>
      <w:r w:rsidR="00ED7A28">
        <w:rPr>
          <w:rFonts w:eastAsia="SimSun" w:cs="Times New Roman"/>
          <w:sz w:val="24"/>
          <w:szCs w:val="24"/>
        </w:rPr>
        <w:t>relevance</w:t>
      </w:r>
      <w:r w:rsidR="00FC56D7" w:rsidRPr="003149BC">
        <w:rPr>
          <w:rFonts w:eastAsia="SimSun" w:cs="Times New Roman"/>
          <w:sz w:val="24"/>
          <w:szCs w:val="24"/>
        </w:rPr>
        <w:t xml:space="preserve"> </w:t>
      </w:r>
      <w:r w:rsidRPr="003149BC">
        <w:rPr>
          <w:rFonts w:eastAsia="SimSun" w:cs="Times New Roman"/>
          <w:sz w:val="24"/>
          <w:szCs w:val="24"/>
        </w:rPr>
        <w:t>(self</w:t>
      </w:r>
      <w:r w:rsidR="00FC56D7">
        <w:rPr>
          <w:rFonts w:eastAsia="SimSun" w:cs="Times New Roman"/>
          <w:sz w:val="24"/>
          <w:szCs w:val="24"/>
        </w:rPr>
        <w:t>-</w:t>
      </w:r>
      <w:r w:rsidRPr="003149BC">
        <w:rPr>
          <w:rFonts w:eastAsia="SimSun" w:cs="Times New Roman"/>
          <w:sz w:val="24"/>
          <w:szCs w:val="24"/>
        </w:rPr>
        <w:t xml:space="preserve"> vs. other</w:t>
      </w:r>
      <w:r w:rsidR="00FC56D7">
        <w:rPr>
          <w:rFonts w:eastAsia="SimSun" w:cs="Times New Roman"/>
          <w:sz w:val="24"/>
          <w:szCs w:val="24"/>
        </w:rPr>
        <w:t>-</w:t>
      </w:r>
      <w:r w:rsidR="00ED7A28">
        <w:rPr>
          <w:rFonts w:eastAsia="SimSun" w:cs="Times New Roman"/>
          <w:sz w:val="24"/>
          <w:szCs w:val="24"/>
        </w:rPr>
        <w:t>relevance</w:t>
      </w:r>
      <w:r w:rsidRPr="003149BC">
        <w:rPr>
          <w:rFonts w:eastAsia="SimSun" w:cs="Times New Roman"/>
          <w:sz w:val="24"/>
          <w:szCs w:val="24"/>
        </w:rPr>
        <w:t>) as within-subjects factors</w:t>
      </w:r>
      <w:r>
        <w:rPr>
          <w:rFonts w:eastAsia="SimSun" w:cs="Times New Roman"/>
          <w:sz w:val="24"/>
          <w:szCs w:val="24"/>
        </w:rPr>
        <w:t>,</w:t>
      </w:r>
      <w:r w:rsidRPr="003149BC">
        <w:rPr>
          <w:rFonts w:eastAsia="SimSun" w:cs="Times New Roman"/>
          <w:sz w:val="24"/>
          <w:szCs w:val="24"/>
        </w:rPr>
        <w:t xml:space="preserve"> showed a significant main effect of </w:t>
      </w:r>
      <w:r w:rsidR="00FC56D7">
        <w:rPr>
          <w:rFonts w:eastAsia="SimSun" w:cs="Times New Roman"/>
          <w:sz w:val="24"/>
          <w:szCs w:val="24"/>
        </w:rPr>
        <w:t>self-</w:t>
      </w:r>
      <w:r w:rsidR="00ED7A28">
        <w:rPr>
          <w:rFonts w:eastAsia="SimSun" w:cs="Times New Roman"/>
          <w:sz w:val="24"/>
          <w:szCs w:val="24"/>
        </w:rPr>
        <w:t>relevance</w:t>
      </w:r>
      <w:r w:rsidRPr="003149BC">
        <w:rPr>
          <w:rFonts w:eastAsia="SimSun" w:cs="Times New Roman"/>
          <w:sz w:val="24"/>
          <w:szCs w:val="24"/>
        </w:rPr>
        <w:t xml:space="preserve">, </w:t>
      </w:r>
      <w:r w:rsidRPr="003149BC">
        <w:rPr>
          <w:rFonts w:eastAsia="SimSun" w:cs="Times New Roman"/>
          <w:i/>
          <w:sz w:val="24"/>
          <w:szCs w:val="24"/>
        </w:rPr>
        <w:t>F</w:t>
      </w:r>
      <w:r w:rsidRPr="003149BC">
        <w:rPr>
          <w:rFonts w:eastAsia="SimSun" w:cs="Times New Roman"/>
          <w:sz w:val="24"/>
          <w:szCs w:val="24"/>
        </w:rPr>
        <w:t>(1,</w:t>
      </w:r>
      <w:r w:rsidR="00B74D70">
        <w:rPr>
          <w:rFonts w:eastAsia="SimSun" w:cs="Times New Roman"/>
          <w:sz w:val="24"/>
          <w:szCs w:val="24"/>
        </w:rPr>
        <w:t xml:space="preserve"> 5</w:t>
      </w:r>
      <w:r w:rsidRPr="003149BC">
        <w:rPr>
          <w:rFonts w:eastAsia="SimSun" w:cs="Times New Roman"/>
          <w:sz w:val="24"/>
          <w:szCs w:val="24"/>
        </w:rPr>
        <w:t xml:space="preserve">8) = </w:t>
      </w:r>
      <w:r w:rsidR="003923EC">
        <w:rPr>
          <w:rFonts w:eastAsia="SimSun" w:cs="Times New Roman"/>
          <w:sz w:val="24"/>
          <w:szCs w:val="24"/>
        </w:rPr>
        <w:t>121</w:t>
      </w:r>
      <w:r w:rsidRPr="003149BC">
        <w:rPr>
          <w:rFonts w:eastAsia="SimSun" w:cs="Times New Roman"/>
          <w:sz w:val="24"/>
          <w:szCs w:val="24"/>
        </w:rPr>
        <w:t xml:space="preserve">, </w:t>
      </w:r>
      <w:r w:rsidRPr="003149BC">
        <w:rPr>
          <w:rFonts w:eastAsia="SimSun" w:cs="Times New Roman"/>
          <w:i/>
          <w:sz w:val="24"/>
          <w:szCs w:val="24"/>
        </w:rPr>
        <w:t>p</w:t>
      </w:r>
      <w:r w:rsidRPr="003149BC">
        <w:rPr>
          <w:rFonts w:eastAsia="SimSun" w:cs="Times New Roman"/>
          <w:sz w:val="24"/>
          <w:szCs w:val="24"/>
        </w:rPr>
        <w:t xml:space="preserve"> </w:t>
      </w:r>
      <w:r w:rsidR="005A641E">
        <w:rPr>
          <w:rFonts w:eastAsia="SimSun" w:cs="Times New Roman"/>
          <w:sz w:val="24"/>
          <w:szCs w:val="24"/>
        </w:rPr>
        <w:t>&lt;</w:t>
      </w:r>
      <w:r w:rsidRPr="003149BC">
        <w:rPr>
          <w:rFonts w:eastAsia="SimSun" w:cs="Times New Roman"/>
          <w:sz w:val="24"/>
          <w:szCs w:val="24"/>
        </w:rPr>
        <w:t xml:space="preserve"> </w:t>
      </w:r>
      <w:r w:rsidR="005A641E">
        <w:rPr>
          <w:rFonts w:eastAsia="SimSun" w:cs="Times New Roman"/>
          <w:sz w:val="24"/>
          <w:szCs w:val="24"/>
        </w:rPr>
        <w:t>0</w:t>
      </w:r>
      <w:r w:rsidRPr="003149BC">
        <w:rPr>
          <w:rFonts w:eastAsia="SimSun" w:cs="Times New Roman"/>
          <w:sz w:val="24"/>
          <w:szCs w:val="24"/>
        </w:rPr>
        <w:t>.000</w:t>
      </w:r>
      <w:r w:rsidR="005A641E">
        <w:rPr>
          <w:rFonts w:eastAsia="SimSun" w:cs="Times New Roman"/>
          <w:sz w:val="24"/>
          <w:szCs w:val="24"/>
        </w:rPr>
        <w:t>1</w:t>
      </w:r>
      <w:r w:rsidRPr="003149BC">
        <w:rPr>
          <w:rFonts w:eastAsia="SimSun" w:cs="Times New Roman"/>
          <w:sz w:val="24"/>
          <w:szCs w:val="24"/>
        </w:rPr>
        <w:t xml:space="preserve">, </w:t>
      </w:r>
      <w:r w:rsidR="00B75B94" w:rsidRPr="00C3520D">
        <w:rPr>
          <w:rFonts w:cs="Times New Roman"/>
          <w:i/>
          <w:sz w:val="24"/>
          <w:szCs w:val="24"/>
        </w:rPr>
        <w:t>ω</w:t>
      </w:r>
      <w:r w:rsidR="00B75B94" w:rsidRPr="00D0217D">
        <w:rPr>
          <w:rFonts w:eastAsia="SimSun" w:cs="Times New Roman"/>
          <w:bCs/>
          <w:i/>
          <w:iCs/>
          <w:sz w:val="24"/>
          <w:szCs w:val="24"/>
        </w:rPr>
        <w:t>²</w:t>
      </w:r>
      <w:r w:rsidR="00B75B94" w:rsidRPr="00D0217D">
        <w:rPr>
          <w:rFonts w:eastAsia="SimSun" w:cs="Times New Roman"/>
          <w:sz w:val="24"/>
          <w:szCs w:val="24"/>
          <w:vertAlign w:val="superscript"/>
        </w:rPr>
        <w:t xml:space="preserve"> </w:t>
      </w:r>
      <w:r w:rsidR="00B75B94">
        <w:rPr>
          <w:rFonts w:eastAsia="SimSun" w:cs="Times New Roman"/>
          <w:sz w:val="24"/>
          <w:szCs w:val="24"/>
          <w:vertAlign w:val="superscript"/>
        </w:rPr>
        <w:t xml:space="preserve"> </w:t>
      </w:r>
      <w:r w:rsidRPr="003149BC">
        <w:rPr>
          <w:rFonts w:eastAsia="SimSun" w:cs="Times New Roman"/>
          <w:sz w:val="24"/>
          <w:szCs w:val="24"/>
        </w:rPr>
        <w:t>=</w:t>
      </w:r>
      <w:r w:rsidR="00B75B94">
        <w:rPr>
          <w:rFonts w:eastAsia="SimSun" w:cs="Times New Roman"/>
          <w:sz w:val="24"/>
          <w:szCs w:val="24"/>
        </w:rPr>
        <w:t xml:space="preserve"> 0.</w:t>
      </w:r>
      <w:r w:rsidR="003923EC">
        <w:rPr>
          <w:rFonts w:eastAsia="SimSun" w:cs="Times New Roman"/>
          <w:sz w:val="24"/>
          <w:szCs w:val="24"/>
        </w:rPr>
        <w:t>667</w:t>
      </w:r>
      <w:r w:rsidR="007A7005">
        <w:rPr>
          <w:rFonts w:eastAsia="SimSun" w:cs="Times New Roman"/>
          <w:color w:val="0000FF"/>
          <w:sz w:val="24"/>
          <w:szCs w:val="24"/>
        </w:rPr>
        <w:t xml:space="preserve"> , </w:t>
      </w:r>
      <w:r w:rsidR="007A7005">
        <w:rPr>
          <w:rFonts w:eastAsia="SimSun" w:cs="Times New Roman"/>
          <w:sz w:val="24"/>
          <w:szCs w:val="24"/>
        </w:rPr>
        <w:t>BF</w:t>
      </w:r>
      <w:r w:rsidR="007A7005" w:rsidRPr="00233718">
        <w:rPr>
          <w:rFonts w:eastAsia="SimSun" w:cs="Times New Roman"/>
          <w:sz w:val="24"/>
          <w:szCs w:val="24"/>
          <w:vertAlign w:val="subscript"/>
        </w:rPr>
        <w:t>10</w:t>
      </w:r>
      <w:r w:rsidR="007A7005">
        <w:rPr>
          <w:rFonts w:eastAsia="SimSun" w:cs="Times New Roman"/>
          <w:sz w:val="24"/>
          <w:szCs w:val="24"/>
          <w:vertAlign w:val="subscript"/>
        </w:rPr>
        <w:t xml:space="preserve"> </w:t>
      </w:r>
      <w:r w:rsidR="007A7005" w:rsidRPr="003A22C4">
        <w:rPr>
          <w:rFonts w:eastAsia="SimSun" w:cs="Times New Roman"/>
          <w:sz w:val="24"/>
          <w:szCs w:val="24"/>
        </w:rPr>
        <w:t>=</w:t>
      </w:r>
      <w:r w:rsidR="007A7005">
        <w:rPr>
          <w:rFonts w:eastAsia="SimSun" w:cs="Times New Roman"/>
          <w:color w:val="0000FF"/>
          <w:sz w:val="24"/>
          <w:szCs w:val="24"/>
        </w:rPr>
        <w:t xml:space="preserve"> 3.5</w:t>
      </w:r>
      <w:r w:rsidR="003923EC">
        <w:rPr>
          <w:rFonts w:eastAsia="SimSun" w:cs="Times New Roman"/>
          <w:color w:val="0000FF"/>
          <w:sz w:val="24"/>
          <w:szCs w:val="24"/>
        </w:rPr>
        <w:t>3</w:t>
      </w:r>
      <w:r w:rsidR="007A7005">
        <w:rPr>
          <w:rFonts w:eastAsia="SimSun" w:cs="Times New Roman"/>
          <w:color w:val="0000FF"/>
          <w:sz w:val="24"/>
          <w:szCs w:val="24"/>
        </w:rPr>
        <w:t>e+42</w:t>
      </w:r>
      <w:r w:rsidR="002170D1">
        <w:rPr>
          <w:rFonts w:eastAsia="SimSun" w:cs="Times New Roman"/>
          <w:sz w:val="24"/>
          <w:szCs w:val="24"/>
        </w:rPr>
        <w:t xml:space="preserve">. </w:t>
      </w:r>
      <w:r>
        <w:rPr>
          <w:rFonts w:eastAsia="SimSun" w:cs="Times New Roman"/>
          <w:sz w:val="24"/>
          <w:szCs w:val="24"/>
        </w:rPr>
        <w:t xml:space="preserve">The main effect of moral </w:t>
      </w:r>
      <w:r w:rsidR="00E65DEB">
        <w:rPr>
          <w:rFonts w:eastAsia="SimSun" w:cs="Times New Roman"/>
          <w:sz w:val="24"/>
          <w:szCs w:val="24"/>
        </w:rPr>
        <w:t xml:space="preserve">valence </w:t>
      </w:r>
      <w:r>
        <w:rPr>
          <w:rFonts w:eastAsia="SimSun" w:cs="Times New Roman"/>
          <w:sz w:val="24"/>
          <w:szCs w:val="24"/>
        </w:rPr>
        <w:t xml:space="preserve">was </w:t>
      </w:r>
      <w:r w:rsidR="007A7005">
        <w:rPr>
          <w:rFonts w:eastAsia="SimSun" w:cs="Times New Roman"/>
          <w:sz w:val="24"/>
          <w:szCs w:val="24"/>
        </w:rPr>
        <w:t xml:space="preserve">not </w:t>
      </w:r>
      <w:r w:rsidR="005E43FD">
        <w:rPr>
          <w:rFonts w:eastAsia="SimSun" w:cs="Times New Roman"/>
          <w:sz w:val="24"/>
          <w:szCs w:val="24"/>
        </w:rPr>
        <w:t>significant</w:t>
      </w:r>
      <w:r w:rsidR="00C626C8">
        <w:rPr>
          <w:rFonts w:eastAsia="SimSun" w:cs="Times New Roman"/>
          <w:sz w:val="24"/>
          <w:szCs w:val="24"/>
        </w:rPr>
        <w:t xml:space="preserve">, </w:t>
      </w:r>
      <w:proofErr w:type="gramStart"/>
      <w:r w:rsidR="001B2932" w:rsidRPr="00F849C1">
        <w:rPr>
          <w:rFonts w:eastAsia="SimSun" w:cs="Times New Roman"/>
          <w:i/>
          <w:sz w:val="24"/>
          <w:szCs w:val="24"/>
        </w:rPr>
        <w:t>F</w:t>
      </w:r>
      <w:r w:rsidR="001B2932">
        <w:rPr>
          <w:rFonts w:eastAsia="SimSun" w:cs="Times New Roman"/>
          <w:sz w:val="24"/>
          <w:szCs w:val="24"/>
        </w:rPr>
        <w:t>(</w:t>
      </w:r>
      <w:proofErr w:type="gramEnd"/>
      <w:r w:rsidR="001B2932">
        <w:rPr>
          <w:rFonts w:eastAsia="SimSun" w:cs="Times New Roman"/>
          <w:sz w:val="24"/>
          <w:szCs w:val="24"/>
        </w:rPr>
        <w:t xml:space="preserve">2, </w:t>
      </w:r>
      <w:r w:rsidR="005E43FD">
        <w:rPr>
          <w:rFonts w:eastAsia="SimSun" w:cs="Times New Roman"/>
          <w:sz w:val="24"/>
          <w:szCs w:val="24"/>
        </w:rPr>
        <w:t>116</w:t>
      </w:r>
      <w:r w:rsidR="001B2932">
        <w:rPr>
          <w:rFonts w:eastAsia="SimSun" w:cs="Times New Roman"/>
          <w:sz w:val="24"/>
          <w:szCs w:val="24"/>
        </w:rPr>
        <w:t>) = 0.</w:t>
      </w:r>
      <w:r w:rsidR="007A7005">
        <w:rPr>
          <w:rFonts w:eastAsia="SimSun" w:cs="Times New Roman"/>
          <w:sz w:val="24"/>
          <w:szCs w:val="24"/>
        </w:rPr>
        <w:t>5345</w:t>
      </w:r>
      <w:r w:rsidR="001B2932">
        <w:rPr>
          <w:rFonts w:eastAsia="SimSun" w:cs="Times New Roman"/>
          <w:sz w:val="24"/>
          <w:szCs w:val="24"/>
        </w:rPr>
        <w:t xml:space="preserve">, </w:t>
      </w:r>
      <w:r w:rsidR="001B2932" w:rsidRPr="00F849C1">
        <w:rPr>
          <w:rFonts w:eastAsia="SimSun" w:cs="Times New Roman"/>
          <w:i/>
          <w:sz w:val="24"/>
          <w:szCs w:val="24"/>
        </w:rPr>
        <w:t>p</w:t>
      </w:r>
      <w:r w:rsidR="001B2932">
        <w:rPr>
          <w:rFonts w:eastAsia="SimSun" w:cs="Times New Roman"/>
          <w:sz w:val="24"/>
          <w:szCs w:val="24"/>
        </w:rPr>
        <w:t xml:space="preserve"> = 0.</w:t>
      </w:r>
      <w:r w:rsidR="005E43FD">
        <w:rPr>
          <w:rFonts w:eastAsia="SimSun" w:cs="Times New Roman"/>
          <w:sz w:val="24"/>
          <w:szCs w:val="24"/>
        </w:rPr>
        <w:t>58</w:t>
      </w:r>
      <w:r w:rsidR="007A7005">
        <w:rPr>
          <w:rFonts w:eastAsia="SimSun" w:cs="Times New Roman"/>
          <w:sz w:val="24"/>
          <w:szCs w:val="24"/>
        </w:rPr>
        <w:t>7</w:t>
      </w:r>
      <w:r w:rsidR="001B2932">
        <w:rPr>
          <w:rFonts w:eastAsia="SimSun" w:cs="Times New Roman"/>
          <w:sz w:val="24"/>
          <w:szCs w:val="24"/>
        </w:rPr>
        <w:t xml:space="preserve">, </w:t>
      </w:r>
      <w:r w:rsidR="007A7005" w:rsidRPr="00C3520D">
        <w:rPr>
          <w:rFonts w:cs="Times New Roman"/>
          <w:i/>
          <w:sz w:val="24"/>
          <w:szCs w:val="24"/>
        </w:rPr>
        <w:t>ω</w:t>
      </w:r>
      <w:r w:rsidR="007A7005" w:rsidRPr="00D0217D">
        <w:rPr>
          <w:rFonts w:eastAsia="SimSun" w:cs="Times New Roman"/>
          <w:bCs/>
          <w:i/>
          <w:iCs/>
          <w:sz w:val="24"/>
          <w:szCs w:val="24"/>
        </w:rPr>
        <w:t>²</w:t>
      </w:r>
      <w:r w:rsidR="007A7005" w:rsidRPr="00D0217D">
        <w:rPr>
          <w:rFonts w:eastAsia="SimSun" w:cs="Times New Roman"/>
          <w:sz w:val="24"/>
          <w:szCs w:val="24"/>
          <w:vertAlign w:val="superscript"/>
        </w:rPr>
        <w:t xml:space="preserve"> </w:t>
      </w:r>
      <w:r w:rsidR="007A7005">
        <w:rPr>
          <w:rFonts w:eastAsia="SimSun" w:cs="Times New Roman"/>
          <w:bCs/>
          <w:i/>
          <w:iCs/>
          <w:sz w:val="24"/>
          <w:szCs w:val="24"/>
        </w:rPr>
        <w:t xml:space="preserve"> </w:t>
      </w:r>
      <w:r w:rsidR="007A7005" w:rsidRPr="003A22C4">
        <w:rPr>
          <w:rFonts w:eastAsia="SimSun" w:cs="Times New Roman"/>
          <w:bCs/>
          <w:iCs/>
          <w:sz w:val="24"/>
          <w:szCs w:val="24"/>
        </w:rPr>
        <w:t>&lt; 0.00</w:t>
      </w:r>
      <w:r w:rsidR="007A7005">
        <w:rPr>
          <w:rFonts w:eastAsia="SimSun" w:cs="Times New Roman"/>
          <w:bCs/>
          <w:iCs/>
          <w:sz w:val="24"/>
          <w:szCs w:val="24"/>
        </w:rPr>
        <w:t>0</w:t>
      </w:r>
      <w:r w:rsidR="007A7005" w:rsidRPr="003A22C4">
        <w:rPr>
          <w:rFonts w:eastAsia="SimSun" w:cs="Times New Roman"/>
          <w:bCs/>
          <w:iCs/>
          <w:sz w:val="24"/>
          <w:szCs w:val="24"/>
        </w:rPr>
        <w:t>1</w:t>
      </w:r>
      <w:r w:rsidR="00D93AE1" w:rsidRPr="00CF47F6">
        <w:rPr>
          <w:rFonts w:eastAsia="SimSun" w:cs="Times New Roman"/>
          <w:color w:val="0000FF"/>
          <w:sz w:val="24"/>
          <w:szCs w:val="24"/>
        </w:rPr>
        <w:t>,</w:t>
      </w:r>
      <w:r w:rsidR="007A7005" w:rsidRPr="007A7005">
        <w:rPr>
          <w:rFonts w:eastAsia="SimSun" w:cs="Times New Roman"/>
          <w:sz w:val="24"/>
          <w:szCs w:val="24"/>
        </w:rPr>
        <w:t xml:space="preserve"> </w:t>
      </w:r>
      <w:r w:rsidR="007A7005">
        <w:rPr>
          <w:rFonts w:eastAsia="SimSun" w:cs="Times New Roman"/>
          <w:sz w:val="24"/>
          <w:szCs w:val="24"/>
        </w:rPr>
        <w:t>BF</w:t>
      </w:r>
      <w:r w:rsidR="007A7005" w:rsidRPr="00233718">
        <w:rPr>
          <w:rFonts w:eastAsia="SimSun" w:cs="Times New Roman"/>
          <w:sz w:val="24"/>
          <w:szCs w:val="24"/>
          <w:vertAlign w:val="subscript"/>
        </w:rPr>
        <w:t>10</w:t>
      </w:r>
      <w:r w:rsidR="007A7005">
        <w:rPr>
          <w:rFonts w:eastAsia="SimSun" w:cs="Times New Roman"/>
          <w:sz w:val="24"/>
          <w:szCs w:val="24"/>
          <w:vertAlign w:val="subscript"/>
        </w:rPr>
        <w:t xml:space="preserve"> </w:t>
      </w:r>
      <w:r w:rsidR="007A7005" w:rsidRPr="00233718">
        <w:rPr>
          <w:rFonts w:eastAsia="SimSun" w:cs="Times New Roman"/>
          <w:sz w:val="24"/>
          <w:szCs w:val="24"/>
        </w:rPr>
        <w:t>=</w:t>
      </w:r>
      <w:r w:rsidR="007A7005">
        <w:rPr>
          <w:rFonts w:eastAsia="SimSun" w:cs="Times New Roman"/>
          <w:sz w:val="24"/>
          <w:szCs w:val="24"/>
        </w:rPr>
        <w:t xml:space="preserve"> 0.035</w:t>
      </w:r>
      <w:r w:rsidR="00FC56D7">
        <w:rPr>
          <w:rFonts w:eastAsia="SimSun" w:cs="Times New Roman"/>
          <w:sz w:val="24"/>
          <w:szCs w:val="24"/>
        </w:rPr>
        <w:t>. However, there is not enough evidence concerning the</w:t>
      </w:r>
      <w:r w:rsidR="005E43FD">
        <w:rPr>
          <w:rFonts w:eastAsia="SimSun" w:cs="Times New Roman"/>
          <w:sz w:val="24"/>
          <w:szCs w:val="24"/>
        </w:rPr>
        <w:t xml:space="preserve"> </w:t>
      </w:r>
      <w:r w:rsidRPr="003149BC">
        <w:rPr>
          <w:rFonts w:eastAsia="SimSun" w:cs="Times New Roman"/>
          <w:sz w:val="24"/>
          <w:szCs w:val="24"/>
        </w:rPr>
        <w:t>interaction between</w:t>
      </w:r>
      <w:r>
        <w:rPr>
          <w:rFonts w:eastAsia="SimSun" w:cs="Times New Roman"/>
          <w:sz w:val="24"/>
          <w:szCs w:val="24"/>
        </w:rPr>
        <w:t xml:space="preserve"> the</w:t>
      </w:r>
      <w:r w:rsidRPr="003149BC">
        <w:rPr>
          <w:rFonts w:eastAsia="SimSun" w:cs="Times New Roman"/>
          <w:sz w:val="24"/>
          <w:szCs w:val="24"/>
        </w:rPr>
        <w:t xml:space="preserve"> </w:t>
      </w:r>
      <w:r>
        <w:rPr>
          <w:rFonts w:eastAsia="SimSun" w:cs="Times New Roman"/>
          <w:sz w:val="24"/>
          <w:szCs w:val="24"/>
        </w:rPr>
        <w:t>moral</w:t>
      </w:r>
      <w:r w:rsidRPr="003149BC">
        <w:rPr>
          <w:rFonts w:eastAsia="SimSun" w:cs="Times New Roman"/>
          <w:sz w:val="24"/>
          <w:szCs w:val="24"/>
        </w:rPr>
        <w:t xml:space="preserve"> category and </w:t>
      </w:r>
      <w:r w:rsidR="00FC56D7">
        <w:rPr>
          <w:rFonts w:eastAsia="SimSun" w:cs="Times New Roman"/>
          <w:sz w:val="24"/>
          <w:szCs w:val="24"/>
        </w:rPr>
        <w:t>self-</w:t>
      </w:r>
      <w:r w:rsidR="00ED7A28">
        <w:rPr>
          <w:rFonts w:eastAsia="SimSun" w:cs="Times New Roman"/>
          <w:sz w:val="24"/>
          <w:szCs w:val="24"/>
        </w:rPr>
        <w:t>relevance</w:t>
      </w:r>
      <w:r w:rsidR="00FC56D7">
        <w:rPr>
          <w:rFonts w:eastAsia="SimSun" w:cs="Times New Roman"/>
          <w:sz w:val="24"/>
          <w:szCs w:val="24"/>
        </w:rPr>
        <w:t xml:space="preserve">, </w:t>
      </w:r>
      <w:proofErr w:type="gramStart"/>
      <w:r w:rsidR="001B2932" w:rsidRPr="00F849C1">
        <w:rPr>
          <w:rFonts w:eastAsia="SimSun" w:cs="Times New Roman"/>
          <w:i/>
          <w:sz w:val="24"/>
          <w:szCs w:val="24"/>
        </w:rPr>
        <w:t>F</w:t>
      </w:r>
      <w:r w:rsidR="001B2932">
        <w:rPr>
          <w:rFonts w:eastAsia="SimSun" w:cs="Times New Roman"/>
          <w:sz w:val="24"/>
          <w:szCs w:val="24"/>
        </w:rPr>
        <w:t>(</w:t>
      </w:r>
      <w:proofErr w:type="gramEnd"/>
      <w:r w:rsidR="007A7005">
        <w:rPr>
          <w:rFonts w:eastAsia="SimSun" w:cs="Times New Roman"/>
          <w:sz w:val="24"/>
          <w:szCs w:val="24"/>
        </w:rPr>
        <w:t>1.52</w:t>
      </w:r>
      <w:r w:rsidR="001B2932">
        <w:rPr>
          <w:rFonts w:eastAsia="SimSun" w:cs="Times New Roman"/>
          <w:sz w:val="24"/>
          <w:szCs w:val="24"/>
        </w:rPr>
        <w:t xml:space="preserve">, </w:t>
      </w:r>
      <w:r w:rsidR="007A7005">
        <w:rPr>
          <w:rFonts w:eastAsia="SimSun" w:cs="Times New Roman"/>
          <w:sz w:val="24"/>
          <w:szCs w:val="24"/>
        </w:rPr>
        <w:t>88.24</w:t>
      </w:r>
      <w:r w:rsidR="001B2932">
        <w:rPr>
          <w:rFonts w:eastAsia="SimSun" w:cs="Times New Roman"/>
          <w:sz w:val="24"/>
          <w:szCs w:val="24"/>
        </w:rPr>
        <w:t>) =</w:t>
      </w:r>
      <w:r w:rsidR="003923EC">
        <w:rPr>
          <w:rFonts w:eastAsia="SimSun" w:cs="Times New Roman"/>
          <w:sz w:val="24"/>
          <w:szCs w:val="24"/>
        </w:rPr>
        <w:t xml:space="preserve"> 4.1235</w:t>
      </w:r>
      <w:r w:rsidR="001B2932">
        <w:rPr>
          <w:rFonts w:eastAsia="SimSun" w:cs="Times New Roman"/>
          <w:sz w:val="24"/>
          <w:szCs w:val="24"/>
        </w:rPr>
        <w:t xml:space="preserve">, </w:t>
      </w:r>
      <w:r w:rsidR="001B2932" w:rsidRPr="00F849C1">
        <w:rPr>
          <w:rFonts w:eastAsia="SimSun" w:cs="Times New Roman"/>
          <w:i/>
          <w:sz w:val="24"/>
          <w:szCs w:val="24"/>
        </w:rPr>
        <w:t>p</w:t>
      </w:r>
      <w:r w:rsidR="001B2932">
        <w:rPr>
          <w:rFonts w:eastAsia="SimSun" w:cs="Times New Roman"/>
          <w:sz w:val="24"/>
          <w:szCs w:val="24"/>
        </w:rPr>
        <w:t xml:space="preserve"> </w:t>
      </w:r>
      <w:r w:rsidR="003923EC">
        <w:rPr>
          <w:rFonts w:eastAsia="SimSun" w:cs="Times New Roman"/>
          <w:sz w:val="24"/>
          <w:szCs w:val="24"/>
        </w:rPr>
        <w:t>= 0.0186</w:t>
      </w:r>
      <w:r w:rsidR="007A7005">
        <w:rPr>
          <w:rFonts w:eastAsia="SimSun" w:cs="Times New Roman"/>
          <w:sz w:val="24"/>
          <w:szCs w:val="24"/>
        </w:rPr>
        <w:t xml:space="preserve">, </w:t>
      </w:r>
      <w:r w:rsidR="007A7005" w:rsidRPr="00C3520D">
        <w:rPr>
          <w:rFonts w:cs="Times New Roman"/>
          <w:i/>
          <w:sz w:val="24"/>
          <w:szCs w:val="24"/>
        </w:rPr>
        <w:t>ω</w:t>
      </w:r>
      <w:r w:rsidR="007A7005" w:rsidRPr="00D0217D">
        <w:rPr>
          <w:rFonts w:eastAsia="SimSun" w:cs="Times New Roman"/>
          <w:bCs/>
          <w:i/>
          <w:iCs/>
          <w:sz w:val="24"/>
          <w:szCs w:val="24"/>
        </w:rPr>
        <w:t>²</w:t>
      </w:r>
      <w:r w:rsidR="007A7005">
        <w:rPr>
          <w:rFonts w:eastAsia="SimSun" w:cs="Times New Roman"/>
          <w:bCs/>
          <w:i/>
          <w:iCs/>
          <w:sz w:val="24"/>
          <w:szCs w:val="24"/>
        </w:rPr>
        <w:t xml:space="preserve"> </w:t>
      </w:r>
      <w:r w:rsidR="00E55277" w:rsidRPr="003149BC">
        <w:rPr>
          <w:rFonts w:eastAsia="SimSun" w:cs="Times New Roman"/>
          <w:sz w:val="24"/>
          <w:szCs w:val="24"/>
        </w:rPr>
        <w:t>=</w:t>
      </w:r>
      <w:r w:rsidR="007A7005">
        <w:rPr>
          <w:rFonts w:eastAsia="SimSun" w:cs="Times New Roman"/>
          <w:sz w:val="24"/>
          <w:szCs w:val="24"/>
        </w:rPr>
        <w:t xml:space="preserve"> 0.</w:t>
      </w:r>
      <w:r w:rsidR="003923EC">
        <w:rPr>
          <w:rFonts w:eastAsia="SimSun" w:cs="Times New Roman"/>
          <w:sz w:val="24"/>
          <w:szCs w:val="24"/>
        </w:rPr>
        <w:t>0499</w:t>
      </w:r>
      <w:r w:rsidR="00E55277">
        <w:rPr>
          <w:rFonts w:eastAsia="SimSun" w:cs="Times New Roman"/>
          <w:sz w:val="24"/>
          <w:szCs w:val="24"/>
        </w:rPr>
        <w:t>,</w:t>
      </w:r>
      <w:r w:rsidR="00DE2C82">
        <w:rPr>
          <w:rFonts w:eastAsia="SimSun" w:cs="Times New Roman"/>
          <w:sz w:val="24"/>
          <w:szCs w:val="24"/>
        </w:rPr>
        <w:t xml:space="preserve"> </w:t>
      </w:r>
      <w:r w:rsidR="007A7005">
        <w:rPr>
          <w:rFonts w:eastAsia="SimSun" w:cs="Times New Roman"/>
          <w:sz w:val="24"/>
          <w:szCs w:val="24"/>
        </w:rPr>
        <w:t>BF</w:t>
      </w:r>
      <w:r w:rsidR="007A7005" w:rsidRPr="00233718">
        <w:rPr>
          <w:rFonts w:eastAsia="SimSun" w:cs="Times New Roman"/>
          <w:sz w:val="24"/>
          <w:szCs w:val="24"/>
          <w:vertAlign w:val="subscript"/>
        </w:rPr>
        <w:t>10</w:t>
      </w:r>
      <w:r w:rsidR="007A7005">
        <w:rPr>
          <w:rFonts w:eastAsia="SimSun" w:cs="Times New Roman"/>
          <w:sz w:val="24"/>
          <w:szCs w:val="24"/>
          <w:vertAlign w:val="subscript"/>
        </w:rPr>
        <w:t xml:space="preserve"> </w:t>
      </w:r>
      <w:r w:rsidR="007A7005" w:rsidRPr="00233718">
        <w:rPr>
          <w:rFonts w:eastAsia="SimSun" w:cs="Times New Roman"/>
          <w:sz w:val="24"/>
          <w:szCs w:val="24"/>
        </w:rPr>
        <w:t>=</w:t>
      </w:r>
      <w:r w:rsidR="007A7005">
        <w:rPr>
          <w:rFonts w:eastAsia="SimSun" w:cs="Times New Roman"/>
          <w:sz w:val="24"/>
          <w:szCs w:val="24"/>
        </w:rPr>
        <w:t xml:space="preserve"> 0.</w:t>
      </w:r>
      <w:r w:rsidR="00D16113">
        <w:rPr>
          <w:rFonts w:eastAsia="SimSun" w:cs="Times New Roman"/>
          <w:sz w:val="24"/>
          <w:szCs w:val="24"/>
        </w:rPr>
        <w:t>7033</w:t>
      </w:r>
      <w:r w:rsidRPr="003149BC">
        <w:rPr>
          <w:rFonts w:eastAsia="SimSun" w:cs="Times New Roman"/>
          <w:i/>
          <w:sz w:val="24"/>
          <w:szCs w:val="24"/>
        </w:rPr>
        <w:t>.</w:t>
      </w:r>
      <w:r w:rsidRPr="003149BC">
        <w:rPr>
          <w:rFonts w:eastAsia="SimSun" w:cs="Times New Roman"/>
          <w:sz w:val="24"/>
          <w:szCs w:val="24"/>
        </w:rPr>
        <w:t xml:space="preserve"> </w:t>
      </w:r>
    </w:p>
    <w:p w14:paraId="1FFC0950" w14:textId="050FE28B" w:rsidR="00C11E35" w:rsidRDefault="00E65DEB" w:rsidP="00E026D2">
      <w:pPr>
        <w:spacing w:line="480" w:lineRule="auto"/>
        <w:ind w:firstLine="720"/>
        <w:jc w:val="left"/>
        <w:rPr>
          <w:rFonts w:eastAsia="SimSun" w:cs="Times New Roman"/>
          <w:sz w:val="24"/>
          <w:szCs w:val="24"/>
        </w:rPr>
      </w:pPr>
      <w:r>
        <w:rPr>
          <w:rFonts w:eastAsia="SimSun" w:cs="Times New Roman"/>
          <w:sz w:val="24"/>
          <w:szCs w:val="24"/>
        </w:rPr>
        <w:t>We conducted the post-hoc analysis as in previous experiment</w:t>
      </w:r>
      <w:r w:rsidR="00843309">
        <w:rPr>
          <w:rFonts w:eastAsia="SimSun" w:cs="Times New Roman"/>
          <w:sz w:val="24"/>
          <w:szCs w:val="24"/>
        </w:rPr>
        <w:t xml:space="preserve">. The results showed </w:t>
      </w:r>
      <w:r w:rsidR="00843309" w:rsidRPr="007761AA">
        <w:rPr>
          <w:rFonts w:eastAsia="SimSun" w:cs="Times New Roman"/>
          <w:b/>
          <w:sz w:val="24"/>
          <w:szCs w:val="24"/>
        </w:rPr>
        <w:t xml:space="preserve">that </w:t>
      </w:r>
      <w:r w:rsidR="00691C53" w:rsidRPr="007761AA">
        <w:rPr>
          <w:rFonts w:eastAsia="SimSun" w:cs="Times New Roman"/>
          <w:b/>
          <w:sz w:val="24"/>
          <w:szCs w:val="24"/>
        </w:rPr>
        <w:t xml:space="preserve">the good-self condition </w:t>
      </w:r>
      <w:r w:rsidR="00843309" w:rsidRPr="007761AA">
        <w:rPr>
          <w:rFonts w:eastAsia="SimSun" w:cs="Times New Roman"/>
          <w:b/>
          <w:sz w:val="24"/>
          <w:szCs w:val="24"/>
        </w:rPr>
        <w:t xml:space="preserve">(2.55 ± 0.856) had higher </w:t>
      </w:r>
      <w:r w:rsidR="00843309" w:rsidRPr="007761AA">
        <w:rPr>
          <w:rFonts w:eastAsia="SimSun" w:cs="Times New Roman"/>
          <w:b/>
          <w:i/>
          <w:sz w:val="24"/>
          <w:szCs w:val="24"/>
        </w:rPr>
        <w:t>d</w:t>
      </w:r>
      <w:r w:rsidR="00843309" w:rsidRPr="007761AA">
        <w:rPr>
          <w:rFonts w:eastAsia="SimSun" w:cs="Times New Roman"/>
          <w:b/>
          <w:sz w:val="24"/>
          <w:szCs w:val="24"/>
        </w:rPr>
        <w:t xml:space="preserve"> prime as compared to </w:t>
      </w:r>
      <w:r w:rsidR="00691C53" w:rsidRPr="007761AA">
        <w:rPr>
          <w:rFonts w:eastAsia="SimSun" w:cs="Times New Roman"/>
          <w:b/>
          <w:sz w:val="24"/>
          <w:szCs w:val="24"/>
        </w:rPr>
        <w:t>bad-self condition</w:t>
      </w:r>
      <w:r w:rsidR="00843309" w:rsidRPr="007761AA">
        <w:rPr>
          <w:rFonts w:eastAsia="SimSun" w:cs="Times New Roman"/>
          <w:b/>
          <w:sz w:val="24"/>
          <w:szCs w:val="24"/>
        </w:rPr>
        <w:t xml:space="preserve"> (2.377 </w:t>
      </w:r>
      <w:r w:rsidR="00843309" w:rsidRPr="007761AA">
        <w:rPr>
          <w:rFonts w:eastAsia="SimSun" w:cs="Times New Roman"/>
          <w:b/>
          <w:sz w:val="24"/>
          <w:szCs w:val="24"/>
          <w:lang w:val="en-GB"/>
        </w:rPr>
        <w:t>± 0.803)</w:t>
      </w:r>
      <w:r w:rsidR="00843309" w:rsidRPr="007761AA">
        <w:rPr>
          <w:rFonts w:eastAsia="SimSun" w:cs="Times New Roman"/>
          <w:b/>
          <w:sz w:val="24"/>
          <w:szCs w:val="24"/>
        </w:rPr>
        <w:t xml:space="preserve">: </w:t>
      </w:r>
      <w:r w:rsidR="00C11E35" w:rsidRPr="007761AA">
        <w:rPr>
          <w:rFonts w:eastAsia="SimSun" w:cs="Times New Roman"/>
          <w:b/>
          <w:sz w:val="24"/>
          <w:szCs w:val="24"/>
          <w:lang w:val="en-GB"/>
        </w:rPr>
        <w:t xml:space="preserve"> </w:t>
      </w:r>
      <w:proofErr w:type="gramStart"/>
      <w:r w:rsidR="00C11E35" w:rsidRPr="007761AA">
        <w:rPr>
          <w:rFonts w:eastAsia="SimSun" w:cs="Times New Roman"/>
          <w:b/>
          <w:i/>
          <w:sz w:val="24"/>
          <w:szCs w:val="24"/>
          <w:lang w:val="en-GB"/>
        </w:rPr>
        <w:t>t</w:t>
      </w:r>
      <w:r w:rsidR="00C11E35" w:rsidRPr="007761AA">
        <w:rPr>
          <w:rFonts w:eastAsia="SimSun" w:cs="Times New Roman"/>
          <w:b/>
          <w:sz w:val="24"/>
          <w:szCs w:val="24"/>
          <w:lang w:val="en-GB"/>
        </w:rPr>
        <w:t>(</w:t>
      </w:r>
      <w:proofErr w:type="gramEnd"/>
      <w:r w:rsidR="005E43FD" w:rsidRPr="007761AA">
        <w:rPr>
          <w:rFonts w:eastAsia="SimSun" w:cs="Times New Roman"/>
          <w:b/>
          <w:sz w:val="24"/>
          <w:szCs w:val="24"/>
          <w:lang w:val="en-GB"/>
        </w:rPr>
        <w:t>58</w:t>
      </w:r>
      <w:r w:rsidR="00C11E35" w:rsidRPr="007761AA">
        <w:rPr>
          <w:rFonts w:eastAsia="SimSun" w:cs="Times New Roman"/>
          <w:b/>
          <w:sz w:val="24"/>
          <w:szCs w:val="24"/>
          <w:lang w:val="en-GB"/>
        </w:rPr>
        <w:t xml:space="preserve">) = </w:t>
      </w:r>
      <w:r w:rsidR="005E43FD" w:rsidRPr="007761AA">
        <w:rPr>
          <w:rFonts w:eastAsia="SimSun" w:cs="Times New Roman"/>
          <w:b/>
          <w:sz w:val="24"/>
          <w:szCs w:val="24"/>
          <w:lang w:val="en-GB"/>
        </w:rPr>
        <w:t>2.</w:t>
      </w:r>
      <w:r w:rsidR="00F345E5" w:rsidRPr="007761AA">
        <w:rPr>
          <w:rFonts w:eastAsia="SimSun" w:cs="Times New Roman"/>
          <w:b/>
          <w:sz w:val="24"/>
          <w:szCs w:val="24"/>
          <w:lang w:val="en-GB"/>
        </w:rPr>
        <w:t>339</w:t>
      </w:r>
      <w:r w:rsidR="00C11E35" w:rsidRPr="007761AA">
        <w:rPr>
          <w:rFonts w:eastAsia="SimSun" w:cs="Times New Roman"/>
          <w:b/>
          <w:sz w:val="24"/>
          <w:szCs w:val="24"/>
          <w:lang w:val="en-GB"/>
        </w:rPr>
        <w:t xml:space="preserve">, </w:t>
      </w:r>
      <w:r w:rsidR="00C11E35" w:rsidRPr="007761AA">
        <w:rPr>
          <w:rFonts w:eastAsia="SimSun" w:cs="Times New Roman"/>
          <w:b/>
          <w:i/>
          <w:sz w:val="24"/>
          <w:szCs w:val="24"/>
          <w:lang w:val="en-GB"/>
        </w:rPr>
        <w:t>p</w:t>
      </w:r>
      <w:r w:rsidR="00C11E35" w:rsidRPr="007761AA">
        <w:rPr>
          <w:rFonts w:eastAsia="SimSun" w:cs="Times New Roman"/>
          <w:b/>
          <w:sz w:val="24"/>
          <w:szCs w:val="24"/>
          <w:lang w:val="en-GB"/>
        </w:rPr>
        <w:t xml:space="preserve"> = 0.</w:t>
      </w:r>
      <w:r w:rsidR="005E43FD" w:rsidRPr="007761AA">
        <w:rPr>
          <w:rFonts w:eastAsia="SimSun" w:cs="Times New Roman"/>
          <w:b/>
          <w:sz w:val="24"/>
          <w:szCs w:val="24"/>
          <w:lang w:val="en-GB"/>
        </w:rPr>
        <w:t>0</w:t>
      </w:r>
      <w:r w:rsidR="00F345E5" w:rsidRPr="007761AA">
        <w:rPr>
          <w:rFonts w:eastAsia="SimSun" w:cs="Times New Roman"/>
          <w:b/>
          <w:sz w:val="24"/>
          <w:szCs w:val="24"/>
          <w:lang w:val="en-GB"/>
        </w:rPr>
        <w:t>228</w:t>
      </w:r>
      <w:r w:rsidR="00C11E35" w:rsidRPr="007761AA">
        <w:rPr>
          <w:rFonts w:eastAsia="SimSun" w:cs="Times New Roman"/>
          <w:b/>
          <w:sz w:val="24"/>
          <w:szCs w:val="24"/>
          <w:lang w:val="en-GB"/>
        </w:rPr>
        <w:t>,</w:t>
      </w:r>
      <w:r w:rsidR="00C11E35" w:rsidRPr="007761AA">
        <w:rPr>
          <w:rFonts w:cs="Times New Roman"/>
          <w:b/>
          <w:color w:val="3333CC"/>
          <w:sz w:val="24"/>
          <w:szCs w:val="24"/>
          <w:lang w:val="en-GB"/>
        </w:rPr>
        <w:t xml:space="preserve"> Cohen’s </w:t>
      </w:r>
      <w:r w:rsidR="00C11E35" w:rsidRPr="007761AA">
        <w:rPr>
          <w:rFonts w:cs="Times New Roman"/>
          <w:b/>
          <w:i/>
          <w:color w:val="3333CC"/>
          <w:sz w:val="24"/>
          <w:szCs w:val="24"/>
          <w:lang w:val="en-GB"/>
        </w:rPr>
        <w:t>d</w:t>
      </w:r>
      <w:r w:rsidR="00C11E35" w:rsidRPr="007761AA">
        <w:rPr>
          <w:rFonts w:cs="Times New Roman"/>
          <w:b/>
          <w:i/>
          <w:color w:val="3333CC"/>
          <w:sz w:val="24"/>
          <w:szCs w:val="24"/>
          <w:vertAlign w:val="subscript"/>
          <w:lang w:val="en-GB"/>
        </w:rPr>
        <w:t xml:space="preserve"> </w:t>
      </w:r>
      <w:r w:rsidR="00C11E35" w:rsidRPr="007761AA">
        <w:rPr>
          <w:rFonts w:cs="Times New Roman"/>
          <w:b/>
          <w:color w:val="3333CC"/>
          <w:sz w:val="24"/>
          <w:szCs w:val="24"/>
          <w:lang w:val="en-GB"/>
        </w:rPr>
        <w:t xml:space="preserve"> = </w:t>
      </w:r>
      <w:r w:rsidR="005E43FD" w:rsidRPr="007761AA">
        <w:rPr>
          <w:rFonts w:cs="Times New Roman"/>
          <w:b/>
          <w:color w:val="3333CC"/>
          <w:sz w:val="24"/>
          <w:szCs w:val="24"/>
          <w:lang w:val="en-GB"/>
        </w:rPr>
        <w:t>0.</w:t>
      </w:r>
      <w:r w:rsidR="00F345E5" w:rsidRPr="007761AA">
        <w:rPr>
          <w:rFonts w:cs="Times New Roman"/>
          <w:b/>
          <w:color w:val="3333CC"/>
          <w:sz w:val="24"/>
          <w:szCs w:val="24"/>
          <w:lang w:val="en-GB"/>
        </w:rPr>
        <w:t>3045</w:t>
      </w:r>
      <w:r w:rsidR="00C11E35" w:rsidRPr="007761AA">
        <w:rPr>
          <w:rFonts w:eastAsia="SimSun" w:cs="Times New Roman"/>
          <w:b/>
          <w:sz w:val="24"/>
          <w:szCs w:val="24"/>
          <w:lang w:val="en-GB"/>
        </w:rPr>
        <w:t xml:space="preserve">, </w:t>
      </w:r>
      <w:r w:rsidR="00C11E35" w:rsidRPr="007761AA">
        <w:rPr>
          <w:rFonts w:eastAsia="SimSun" w:cs="Times New Roman"/>
          <w:b/>
          <w:color w:val="0000FF"/>
          <w:sz w:val="24"/>
          <w:szCs w:val="24"/>
          <w:lang w:val="en-GB"/>
        </w:rPr>
        <w:t>95% CI [</w:t>
      </w:r>
      <w:r w:rsidR="005E43FD" w:rsidRPr="007761AA">
        <w:rPr>
          <w:rFonts w:eastAsia="SimSun" w:cs="Times New Roman"/>
          <w:b/>
          <w:color w:val="0000FF"/>
          <w:sz w:val="24"/>
          <w:szCs w:val="24"/>
          <w:lang w:val="en-GB"/>
        </w:rPr>
        <w:t>0.0</w:t>
      </w:r>
      <w:r w:rsidR="00F345E5" w:rsidRPr="007761AA">
        <w:rPr>
          <w:rFonts w:eastAsia="SimSun" w:cs="Times New Roman"/>
          <w:b/>
          <w:color w:val="0000FF"/>
          <w:sz w:val="24"/>
          <w:szCs w:val="24"/>
          <w:lang w:val="en-GB"/>
        </w:rPr>
        <w:t>422</w:t>
      </w:r>
      <w:r w:rsidR="005E43FD" w:rsidRPr="007761AA">
        <w:rPr>
          <w:rFonts w:eastAsia="SimSun" w:cs="Times New Roman"/>
          <w:b/>
          <w:color w:val="0000FF"/>
          <w:sz w:val="24"/>
          <w:szCs w:val="24"/>
          <w:lang w:val="en-GB"/>
        </w:rPr>
        <w:t xml:space="preserve"> 0.5</w:t>
      </w:r>
      <w:r w:rsidR="00F345E5" w:rsidRPr="007761AA">
        <w:rPr>
          <w:rFonts w:eastAsia="SimSun" w:cs="Times New Roman"/>
          <w:b/>
          <w:color w:val="0000FF"/>
          <w:sz w:val="24"/>
          <w:szCs w:val="24"/>
          <w:lang w:val="en-GB"/>
        </w:rPr>
        <w:t>643</w:t>
      </w:r>
      <w:r w:rsidR="00C11E35" w:rsidRPr="007761AA">
        <w:rPr>
          <w:rFonts w:eastAsia="SimSun" w:cs="Times New Roman"/>
          <w:b/>
          <w:color w:val="0000FF"/>
          <w:sz w:val="24"/>
          <w:szCs w:val="24"/>
          <w:lang w:val="en-GB"/>
        </w:rPr>
        <w:t>]</w:t>
      </w:r>
      <w:r w:rsidR="00F345E5" w:rsidRPr="007761AA">
        <w:rPr>
          <w:rFonts w:eastAsia="SimSun" w:cs="Times New Roman"/>
          <w:b/>
          <w:color w:val="0000FF"/>
          <w:sz w:val="24"/>
          <w:szCs w:val="24"/>
          <w:lang w:val="en-GB"/>
        </w:rPr>
        <w:t xml:space="preserve">, </w:t>
      </w:r>
      <w:r w:rsidR="00F345E5" w:rsidRPr="007761AA">
        <w:rPr>
          <w:rFonts w:eastAsia="SimSun" w:cs="Times New Roman"/>
          <w:b/>
          <w:sz w:val="24"/>
          <w:szCs w:val="24"/>
          <w:lang w:val="en-GB"/>
        </w:rPr>
        <w:t>BF</w:t>
      </w:r>
      <w:r w:rsidR="00F345E5" w:rsidRPr="007761AA">
        <w:rPr>
          <w:rFonts w:eastAsia="SimSun" w:cs="Times New Roman"/>
          <w:b/>
          <w:sz w:val="24"/>
          <w:szCs w:val="24"/>
          <w:vertAlign w:val="subscript"/>
          <w:lang w:val="en-GB"/>
        </w:rPr>
        <w:t xml:space="preserve">10 </w:t>
      </w:r>
      <w:r w:rsidR="00F345E5" w:rsidRPr="007761AA">
        <w:rPr>
          <w:rFonts w:eastAsia="SimSun" w:cs="Times New Roman"/>
          <w:b/>
          <w:sz w:val="24"/>
          <w:szCs w:val="24"/>
          <w:lang w:val="en-GB"/>
        </w:rPr>
        <w:t>= 1.75</w:t>
      </w:r>
      <w:r w:rsidR="00843309" w:rsidRPr="007761AA">
        <w:rPr>
          <w:rFonts w:eastAsia="SimSun" w:cs="Times New Roman"/>
          <w:b/>
          <w:sz w:val="24"/>
          <w:szCs w:val="24"/>
          <w:lang w:val="en-GB"/>
        </w:rPr>
        <w:t>.</w:t>
      </w:r>
      <w:r w:rsidR="00843309" w:rsidRPr="00843309">
        <w:rPr>
          <w:rFonts w:eastAsia="SimSun" w:cs="Times New Roman"/>
          <w:sz w:val="24"/>
          <w:szCs w:val="24"/>
          <w:lang w:val="en-GB"/>
        </w:rPr>
        <w:t xml:space="preserve"> </w:t>
      </w:r>
      <w:r w:rsidR="00C11E35" w:rsidRPr="00843309">
        <w:rPr>
          <w:rFonts w:eastAsia="SimSun" w:cs="Times New Roman"/>
          <w:sz w:val="24"/>
          <w:szCs w:val="24"/>
          <w:lang w:val="en-GB"/>
        </w:rPr>
        <w:t xml:space="preserve"> </w:t>
      </w:r>
      <w:r w:rsidR="00843309">
        <w:rPr>
          <w:rFonts w:eastAsia="SimSun" w:cs="Times New Roman"/>
          <w:sz w:val="24"/>
          <w:szCs w:val="24"/>
        </w:rPr>
        <w:t xml:space="preserve">However, </w:t>
      </w:r>
      <w:r w:rsidR="00691C53">
        <w:rPr>
          <w:rFonts w:eastAsia="SimSun" w:cs="Times New Roman"/>
          <w:sz w:val="24"/>
          <w:szCs w:val="24"/>
        </w:rPr>
        <w:t>there was no evidnece that good self condition and neutral self condition (2.448</w:t>
      </w:r>
      <w:r w:rsidR="00691C53" w:rsidRPr="006404FD">
        <w:rPr>
          <w:rFonts w:eastAsia="SimSun" w:cs="Times New Roman"/>
          <w:sz w:val="24"/>
          <w:szCs w:val="24"/>
          <w:lang w:val="en-GB"/>
        </w:rPr>
        <w:t>± 0.7</w:t>
      </w:r>
      <w:r w:rsidR="00691C53">
        <w:rPr>
          <w:rFonts w:eastAsia="SimSun" w:cs="Times New Roman"/>
          <w:sz w:val="24"/>
          <w:szCs w:val="24"/>
          <w:lang w:val="en-GB"/>
        </w:rPr>
        <w:t>76</w:t>
      </w:r>
      <w:r w:rsidR="00691C53" w:rsidRPr="006404FD">
        <w:rPr>
          <w:rFonts w:eastAsia="SimSun" w:cs="Times New Roman"/>
          <w:sz w:val="24"/>
          <w:szCs w:val="24"/>
          <w:lang w:val="en-GB"/>
        </w:rPr>
        <w:t>)</w:t>
      </w:r>
      <w:r w:rsidR="00691C53">
        <w:rPr>
          <w:rFonts w:eastAsia="SimSun" w:cs="Times New Roman"/>
          <w:sz w:val="24"/>
          <w:szCs w:val="24"/>
          <w:lang w:val="en-GB"/>
        </w:rPr>
        <w:t xml:space="preserve"> </w:t>
      </w:r>
      <w:r w:rsidR="00691C53">
        <w:rPr>
          <w:rFonts w:eastAsia="SimSun" w:cs="Times New Roman"/>
          <w:sz w:val="24"/>
          <w:szCs w:val="24"/>
        </w:rPr>
        <w:t xml:space="preserve">had differences on </w:t>
      </w:r>
      <w:r w:rsidR="00691C53" w:rsidRPr="004E5F0F">
        <w:rPr>
          <w:rFonts w:eastAsia="SimSun" w:cs="Times New Roman"/>
          <w:i/>
          <w:sz w:val="24"/>
          <w:szCs w:val="24"/>
        </w:rPr>
        <w:t>d</w:t>
      </w:r>
      <w:r w:rsidR="00691C53">
        <w:rPr>
          <w:rFonts w:eastAsia="SimSun" w:cs="Times New Roman"/>
          <w:sz w:val="24"/>
          <w:szCs w:val="24"/>
        </w:rPr>
        <w:t xml:space="preserve"> prime</w:t>
      </w:r>
      <w:r w:rsidR="00843309">
        <w:rPr>
          <w:rFonts w:eastAsia="SimSun" w:cs="Times New Roman"/>
          <w:sz w:val="24"/>
          <w:szCs w:val="24"/>
        </w:rPr>
        <w:t xml:space="preserve">: </w:t>
      </w:r>
      <w:r w:rsidR="00C11E35" w:rsidRPr="006404FD">
        <w:rPr>
          <w:rFonts w:eastAsia="SimSun" w:cs="Times New Roman"/>
          <w:sz w:val="24"/>
          <w:szCs w:val="24"/>
          <w:lang w:val="en-GB"/>
        </w:rPr>
        <w:t xml:space="preserve"> </w:t>
      </w:r>
      <w:proofErr w:type="gramStart"/>
      <w:r w:rsidR="00C11E35" w:rsidRPr="006404FD">
        <w:rPr>
          <w:rFonts w:eastAsia="SimSun" w:cs="Times New Roman"/>
          <w:i/>
          <w:sz w:val="24"/>
          <w:szCs w:val="24"/>
          <w:lang w:val="en-GB"/>
        </w:rPr>
        <w:t>t</w:t>
      </w:r>
      <w:r w:rsidR="00C11E35" w:rsidRPr="006404FD">
        <w:rPr>
          <w:rFonts w:eastAsia="SimSun" w:cs="Times New Roman"/>
          <w:sz w:val="24"/>
          <w:szCs w:val="24"/>
          <w:lang w:val="en-GB"/>
        </w:rPr>
        <w:t>(</w:t>
      </w:r>
      <w:proofErr w:type="gramEnd"/>
      <w:r w:rsidR="006E1D44" w:rsidRPr="006404FD">
        <w:rPr>
          <w:rFonts w:eastAsia="SimSun" w:cs="Times New Roman"/>
          <w:sz w:val="24"/>
          <w:szCs w:val="24"/>
          <w:lang w:val="en-GB"/>
        </w:rPr>
        <w:t>5</w:t>
      </w:r>
      <w:r w:rsidR="00C11E35" w:rsidRPr="006404FD">
        <w:rPr>
          <w:rFonts w:eastAsia="SimSun" w:cs="Times New Roman"/>
          <w:sz w:val="24"/>
          <w:szCs w:val="24"/>
          <w:lang w:val="en-GB"/>
        </w:rPr>
        <w:t>8) =</w:t>
      </w:r>
      <w:r w:rsidR="006E1D44" w:rsidRPr="006404FD">
        <w:rPr>
          <w:rFonts w:eastAsia="SimSun" w:cs="Times New Roman"/>
          <w:sz w:val="24"/>
          <w:szCs w:val="24"/>
          <w:lang w:val="en-GB"/>
        </w:rPr>
        <w:t xml:space="preserve"> 1.</w:t>
      </w:r>
      <w:r w:rsidR="00F345E5">
        <w:rPr>
          <w:rFonts w:eastAsia="SimSun" w:cs="Times New Roman"/>
          <w:sz w:val="24"/>
          <w:szCs w:val="24"/>
          <w:lang w:val="en-GB"/>
        </w:rPr>
        <w:t>575</w:t>
      </w:r>
      <w:r w:rsidR="00C11E35" w:rsidRPr="006404FD">
        <w:rPr>
          <w:rFonts w:eastAsia="SimSun" w:cs="Times New Roman"/>
          <w:sz w:val="24"/>
          <w:szCs w:val="24"/>
          <w:lang w:val="en-GB"/>
        </w:rPr>
        <w:t xml:space="preserve">, </w:t>
      </w:r>
      <w:r w:rsidR="00C11E35" w:rsidRPr="006404FD">
        <w:rPr>
          <w:rFonts w:eastAsia="SimSun" w:cs="Times New Roman"/>
          <w:i/>
          <w:sz w:val="24"/>
          <w:szCs w:val="24"/>
          <w:lang w:val="en-GB"/>
        </w:rPr>
        <w:t xml:space="preserve">p </w:t>
      </w:r>
      <w:r w:rsidR="00C11E35" w:rsidRPr="006404FD">
        <w:rPr>
          <w:rFonts w:eastAsia="SimSun" w:cs="Times New Roman"/>
          <w:sz w:val="24"/>
          <w:szCs w:val="24"/>
          <w:lang w:val="en-GB"/>
        </w:rPr>
        <w:t>= 0.</w:t>
      </w:r>
      <w:r w:rsidR="00F345E5">
        <w:rPr>
          <w:rFonts w:eastAsia="SimSun" w:cs="Times New Roman"/>
          <w:sz w:val="24"/>
          <w:szCs w:val="24"/>
          <w:lang w:val="en-GB"/>
        </w:rPr>
        <w:t>121</w:t>
      </w:r>
      <w:r w:rsidR="00C11E35" w:rsidRPr="006404FD">
        <w:rPr>
          <w:rFonts w:eastAsia="SimSun" w:cs="Times New Roman"/>
          <w:sz w:val="24"/>
          <w:szCs w:val="24"/>
          <w:lang w:val="en-GB"/>
        </w:rPr>
        <w:t xml:space="preserve">, </w:t>
      </w:r>
      <w:r w:rsidR="00C11E35" w:rsidRPr="006404FD">
        <w:rPr>
          <w:rFonts w:cs="Times New Roman"/>
          <w:color w:val="3333CC"/>
          <w:sz w:val="24"/>
          <w:szCs w:val="24"/>
          <w:lang w:val="en-GB"/>
        </w:rPr>
        <w:t xml:space="preserve">Cohen’s </w:t>
      </w:r>
      <w:r w:rsidR="00C11E35" w:rsidRPr="006404FD">
        <w:rPr>
          <w:rFonts w:cs="Times New Roman"/>
          <w:i/>
          <w:color w:val="3333CC"/>
          <w:sz w:val="24"/>
          <w:szCs w:val="24"/>
          <w:lang w:val="en-GB"/>
        </w:rPr>
        <w:t>d</w:t>
      </w:r>
      <w:r w:rsidR="00C11E35" w:rsidRPr="006404FD">
        <w:rPr>
          <w:rFonts w:cs="Times New Roman"/>
          <w:i/>
          <w:color w:val="3333CC"/>
          <w:sz w:val="24"/>
          <w:szCs w:val="24"/>
          <w:vertAlign w:val="subscript"/>
          <w:lang w:val="en-GB"/>
        </w:rPr>
        <w:t xml:space="preserve"> </w:t>
      </w:r>
      <w:r w:rsidR="00C11E35" w:rsidRPr="006404FD">
        <w:rPr>
          <w:rFonts w:cs="Times New Roman"/>
          <w:color w:val="3333CC"/>
          <w:sz w:val="24"/>
          <w:szCs w:val="24"/>
          <w:lang w:val="en-GB"/>
        </w:rPr>
        <w:t xml:space="preserve"> =</w:t>
      </w:r>
      <w:r w:rsidR="00843309">
        <w:rPr>
          <w:rFonts w:cs="Times New Roman"/>
          <w:color w:val="3333CC"/>
          <w:sz w:val="24"/>
          <w:szCs w:val="24"/>
          <w:lang w:val="en-GB"/>
        </w:rPr>
        <w:t xml:space="preserve"> </w:t>
      </w:r>
      <w:r w:rsidR="00F345E5">
        <w:rPr>
          <w:rFonts w:cs="Times New Roman"/>
          <w:color w:val="3333CC"/>
          <w:sz w:val="24"/>
          <w:szCs w:val="24"/>
          <w:lang w:val="en-GB"/>
        </w:rPr>
        <w:t>0.2051</w:t>
      </w:r>
      <w:r w:rsidR="00C11E35" w:rsidRPr="006404FD">
        <w:rPr>
          <w:rFonts w:eastAsia="SimSun" w:cs="Times New Roman"/>
          <w:sz w:val="24"/>
          <w:szCs w:val="24"/>
          <w:lang w:val="en-GB"/>
        </w:rPr>
        <w:t xml:space="preserve">, </w:t>
      </w:r>
      <w:r w:rsidR="00C11E35" w:rsidRPr="006404FD">
        <w:rPr>
          <w:rFonts w:eastAsia="SimSun" w:cs="Times New Roman"/>
          <w:color w:val="0000FF"/>
          <w:sz w:val="24"/>
          <w:szCs w:val="24"/>
          <w:lang w:val="en-GB"/>
        </w:rPr>
        <w:t>95% CI [-0.</w:t>
      </w:r>
      <w:r w:rsidR="00F345E5">
        <w:rPr>
          <w:rFonts w:eastAsia="SimSun" w:cs="Times New Roman"/>
          <w:color w:val="0000FF"/>
          <w:sz w:val="24"/>
          <w:szCs w:val="24"/>
          <w:lang w:val="en-GB"/>
        </w:rPr>
        <w:t>0537</w:t>
      </w:r>
      <w:r w:rsidR="00C11E35" w:rsidRPr="006404FD">
        <w:rPr>
          <w:rFonts w:eastAsia="SimSun" w:cs="Times New Roman"/>
          <w:color w:val="0000FF"/>
          <w:sz w:val="24"/>
          <w:szCs w:val="24"/>
          <w:lang w:val="en-GB"/>
        </w:rPr>
        <w:t xml:space="preserve"> 0.</w:t>
      </w:r>
      <w:r w:rsidR="00F345E5">
        <w:rPr>
          <w:rFonts w:eastAsia="SimSun" w:cs="Times New Roman"/>
          <w:color w:val="0000FF"/>
          <w:sz w:val="24"/>
          <w:szCs w:val="24"/>
          <w:lang w:val="en-GB"/>
        </w:rPr>
        <w:t>462</w:t>
      </w:r>
      <w:r w:rsidR="00C11E35" w:rsidRPr="006404FD">
        <w:rPr>
          <w:rFonts w:eastAsia="SimSun" w:cs="Times New Roman"/>
          <w:color w:val="0000FF"/>
          <w:sz w:val="24"/>
          <w:szCs w:val="24"/>
          <w:lang w:val="en-GB"/>
        </w:rPr>
        <w:t>]</w:t>
      </w:r>
      <w:r w:rsidR="00AE76CE">
        <w:rPr>
          <w:rFonts w:eastAsia="SimSun" w:cs="Times New Roman"/>
          <w:color w:val="0000FF"/>
          <w:sz w:val="24"/>
          <w:szCs w:val="24"/>
          <w:lang w:val="en-GB"/>
        </w:rPr>
        <w:t xml:space="preserve">, </w:t>
      </w:r>
      <w:r w:rsidR="00AE76CE">
        <w:rPr>
          <w:rFonts w:eastAsia="SimSun" w:cs="Times New Roman"/>
          <w:sz w:val="24"/>
          <w:szCs w:val="24"/>
        </w:rPr>
        <w:t>BF</w:t>
      </w:r>
      <w:r w:rsidR="00AE76CE" w:rsidRPr="00233718">
        <w:rPr>
          <w:rFonts w:eastAsia="SimSun" w:cs="Times New Roman"/>
          <w:sz w:val="24"/>
          <w:szCs w:val="24"/>
          <w:vertAlign w:val="subscript"/>
        </w:rPr>
        <w:t>10</w:t>
      </w:r>
      <w:r w:rsidR="00AE76CE">
        <w:rPr>
          <w:rFonts w:eastAsia="SimSun" w:cs="Times New Roman"/>
          <w:sz w:val="24"/>
          <w:szCs w:val="24"/>
          <w:vertAlign w:val="subscript"/>
        </w:rPr>
        <w:t xml:space="preserve"> </w:t>
      </w:r>
      <w:r w:rsidR="00AE76CE" w:rsidRPr="00233718">
        <w:rPr>
          <w:rFonts w:eastAsia="SimSun" w:cs="Times New Roman"/>
          <w:sz w:val="24"/>
          <w:szCs w:val="24"/>
        </w:rPr>
        <w:t>=</w:t>
      </w:r>
      <w:r w:rsidR="00AE76CE">
        <w:rPr>
          <w:rFonts w:eastAsia="SimSun" w:cs="Times New Roman"/>
          <w:sz w:val="24"/>
          <w:szCs w:val="24"/>
        </w:rPr>
        <w:t xml:space="preserve"> 0.45</w:t>
      </w:r>
      <w:r w:rsidR="00843309">
        <w:rPr>
          <w:rFonts w:eastAsia="SimSun" w:cs="Times New Roman"/>
          <w:sz w:val="24"/>
          <w:szCs w:val="24"/>
        </w:rPr>
        <w:t>6. For</w:t>
      </w:r>
      <w:r w:rsidR="004E5F0F">
        <w:rPr>
          <w:rFonts w:eastAsia="SimSun" w:cs="Times New Roman"/>
          <w:sz w:val="24"/>
          <w:szCs w:val="24"/>
        </w:rPr>
        <w:t xml:space="preserve"> neutral-self condition and the bad-self condition, there is weak evidnece showing that there is no difference between these two conditions</w:t>
      </w:r>
      <w:r w:rsidR="00843309">
        <w:rPr>
          <w:rFonts w:eastAsia="SimSun" w:cs="Times New Roman"/>
          <w:sz w:val="24"/>
          <w:szCs w:val="24"/>
        </w:rPr>
        <w:t xml:space="preserve">: </w:t>
      </w:r>
      <w:proofErr w:type="gramStart"/>
      <w:r w:rsidR="00C11E35" w:rsidRPr="00B76938">
        <w:rPr>
          <w:rFonts w:eastAsia="SimSun" w:cs="Times New Roman"/>
          <w:i/>
          <w:sz w:val="24"/>
          <w:szCs w:val="24"/>
        </w:rPr>
        <w:t>t</w:t>
      </w:r>
      <w:r w:rsidR="00C11E35">
        <w:rPr>
          <w:rFonts w:eastAsia="SimSun" w:cs="Times New Roman"/>
          <w:sz w:val="24"/>
          <w:szCs w:val="24"/>
        </w:rPr>
        <w:t>(</w:t>
      </w:r>
      <w:proofErr w:type="gramEnd"/>
      <w:r w:rsidR="00EE0A5E">
        <w:rPr>
          <w:rFonts w:eastAsia="SimSun" w:cs="Times New Roman"/>
          <w:sz w:val="24"/>
          <w:szCs w:val="24"/>
        </w:rPr>
        <w:t>5</w:t>
      </w:r>
      <w:r w:rsidR="00C11E35">
        <w:rPr>
          <w:rFonts w:eastAsia="SimSun" w:cs="Times New Roman"/>
          <w:sz w:val="24"/>
          <w:szCs w:val="24"/>
        </w:rPr>
        <w:t>8) =</w:t>
      </w:r>
      <w:r w:rsidR="00AE76CE">
        <w:rPr>
          <w:rFonts w:eastAsia="SimSun" w:cs="Times New Roman"/>
          <w:sz w:val="24"/>
          <w:szCs w:val="24"/>
        </w:rPr>
        <w:t xml:space="preserve"> 0.966</w:t>
      </w:r>
      <w:r w:rsidR="00C11E35">
        <w:rPr>
          <w:rFonts w:eastAsia="SimSun" w:cs="Times New Roman"/>
          <w:sz w:val="24"/>
          <w:szCs w:val="24"/>
        </w:rPr>
        <w:t xml:space="preserve">, </w:t>
      </w:r>
      <w:r w:rsidR="00C11E35" w:rsidRPr="00B76938">
        <w:rPr>
          <w:rFonts w:eastAsia="SimSun" w:cs="Times New Roman"/>
          <w:i/>
          <w:sz w:val="24"/>
          <w:szCs w:val="24"/>
        </w:rPr>
        <w:t>p</w:t>
      </w:r>
      <w:r w:rsidR="00C11E35">
        <w:rPr>
          <w:rFonts w:eastAsia="SimSun" w:cs="Times New Roman"/>
          <w:sz w:val="24"/>
          <w:szCs w:val="24"/>
        </w:rPr>
        <w:t xml:space="preserve"> = 0.</w:t>
      </w:r>
      <w:r w:rsidR="00687D21">
        <w:rPr>
          <w:rFonts w:eastAsia="SimSun" w:cs="Times New Roman"/>
          <w:sz w:val="24"/>
          <w:szCs w:val="24"/>
        </w:rPr>
        <w:t>3</w:t>
      </w:r>
      <w:r w:rsidR="00AE76CE">
        <w:rPr>
          <w:rFonts w:eastAsia="SimSun" w:cs="Times New Roman"/>
          <w:sz w:val="24"/>
          <w:szCs w:val="24"/>
        </w:rPr>
        <w:t>38</w:t>
      </w:r>
      <w:r w:rsidR="00C11E35">
        <w:rPr>
          <w:rFonts w:eastAsia="SimSun" w:cs="Times New Roman"/>
          <w:sz w:val="24"/>
          <w:szCs w:val="24"/>
        </w:rPr>
        <w:t xml:space="preserve">, </w:t>
      </w:r>
      <w:r w:rsidR="00C11E35" w:rsidRPr="00E74495">
        <w:rPr>
          <w:rFonts w:cs="Times New Roman"/>
          <w:color w:val="3333CC"/>
          <w:sz w:val="24"/>
          <w:szCs w:val="24"/>
        </w:rPr>
        <w:t xml:space="preserve">Cohen’s </w:t>
      </w:r>
      <w:r w:rsidR="00C11E35" w:rsidRPr="002C4040">
        <w:rPr>
          <w:rFonts w:cs="Times New Roman"/>
          <w:i/>
          <w:color w:val="3333CC"/>
          <w:sz w:val="24"/>
          <w:szCs w:val="24"/>
        </w:rPr>
        <w:t>d</w:t>
      </w:r>
      <w:r w:rsidR="00C11E35">
        <w:rPr>
          <w:rFonts w:cs="Times New Roman"/>
          <w:i/>
          <w:color w:val="3333CC"/>
          <w:sz w:val="24"/>
          <w:szCs w:val="24"/>
          <w:vertAlign w:val="subscript"/>
        </w:rPr>
        <w:t xml:space="preserve"> </w:t>
      </w:r>
      <w:r w:rsidR="00C11E35" w:rsidRPr="00E74495">
        <w:rPr>
          <w:rFonts w:cs="Times New Roman"/>
          <w:color w:val="3333CC"/>
          <w:sz w:val="24"/>
          <w:szCs w:val="24"/>
        </w:rPr>
        <w:t xml:space="preserve"> </w:t>
      </w:r>
      <w:r w:rsidR="00C11E35">
        <w:rPr>
          <w:rFonts w:cs="Times New Roman"/>
          <w:color w:val="3333CC"/>
          <w:sz w:val="24"/>
          <w:szCs w:val="24"/>
        </w:rPr>
        <w:t>=</w:t>
      </w:r>
      <w:r w:rsidR="00687D21">
        <w:rPr>
          <w:rFonts w:cs="Times New Roman"/>
          <w:color w:val="3333CC"/>
          <w:sz w:val="24"/>
          <w:szCs w:val="24"/>
        </w:rPr>
        <w:t xml:space="preserve"> -0.1</w:t>
      </w:r>
      <w:r w:rsidR="00AE76CE">
        <w:rPr>
          <w:rFonts w:cs="Times New Roman"/>
          <w:color w:val="3333CC"/>
          <w:sz w:val="24"/>
          <w:szCs w:val="24"/>
        </w:rPr>
        <w:t>258</w:t>
      </w:r>
      <w:r w:rsidR="00C11E35" w:rsidRPr="00990A8C">
        <w:rPr>
          <w:rFonts w:eastAsia="SimSun" w:cs="Times New Roman"/>
          <w:sz w:val="24"/>
          <w:szCs w:val="24"/>
        </w:rPr>
        <w:t xml:space="preserve">, </w:t>
      </w:r>
      <w:r w:rsidR="00C11E35" w:rsidRPr="00594593">
        <w:rPr>
          <w:rFonts w:eastAsia="SimSun" w:cs="Times New Roman"/>
          <w:color w:val="0000FF"/>
          <w:sz w:val="24"/>
          <w:szCs w:val="24"/>
        </w:rPr>
        <w:t>9</w:t>
      </w:r>
      <w:r w:rsidR="00C11E35">
        <w:rPr>
          <w:rFonts w:eastAsia="SimSun" w:cs="Times New Roman"/>
          <w:color w:val="0000FF"/>
          <w:sz w:val="24"/>
          <w:szCs w:val="24"/>
        </w:rPr>
        <w:t>5</w:t>
      </w:r>
      <w:r w:rsidR="00C11E35" w:rsidRPr="00594593">
        <w:rPr>
          <w:rFonts w:eastAsia="SimSun" w:cs="Times New Roman"/>
          <w:color w:val="0000FF"/>
          <w:sz w:val="24"/>
          <w:szCs w:val="24"/>
        </w:rPr>
        <w:t>% CI [</w:t>
      </w:r>
      <w:r w:rsidR="00687D21">
        <w:rPr>
          <w:rFonts w:eastAsia="SimSun" w:cs="Times New Roman"/>
          <w:color w:val="0000FF"/>
          <w:sz w:val="24"/>
          <w:szCs w:val="24"/>
        </w:rPr>
        <w:t>-0.</w:t>
      </w:r>
      <w:r w:rsidR="00AE76CE">
        <w:rPr>
          <w:rFonts w:eastAsia="SimSun" w:cs="Times New Roman"/>
          <w:color w:val="0000FF"/>
          <w:sz w:val="24"/>
          <w:szCs w:val="24"/>
        </w:rPr>
        <w:t>131</w:t>
      </w:r>
      <w:r w:rsidR="00687D21">
        <w:rPr>
          <w:rFonts w:eastAsia="SimSun" w:cs="Times New Roman"/>
          <w:color w:val="0000FF"/>
          <w:sz w:val="24"/>
          <w:szCs w:val="24"/>
        </w:rPr>
        <w:t xml:space="preserve"> 0.</w:t>
      </w:r>
      <w:r w:rsidR="00AE76CE">
        <w:rPr>
          <w:rFonts w:eastAsia="SimSun" w:cs="Times New Roman"/>
          <w:color w:val="0000FF"/>
          <w:sz w:val="24"/>
          <w:szCs w:val="24"/>
        </w:rPr>
        <w:t>381</w:t>
      </w:r>
      <w:r w:rsidR="00C11E35" w:rsidRPr="00594593">
        <w:rPr>
          <w:rFonts w:eastAsia="SimSun" w:cs="Times New Roman"/>
          <w:color w:val="0000FF"/>
          <w:sz w:val="24"/>
          <w:szCs w:val="24"/>
        </w:rPr>
        <w:t>]</w:t>
      </w:r>
      <w:r w:rsidR="00A833A7">
        <w:rPr>
          <w:rFonts w:eastAsia="SimSun" w:cs="Times New Roman"/>
          <w:color w:val="0000FF"/>
          <w:sz w:val="24"/>
          <w:szCs w:val="24"/>
        </w:rPr>
        <w:t xml:space="preserve">, </w:t>
      </w:r>
      <w:r w:rsidR="00A833A7">
        <w:rPr>
          <w:rFonts w:eastAsia="SimSun" w:cs="Times New Roman"/>
          <w:sz w:val="24"/>
          <w:szCs w:val="24"/>
        </w:rPr>
        <w:t>BF</w:t>
      </w:r>
      <w:r w:rsidR="00A833A7" w:rsidRPr="00233718">
        <w:rPr>
          <w:rFonts w:eastAsia="SimSun" w:cs="Times New Roman"/>
          <w:sz w:val="24"/>
          <w:szCs w:val="24"/>
          <w:vertAlign w:val="subscript"/>
        </w:rPr>
        <w:t>10</w:t>
      </w:r>
      <w:r w:rsidR="00A833A7">
        <w:rPr>
          <w:rFonts w:eastAsia="SimSun" w:cs="Times New Roman"/>
          <w:sz w:val="24"/>
          <w:szCs w:val="24"/>
          <w:vertAlign w:val="subscript"/>
        </w:rPr>
        <w:t xml:space="preserve"> </w:t>
      </w:r>
      <w:r w:rsidR="00A833A7" w:rsidRPr="00233718">
        <w:rPr>
          <w:rFonts w:eastAsia="SimSun" w:cs="Times New Roman"/>
          <w:sz w:val="24"/>
          <w:szCs w:val="24"/>
        </w:rPr>
        <w:t>=</w:t>
      </w:r>
      <w:r w:rsidR="00A833A7">
        <w:rPr>
          <w:rFonts w:eastAsia="SimSun" w:cs="Times New Roman"/>
          <w:sz w:val="24"/>
          <w:szCs w:val="24"/>
        </w:rPr>
        <w:t xml:space="preserve"> 0.222</w:t>
      </w:r>
      <w:r w:rsidR="00C11E35">
        <w:rPr>
          <w:rFonts w:eastAsia="SimSun" w:cs="Times New Roman"/>
          <w:sz w:val="24"/>
          <w:szCs w:val="24"/>
        </w:rPr>
        <w:t>)</w:t>
      </w:r>
    </w:p>
    <w:p w14:paraId="7534F68C" w14:textId="77777777" w:rsidR="00647B2B" w:rsidRDefault="00D151CB" w:rsidP="00E026D2">
      <w:pPr>
        <w:spacing w:line="480" w:lineRule="auto"/>
        <w:ind w:firstLine="720"/>
        <w:jc w:val="left"/>
        <w:rPr>
          <w:rFonts w:eastAsia="SimSun" w:cs="Times New Roman"/>
          <w:sz w:val="24"/>
          <w:szCs w:val="24"/>
        </w:rPr>
      </w:pPr>
      <w:r w:rsidRPr="00D0217D">
        <w:rPr>
          <w:rFonts w:eastAsia="SimSun" w:cs="Times New Roman"/>
          <w:b/>
          <w:sz w:val="24"/>
          <w:szCs w:val="24"/>
        </w:rPr>
        <w:t>RTs</w:t>
      </w:r>
      <w:r>
        <w:rPr>
          <w:rFonts w:eastAsia="SimSun" w:cs="Times New Roman"/>
          <w:sz w:val="24"/>
          <w:szCs w:val="24"/>
        </w:rPr>
        <w:t xml:space="preserve">. </w:t>
      </w:r>
    </w:p>
    <w:p w14:paraId="185291E7" w14:textId="219E03FA" w:rsidR="00E70C56" w:rsidRDefault="00E70C56" w:rsidP="00E026D2">
      <w:pPr>
        <w:spacing w:line="480" w:lineRule="auto"/>
        <w:ind w:firstLine="720"/>
        <w:jc w:val="left"/>
        <w:rPr>
          <w:rFonts w:eastAsia="SimSun" w:cs="Times New Roman"/>
          <w:sz w:val="24"/>
          <w:szCs w:val="24"/>
        </w:rPr>
      </w:pPr>
      <w:r>
        <w:rPr>
          <w:rFonts w:eastAsia="SimSun" w:cs="Times New Roman"/>
          <w:sz w:val="24"/>
          <w:szCs w:val="24"/>
        </w:rPr>
        <w:t>The site didn’t have main effect of interaction with other factors (</w:t>
      </w:r>
      <w:proofErr w:type="gramStart"/>
      <w:r w:rsidRPr="006404FD">
        <w:rPr>
          <w:rFonts w:eastAsia="SimSun" w:cs="Times New Roman"/>
          <w:i/>
          <w:sz w:val="24"/>
          <w:szCs w:val="24"/>
        </w:rPr>
        <w:t>F</w:t>
      </w:r>
      <w:r>
        <w:rPr>
          <w:rFonts w:eastAsia="SimSun" w:cs="Times New Roman"/>
          <w:sz w:val="24"/>
          <w:szCs w:val="24"/>
        </w:rPr>
        <w:t>(</w:t>
      </w:r>
      <w:proofErr w:type="gramEnd"/>
      <w:r>
        <w:rPr>
          <w:rFonts w:eastAsia="SimSun" w:cs="Times New Roman"/>
          <w:sz w:val="24"/>
          <w:szCs w:val="24"/>
        </w:rPr>
        <w:t>1,57)  &lt; 2.</w:t>
      </w:r>
      <w:r w:rsidR="009A5837">
        <w:rPr>
          <w:rFonts w:eastAsia="SimSun" w:cs="Times New Roman"/>
          <w:sz w:val="24"/>
          <w:szCs w:val="24"/>
        </w:rPr>
        <w:t>43</w:t>
      </w:r>
      <w:r>
        <w:rPr>
          <w:rFonts w:eastAsia="SimSun" w:cs="Times New Roman"/>
          <w:sz w:val="24"/>
          <w:szCs w:val="24"/>
        </w:rPr>
        <w:t xml:space="preserve">, </w:t>
      </w:r>
      <w:r w:rsidRPr="006404FD">
        <w:rPr>
          <w:rFonts w:eastAsia="SimSun" w:cs="Times New Roman"/>
          <w:i/>
          <w:sz w:val="24"/>
          <w:szCs w:val="24"/>
        </w:rPr>
        <w:t>p</w:t>
      </w:r>
      <w:r>
        <w:rPr>
          <w:rFonts w:eastAsia="SimSun" w:cs="Times New Roman"/>
          <w:sz w:val="24"/>
          <w:szCs w:val="24"/>
        </w:rPr>
        <w:t xml:space="preserve"> &gt; 0.1</w:t>
      </w:r>
      <w:r w:rsidR="009A5837">
        <w:rPr>
          <w:rFonts w:eastAsia="SimSun" w:cs="Times New Roman"/>
          <w:sz w:val="24"/>
          <w:szCs w:val="24"/>
        </w:rPr>
        <w:t>26</w:t>
      </w:r>
      <w:r w:rsidR="00C65E3B">
        <w:rPr>
          <w:rFonts w:eastAsia="SimSun" w:cs="Times New Roman"/>
          <w:sz w:val="24"/>
          <w:szCs w:val="24"/>
        </w:rPr>
        <w:t>,</w:t>
      </w:r>
      <w:r w:rsidR="00BB112D">
        <w:rPr>
          <w:rFonts w:eastAsia="SimSun" w:cs="Times New Roman"/>
          <w:sz w:val="24"/>
          <w:szCs w:val="24"/>
        </w:rPr>
        <w:t xml:space="preserve"> BF</w:t>
      </w:r>
      <w:r w:rsidR="00BB112D" w:rsidRPr="00233718">
        <w:rPr>
          <w:rFonts w:eastAsia="SimSun" w:cs="Times New Roman"/>
          <w:sz w:val="24"/>
          <w:szCs w:val="24"/>
          <w:vertAlign w:val="subscript"/>
        </w:rPr>
        <w:t>10</w:t>
      </w:r>
      <w:r w:rsidR="00BB112D">
        <w:rPr>
          <w:rFonts w:eastAsia="SimSun" w:cs="Times New Roman"/>
          <w:sz w:val="24"/>
          <w:szCs w:val="24"/>
          <w:vertAlign w:val="subscript"/>
        </w:rPr>
        <w:t xml:space="preserve"> </w:t>
      </w:r>
      <w:r w:rsidR="00BB112D">
        <w:rPr>
          <w:rFonts w:eastAsia="SimSun" w:cs="Times New Roman"/>
          <w:sz w:val="24"/>
          <w:szCs w:val="24"/>
        </w:rPr>
        <w:t xml:space="preserve"> &lt; </w:t>
      </w:r>
      <w:r w:rsidR="00C27674">
        <w:rPr>
          <w:rFonts w:eastAsia="SimSun" w:cs="Times New Roman"/>
          <w:sz w:val="24"/>
          <w:szCs w:val="24"/>
        </w:rPr>
        <w:t>2</w:t>
      </w:r>
      <w:r>
        <w:rPr>
          <w:rFonts w:eastAsia="SimSun" w:cs="Times New Roman"/>
          <w:sz w:val="24"/>
          <w:szCs w:val="24"/>
        </w:rPr>
        <w:t>).</w:t>
      </w:r>
    </w:p>
    <w:p w14:paraId="592F0F09" w14:textId="024B6978" w:rsidR="00D151CB" w:rsidRPr="003149BC" w:rsidRDefault="00D151CB" w:rsidP="00E026D2">
      <w:pPr>
        <w:spacing w:line="480" w:lineRule="auto"/>
        <w:ind w:firstLine="720"/>
        <w:jc w:val="left"/>
        <w:rPr>
          <w:rFonts w:eastAsia="SimSun" w:cs="Times New Roman"/>
          <w:sz w:val="24"/>
          <w:szCs w:val="24"/>
        </w:rPr>
      </w:pPr>
      <w:r>
        <w:rPr>
          <w:rFonts w:eastAsia="SimSun" w:cs="Times New Roman"/>
          <w:sz w:val="24"/>
          <w:szCs w:val="24"/>
        </w:rPr>
        <w:t xml:space="preserve">A </w:t>
      </w:r>
      <w:r w:rsidR="00587B75">
        <w:rPr>
          <w:rFonts w:eastAsia="SimSun" w:cs="Times New Roman"/>
          <w:sz w:val="24"/>
          <w:szCs w:val="24"/>
        </w:rPr>
        <w:t xml:space="preserve">repeated measures </w:t>
      </w:r>
      <w:r w:rsidRPr="003149BC">
        <w:rPr>
          <w:rFonts w:eastAsia="SimSun" w:cs="Times New Roman"/>
          <w:sz w:val="24"/>
          <w:szCs w:val="24"/>
        </w:rPr>
        <w:t>ANOVA for match</w:t>
      </w:r>
      <w:r w:rsidR="004E0D8C">
        <w:rPr>
          <w:rFonts w:eastAsia="SimSun" w:cs="Times New Roman"/>
          <w:sz w:val="24"/>
          <w:szCs w:val="24"/>
        </w:rPr>
        <w:t>ed</w:t>
      </w:r>
      <w:r>
        <w:rPr>
          <w:rFonts w:eastAsia="SimSun" w:cs="Times New Roman"/>
          <w:sz w:val="24"/>
          <w:szCs w:val="24"/>
        </w:rPr>
        <w:t xml:space="preserve"> trials</w:t>
      </w:r>
      <w:r w:rsidRPr="003149BC">
        <w:rPr>
          <w:rFonts w:eastAsia="SimSun" w:cs="Times New Roman"/>
          <w:sz w:val="24"/>
          <w:szCs w:val="24"/>
        </w:rPr>
        <w:t xml:space="preserve"> </w:t>
      </w:r>
      <w:r>
        <w:rPr>
          <w:rFonts w:eastAsia="SimSun" w:cs="Times New Roman"/>
          <w:sz w:val="24"/>
          <w:szCs w:val="24"/>
        </w:rPr>
        <w:t xml:space="preserve">revealed a reliable </w:t>
      </w:r>
      <w:r w:rsidRPr="003149BC">
        <w:rPr>
          <w:rFonts w:eastAsia="SimSun" w:cs="Times New Roman"/>
          <w:sz w:val="24"/>
          <w:szCs w:val="24"/>
        </w:rPr>
        <w:t>main effect o</w:t>
      </w:r>
      <w:r>
        <w:rPr>
          <w:rFonts w:eastAsia="SimSun" w:cs="Times New Roman"/>
          <w:sz w:val="24"/>
          <w:szCs w:val="24"/>
        </w:rPr>
        <w:t xml:space="preserve">f </w:t>
      </w:r>
      <w:r w:rsidR="00587B75">
        <w:rPr>
          <w:rFonts w:eastAsia="SimSun" w:cs="Times New Roman"/>
          <w:sz w:val="24"/>
          <w:szCs w:val="24"/>
        </w:rPr>
        <w:t>self-referential</w:t>
      </w:r>
      <w:r w:rsidRPr="003149BC">
        <w:rPr>
          <w:rFonts w:eastAsia="SimSun" w:cs="Times New Roman"/>
          <w:sz w:val="24"/>
          <w:szCs w:val="24"/>
        </w:rPr>
        <w:t xml:space="preserve">, </w:t>
      </w:r>
      <w:r w:rsidRPr="00BF0727">
        <w:rPr>
          <w:rFonts w:eastAsia="SimSun" w:cs="Times New Roman"/>
          <w:i/>
          <w:sz w:val="24"/>
          <w:szCs w:val="24"/>
        </w:rPr>
        <w:t>F</w:t>
      </w:r>
      <w:r w:rsidRPr="003149BC">
        <w:rPr>
          <w:rFonts w:eastAsia="SimSun" w:cs="Times New Roman"/>
          <w:sz w:val="24"/>
          <w:szCs w:val="24"/>
        </w:rPr>
        <w:t>(1,</w:t>
      </w:r>
      <w:r w:rsidR="00991320">
        <w:rPr>
          <w:rFonts w:eastAsia="SimSun" w:cs="Times New Roman"/>
          <w:sz w:val="24"/>
          <w:szCs w:val="24"/>
        </w:rPr>
        <w:t xml:space="preserve"> 5</w:t>
      </w:r>
      <w:r w:rsidR="00322D7F">
        <w:rPr>
          <w:rFonts w:eastAsia="SimSun" w:cs="Times New Roman"/>
          <w:sz w:val="24"/>
          <w:szCs w:val="24"/>
        </w:rPr>
        <w:t>8</w:t>
      </w:r>
      <w:r w:rsidRPr="003149BC">
        <w:rPr>
          <w:rFonts w:eastAsia="SimSun" w:cs="Times New Roman"/>
          <w:sz w:val="24"/>
          <w:szCs w:val="24"/>
        </w:rPr>
        <w:t xml:space="preserve">) = </w:t>
      </w:r>
      <w:r w:rsidR="00991320">
        <w:rPr>
          <w:rFonts w:eastAsia="SimSun" w:cs="Times New Roman"/>
          <w:sz w:val="24"/>
          <w:szCs w:val="24"/>
        </w:rPr>
        <w:t>124.15</w:t>
      </w:r>
      <w:r w:rsidRPr="003149BC">
        <w:rPr>
          <w:rFonts w:eastAsia="SimSun" w:cs="Times New Roman"/>
          <w:sz w:val="24"/>
          <w:szCs w:val="24"/>
        </w:rPr>
        <w:t xml:space="preserve">, </w:t>
      </w:r>
      <w:r w:rsidRPr="00BF0727">
        <w:rPr>
          <w:rFonts w:eastAsia="SimSun" w:cs="Times New Roman"/>
          <w:i/>
          <w:sz w:val="24"/>
          <w:szCs w:val="24"/>
        </w:rPr>
        <w:t>p</w:t>
      </w:r>
      <w:r w:rsidRPr="003149BC">
        <w:rPr>
          <w:rFonts w:eastAsia="SimSun" w:cs="Times New Roman"/>
          <w:sz w:val="24"/>
          <w:szCs w:val="24"/>
        </w:rPr>
        <w:t xml:space="preserve"> </w:t>
      </w:r>
      <w:r w:rsidR="00C14E06">
        <w:rPr>
          <w:rFonts w:eastAsia="SimSun" w:cs="Times New Roman"/>
          <w:sz w:val="24"/>
          <w:szCs w:val="24"/>
        </w:rPr>
        <w:t>&lt;</w:t>
      </w:r>
      <w:r w:rsidRPr="003149BC">
        <w:rPr>
          <w:rFonts w:eastAsia="SimSun" w:cs="Times New Roman"/>
          <w:sz w:val="24"/>
          <w:szCs w:val="24"/>
        </w:rPr>
        <w:t xml:space="preserve"> </w:t>
      </w:r>
      <w:r w:rsidR="00C14E06">
        <w:rPr>
          <w:rFonts w:eastAsia="SimSun" w:cs="Times New Roman"/>
          <w:sz w:val="24"/>
          <w:szCs w:val="24"/>
        </w:rPr>
        <w:t>0</w:t>
      </w:r>
      <w:r w:rsidRPr="003149BC">
        <w:rPr>
          <w:rFonts w:eastAsia="SimSun" w:cs="Times New Roman"/>
          <w:sz w:val="24"/>
          <w:szCs w:val="24"/>
        </w:rPr>
        <w:t>.</w:t>
      </w:r>
      <w:r w:rsidR="00B549A9">
        <w:rPr>
          <w:rFonts w:eastAsia="SimSun" w:cs="Times New Roman"/>
          <w:sz w:val="24"/>
          <w:szCs w:val="24"/>
        </w:rPr>
        <w:t>000</w:t>
      </w:r>
      <w:r w:rsidR="00C14E06">
        <w:rPr>
          <w:rFonts w:eastAsia="SimSun" w:cs="Times New Roman"/>
          <w:sz w:val="24"/>
          <w:szCs w:val="24"/>
        </w:rPr>
        <w:t>1</w:t>
      </w:r>
      <w:r w:rsidRPr="003149BC">
        <w:rPr>
          <w:rFonts w:eastAsia="SimSun" w:cs="Times New Roman"/>
          <w:sz w:val="24"/>
          <w:szCs w:val="24"/>
        </w:rPr>
        <w:t xml:space="preserve">, </w:t>
      </w:r>
      <w:r w:rsidR="00D30485" w:rsidRPr="00C3520D">
        <w:rPr>
          <w:rFonts w:cs="Times New Roman"/>
          <w:i/>
          <w:sz w:val="24"/>
          <w:szCs w:val="24"/>
        </w:rPr>
        <w:t>ω</w:t>
      </w:r>
      <w:r w:rsidR="00D30485" w:rsidRPr="00D0217D">
        <w:rPr>
          <w:rFonts w:eastAsia="SimSun" w:cs="Times New Roman"/>
          <w:bCs/>
          <w:i/>
          <w:iCs/>
          <w:sz w:val="24"/>
          <w:szCs w:val="24"/>
        </w:rPr>
        <w:t>²</w:t>
      </w:r>
      <w:r w:rsidRPr="00F849C1">
        <w:rPr>
          <w:rFonts w:eastAsia="SimSun" w:cs="Times New Roman"/>
          <w:color w:val="0000FF"/>
          <w:sz w:val="24"/>
          <w:szCs w:val="24"/>
        </w:rPr>
        <w:t xml:space="preserve"> =</w:t>
      </w:r>
      <w:r w:rsidR="00991320">
        <w:rPr>
          <w:rFonts w:eastAsia="SimSun" w:cs="Times New Roman"/>
          <w:color w:val="0000FF"/>
          <w:sz w:val="24"/>
          <w:szCs w:val="24"/>
        </w:rPr>
        <w:t xml:space="preserve"> </w:t>
      </w:r>
      <w:r w:rsidR="00D30485">
        <w:rPr>
          <w:rFonts w:eastAsia="SimSun" w:cs="Times New Roman"/>
          <w:color w:val="0000FF"/>
          <w:sz w:val="24"/>
          <w:szCs w:val="24"/>
        </w:rPr>
        <w:t xml:space="preserve">0.6724, </w:t>
      </w:r>
      <w:r w:rsidR="00D30485">
        <w:rPr>
          <w:rFonts w:eastAsia="SimSun" w:cs="Times New Roman"/>
          <w:sz w:val="24"/>
          <w:szCs w:val="24"/>
        </w:rPr>
        <w:t>BF</w:t>
      </w:r>
      <w:r w:rsidR="00D30485" w:rsidRPr="00233718">
        <w:rPr>
          <w:rFonts w:eastAsia="SimSun" w:cs="Times New Roman"/>
          <w:sz w:val="24"/>
          <w:szCs w:val="24"/>
          <w:vertAlign w:val="subscript"/>
        </w:rPr>
        <w:t>10</w:t>
      </w:r>
      <w:r w:rsidR="00D30485">
        <w:rPr>
          <w:rFonts w:eastAsia="SimSun" w:cs="Times New Roman"/>
          <w:sz w:val="24"/>
          <w:szCs w:val="24"/>
          <w:vertAlign w:val="subscript"/>
        </w:rPr>
        <w:t xml:space="preserve"> </w:t>
      </w:r>
      <w:r w:rsidR="00D30485" w:rsidRPr="00233718">
        <w:rPr>
          <w:rFonts w:eastAsia="SimSun" w:cs="Times New Roman"/>
          <w:sz w:val="24"/>
          <w:szCs w:val="24"/>
        </w:rPr>
        <w:t>=</w:t>
      </w:r>
      <w:r w:rsidR="00D30485">
        <w:rPr>
          <w:rFonts w:eastAsia="SimSun" w:cs="Times New Roman"/>
          <w:sz w:val="24"/>
          <w:szCs w:val="24"/>
        </w:rPr>
        <w:t xml:space="preserve"> 6.897e+53</w:t>
      </w:r>
      <w:r>
        <w:rPr>
          <w:rFonts w:eastAsia="SimSun" w:cs="Times New Roman"/>
          <w:sz w:val="24"/>
          <w:szCs w:val="24"/>
        </w:rPr>
        <w:t xml:space="preserve">, while </w:t>
      </w:r>
      <w:r w:rsidRPr="003149BC">
        <w:rPr>
          <w:rFonts w:eastAsia="SimSun" w:cs="Times New Roman"/>
          <w:sz w:val="24"/>
          <w:szCs w:val="24"/>
        </w:rPr>
        <w:t xml:space="preserve">the main effect of moral </w:t>
      </w:r>
      <w:r w:rsidR="00DE1EF8">
        <w:rPr>
          <w:rFonts w:eastAsia="SimSun" w:cs="Times New Roman"/>
          <w:sz w:val="24"/>
          <w:szCs w:val="24"/>
        </w:rPr>
        <w:t>valence</w:t>
      </w:r>
      <w:r w:rsidR="00DE1EF8" w:rsidRPr="003149BC">
        <w:rPr>
          <w:rFonts w:eastAsia="SimSun" w:cs="Times New Roman"/>
          <w:sz w:val="24"/>
          <w:szCs w:val="24"/>
        </w:rPr>
        <w:t xml:space="preserve"> </w:t>
      </w:r>
      <w:r w:rsidRPr="003149BC">
        <w:rPr>
          <w:rFonts w:eastAsia="SimSun" w:cs="Times New Roman"/>
          <w:sz w:val="24"/>
          <w:szCs w:val="24"/>
        </w:rPr>
        <w:t xml:space="preserve">was not significant, </w:t>
      </w:r>
      <w:r w:rsidRPr="00BF0727">
        <w:rPr>
          <w:rFonts w:eastAsia="SimSun" w:cs="Times New Roman"/>
          <w:i/>
          <w:sz w:val="24"/>
          <w:szCs w:val="24"/>
        </w:rPr>
        <w:t>F</w:t>
      </w:r>
      <w:r w:rsidRPr="003149BC">
        <w:rPr>
          <w:rFonts w:eastAsia="SimSun" w:cs="Times New Roman"/>
          <w:sz w:val="24"/>
          <w:szCs w:val="24"/>
        </w:rPr>
        <w:t>(2,</w:t>
      </w:r>
      <w:r w:rsidR="00C125F4">
        <w:rPr>
          <w:rFonts w:eastAsia="SimSun" w:cs="Times New Roman"/>
          <w:sz w:val="24"/>
          <w:szCs w:val="24"/>
        </w:rPr>
        <w:t>11</w:t>
      </w:r>
      <w:r w:rsidRPr="003149BC">
        <w:rPr>
          <w:rFonts w:eastAsia="SimSun" w:cs="Times New Roman"/>
          <w:sz w:val="24"/>
          <w:szCs w:val="24"/>
        </w:rPr>
        <w:t xml:space="preserve">6) = </w:t>
      </w:r>
      <w:r w:rsidR="00C125F4">
        <w:rPr>
          <w:rFonts w:eastAsia="SimSun" w:cs="Times New Roman"/>
          <w:sz w:val="24"/>
          <w:szCs w:val="24"/>
        </w:rPr>
        <w:t>0.942</w:t>
      </w:r>
      <w:r w:rsidRPr="003149BC">
        <w:rPr>
          <w:rFonts w:eastAsia="SimSun" w:cs="Times New Roman"/>
          <w:sz w:val="24"/>
          <w:szCs w:val="24"/>
        </w:rPr>
        <w:t xml:space="preserve">, </w:t>
      </w:r>
      <w:r w:rsidRPr="00BF0727">
        <w:rPr>
          <w:rFonts w:eastAsia="SimSun" w:cs="Times New Roman"/>
          <w:i/>
          <w:sz w:val="24"/>
          <w:szCs w:val="24"/>
        </w:rPr>
        <w:t>p</w:t>
      </w:r>
      <w:r w:rsidRPr="003149BC">
        <w:rPr>
          <w:rFonts w:eastAsia="SimSun" w:cs="Times New Roman"/>
          <w:sz w:val="24"/>
          <w:szCs w:val="24"/>
        </w:rPr>
        <w:t xml:space="preserve"> = .</w:t>
      </w:r>
      <w:r w:rsidR="00C125F4">
        <w:rPr>
          <w:rFonts w:eastAsia="SimSun" w:cs="Times New Roman"/>
          <w:sz w:val="24"/>
          <w:szCs w:val="24"/>
        </w:rPr>
        <w:t>393</w:t>
      </w:r>
      <w:r w:rsidRPr="003149BC">
        <w:rPr>
          <w:rFonts w:eastAsia="SimSun" w:cs="Times New Roman"/>
          <w:sz w:val="24"/>
          <w:szCs w:val="24"/>
        </w:rPr>
        <w:t xml:space="preserve">, </w:t>
      </w:r>
      <w:r w:rsidR="00D30485" w:rsidRPr="00C3520D">
        <w:rPr>
          <w:rFonts w:cs="Times New Roman"/>
          <w:i/>
          <w:sz w:val="24"/>
          <w:szCs w:val="24"/>
        </w:rPr>
        <w:t>ω</w:t>
      </w:r>
      <w:r w:rsidR="00D30485" w:rsidRPr="00D0217D">
        <w:rPr>
          <w:rFonts w:eastAsia="SimSun" w:cs="Times New Roman"/>
          <w:bCs/>
          <w:i/>
          <w:iCs/>
          <w:sz w:val="24"/>
          <w:szCs w:val="24"/>
        </w:rPr>
        <w:t>²</w:t>
      </w:r>
      <w:r w:rsidRPr="00F849C1">
        <w:rPr>
          <w:rFonts w:eastAsia="SimSun" w:cs="Times New Roman"/>
          <w:color w:val="0000FF"/>
          <w:sz w:val="24"/>
          <w:szCs w:val="24"/>
        </w:rPr>
        <w:t xml:space="preserve"> </w:t>
      </w:r>
      <w:r w:rsidR="00D30485">
        <w:rPr>
          <w:rFonts w:eastAsia="SimSun" w:cs="Times New Roman"/>
          <w:color w:val="0000FF"/>
          <w:sz w:val="24"/>
          <w:szCs w:val="24"/>
        </w:rPr>
        <w:t xml:space="preserve">&lt; 0.0001, </w:t>
      </w:r>
      <w:r w:rsidR="00D30485">
        <w:rPr>
          <w:rFonts w:eastAsia="SimSun" w:cs="Times New Roman"/>
          <w:sz w:val="24"/>
          <w:szCs w:val="24"/>
        </w:rPr>
        <w:t>BF</w:t>
      </w:r>
      <w:r w:rsidR="00D30485" w:rsidRPr="00233718">
        <w:rPr>
          <w:rFonts w:eastAsia="SimSun" w:cs="Times New Roman"/>
          <w:sz w:val="24"/>
          <w:szCs w:val="24"/>
          <w:vertAlign w:val="subscript"/>
        </w:rPr>
        <w:t>10</w:t>
      </w:r>
      <w:r w:rsidR="00D30485">
        <w:rPr>
          <w:rFonts w:eastAsia="SimSun" w:cs="Times New Roman"/>
          <w:sz w:val="24"/>
          <w:szCs w:val="24"/>
          <w:vertAlign w:val="subscript"/>
        </w:rPr>
        <w:t xml:space="preserve"> </w:t>
      </w:r>
      <w:r w:rsidR="00D30485" w:rsidRPr="00233718">
        <w:rPr>
          <w:rFonts w:eastAsia="SimSun" w:cs="Times New Roman"/>
          <w:sz w:val="24"/>
          <w:szCs w:val="24"/>
        </w:rPr>
        <w:t>=</w:t>
      </w:r>
      <w:r w:rsidR="00D30485">
        <w:rPr>
          <w:rFonts w:eastAsia="SimSun" w:cs="Times New Roman"/>
          <w:sz w:val="24"/>
          <w:szCs w:val="24"/>
        </w:rPr>
        <w:t xml:space="preserve"> 0.0367</w:t>
      </w:r>
      <w:r>
        <w:rPr>
          <w:rFonts w:eastAsia="SimSun" w:cs="Times New Roman"/>
          <w:sz w:val="24"/>
          <w:szCs w:val="24"/>
        </w:rPr>
        <w:t>. The</w:t>
      </w:r>
      <w:r w:rsidRPr="003149BC">
        <w:rPr>
          <w:rFonts w:eastAsia="SimSun" w:cs="Times New Roman"/>
          <w:sz w:val="24"/>
          <w:szCs w:val="24"/>
        </w:rPr>
        <w:t xml:space="preserve"> interaction between </w:t>
      </w:r>
      <w:r>
        <w:rPr>
          <w:rFonts w:eastAsia="SimSun" w:cs="Times New Roman"/>
          <w:sz w:val="24"/>
          <w:szCs w:val="24"/>
        </w:rPr>
        <w:t>moral</w:t>
      </w:r>
      <w:r w:rsidRPr="003149BC">
        <w:rPr>
          <w:rFonts w:eastAsia="SimSun" w:cs="Times New Roman"/>
          <w:sz w:val="24"/>
          <w:szCs w:val="24"/>
        </w:rPr>
        <w:t xml:space="preserve"> </w:t>
      </w:r>
      <w:r w:rsidR="00587B75">
        <w:rPr>
          <w:rFonts w:eastAsia="SimSun" w:cs="Times New Roman"/>
          <w:sz w:val="24"/>
          <w:szCs w:val="24"/>
        </w:rPr>
        <w:t>valence</w:t>
      </w:r>
      <w:r w:rsidR="00587B75" w:rsidRPr="003149BC">
        <w:rPr>
          <w:rFonts w:eastAsia="SimSun" w:cs="Times New Roman"/>
          <w:sz w:val="24"/>
          <w:szCs w:val="24"/>
        </w:rPr>
        <w:t xml:space="preserve"> </w:t>
      </w:r>
      <w:r w:rsidRPr="003149BC">
        <w:rPr>
          <w:rFonts w:eastAsia="SimSun" w:cs="Times New Roman"/>
          <w:sz w:val="24"/>
          <w:szCs w:val="24"/>
        </w:rPr>
        <w:t xml:space="preserve">and </w:t>
      </w:r>
      <w:r w:rsidR="00587B75">
        <w:rPr>
          <w:rFonts w:eastAsia="SimSun" w:cs="Times New Roman"/>
          <w:sz w:val="24"/>
          <w:szCs w:val="24"/>
        </w:rPr>
        <w:t>self-</w:t>
      </w:r>
      <w:r w:rsidR="00ED7A28">
        <w:rPr>
          <w:rFonts w:eastAsia="SimSun" w:cs="Times New Roman"/>
          <w:sz w:val="24"/>
          <w:szCs w:val="24"/>
        </w:rPr>
        <w:t>relevance</w:t>
      </w:r>
      <w:r w:rsidR="00587B75">
        <w:rPr>
          <w:rFonts w:eastAsia="SimSun" w:cs="Times New Roman"/>
          <w:sz w:val="24"/>
          <w:szCs w:val="24"/>
        </w:rPr>
        <w:t xml:space="preserve"> </w:t>
      </w:r>
      <w:r>
        <w:rPr>
          <w:rFonts w:eastAsia="SimSun" w:cs="Times New Roman"/>
          <w:sz w:val="24"/>
          <w:szCs w:val="24"/>
        </w:rPr>
        <w:t>was also</w:t>
      </w:r>
      <w:r w:rsidR="007F7C4C">
        <w:rPr>
          <w:rFonts w:eastAsia="SimSun" w:cs="Times New Roman"/>
          <w:sz w:val="24"/>
          <w:szCs w:val="24"/>
        </w:rPr>
        <w:t xml:space="preserve"> </w:t>
      </w:r>
      <w:r w:rsidR="007E7DA5">
        <w:rPr>
          <w:rFonts w:eastAsia="SimSun" w:cs="Times New Roman"/>
          <w:sz w:val="24"/>
          <w:szCs w:val="24"/>
        </w:rPr>
        <w:t>significant</w:t>
      </w:r>
      <w:r w:rsidR="007F7C4C">
        <w:rPr>
          <w:rFonts w:eastAsia="SimSun" w:cs="Times New Roman"/>
          <w:sz w:val="24"/>
          <w:szCs w:val="24"/>
        </w:rPr>
        <w:t xml:space="preserve"> but the evidence is ambiguous</w:t>
      </w:r>
      <w:r w:rsidRPr="003149BC">
        <w:rPr>
          <w:rFonts w:eastAsia="SimSun" w:cs="Times New Roman"/>
          <w:sz w:val="24"/>
          <w:szCs w:val="24"/>
        </w:rPr>
        <w:t xml:space="preserve">, </w:t>
      </w:r>
      <w:proofErr w:type="gramStart"/>
      <w:r w:rsidRPr="00BF0727">
        <w:rPr>
          <w:rFonts w:eastAsia="SimSun" w:cs="Times New Roman"/>
          <w:i/>
          <w:sz w:val="24"/>
          <w:szCs w:val="24"/>
        </w:rPr>
        <w:t>F</w:t>
      </w:r>
      <w:r w:rsidRPr="003149BC">
        <w:rPr>
          <w:rFonts w:eastAsia="SimSun" w:cs="Times New Roman"/>
          <w:sz w:val="24"/>
          <w:szCs w:val="24"/>
        </w:rPr>
        <w:t>(</w:t>
      </w:r>
      <w:proofErr w:type="gramEnd"/>
      <w:r w:rsidRPr="003149BC">
        <w:rPr>
          <w:rFonts w:eastAsia="SimSun" w:cs="Times New Roman"/>
          <w:sz w:val="24"/>
          <w:szCs w:val="24"/>
        </w:rPr>
        <w:t>2,</w:t>
      </w:r>
      <w:r w:rsidR="007E7DA5">
        <w:rPr>
          <w:rFonts w:eastAsia="SimSun" w:cs="Times New Roman"/>
          <w:sz w:val="24"/>
          <w:szCs w:val="24"/>
        </w:rPr>
        <w:t>11</w:t>
      </w:r>
      <w:r w:rsidRPr="003149BC">
        <w:rPr>
          <w:rFonts w:eastAsia="SimSun" w:cs="Times New Roman"/>
          <w:sz w:val="24"/>
          <w:szCs w:val="24"/>
        </w:rPr>
        <w:t>6) =</w:t>
      </w:r>
      <w:r w:rsidR="007E7DA5">
        <w:rPr>
          <w:rFonts w:eastAsia="SimSun" w:cs="Times New Roman"/>
          <w:sz w:val="24"/>
          <w:szCs w:val="24"/>
        </w:rPr>
        <w:t xml:space="preserve"> 4.4</w:t>
      </w:r>
      <w:r w:rsidR="00D30485">
        <w:rPr>
          <w:rFonts w:eastAsia="SimSun" w:cs="Times New Roman"/>
          <w:sz w:val="24"/>
          <w:szCs w:val="24"/>
        </w:rPr>
        <w:t>1</w:t>
      </w:r>
      <w:r w:rsidRPr="003149BC">
        <w:rPr>
          <w:rFonts w:eastAsia="SimSun" w:cs="Times New Roman"/>
          <w:sz w:val="24"/>
          <w:szCs w:val="24"/>
        </w:rPr>
        <w:t xml:space="preserve">, </w:t>
      </w:r>
      <w:r w:rsidRPr="00BF0727">
        <w:rPr>
          <w:rFonts w:eastAsia="SimSun" w:cs="Times New Roman"/>
          <w:i/>
          <w:sz w:val="24"/>
          <w:szCs w:val="24"/>
        </w:rPr>
        <w:t>p</w:t>
      </w:r>
      <w:r w:rsidRPr="003149BC">
        <w:rPr>
          <w:rFonts w:eastAsia="SimSun" w:cs="Times New Roman"/>
          <w:sz w:val="24"/>
          <w:szCs w:val="24"/>
        </w:rPr>
        <w:t xml:space="preserve"> = </w:t>
      </w:r>
      <w:r w:rsidR="00C14E06">
        <w:rPr>
          <w:rFonts w:eastAsia="SimSun" w:cs="Times New Roman"/>
          <w:sz w:val="24"/>
          <w:szCs w:val="24"/>
        </w:rPr>
        <w:t>0</w:t>
      </w:r>
      <w:r w:rsidRPr="003149BC">
        <w:rPr>
          <w:rFonts w:eastAsia="SimSun" w:cs="Times New Roman"/>
          <w:sz w:val="24"/>
          <w:szCs w:val="24"/>
        </w:rPr>
        <w:t>.01</w:t>
      </w:r>
      <w:r w:rsidR="007E7DA5">
        <w:rPr>
          <w:rFonts w:eastAsia="SimSun" w:cs="Times New Roman"/>
          <w:sz w:val="24"/>
          <w:szCs w:val="24"/>
        </w:rPr>
        <w:t>4</w:t>
      </w:r>
      <w:r w:rsidRPr="003149BC">
        <w:rPr>
          <w:rFonts w:eastAsia="SimSun" w:cs="Times New Roman"/>
          <w:sz w:val="24"/>
          <w:szCs w:val="24"/>
        </w:rPr>
        <w:t>,</w:t>
      </w:r>
      <w:r w:rsidRPr="00F849C1">
        <w:rPr>
          <w:rFonts w:eastAsia="SimSun" w:cs="Times New Roman"/>
          <w:color w:val="0000FF"/>
          <w:sz w:val="24"/>
          <w:szCs w:val="24"/>
        </w:rPr>
        <w:t xml:space="preserve"> </w:t>
      </w:r>
      <w:r w:rsidR="00D30485" w:rsidRPr="00C3520D">
        <w:rPr>
          <w:rFonts w:cs="Times New Roman"/>
          <w:i/>
          <w:sz w:val="24"/>
          <w:szCs w:val="24"/>
        </w:rPr>
        <w:t>ω</w:t>
      </w:r>
      <w:r w:rsidR="00D30485" w:rsidRPr="00D0217D">
        <w:rPr>
          <w:rFonts w:eastAsia="SimSun" w:cs="Times New Roman"/>
          <w:bCs/>
          <w:i/>
          <w:iCs/>
          <w:sz w:val="24"/>
          <w:szCs w:val="24"/>
        </w:rPr>
        <w:t>²</w:t>
      </w:r>
      <w:r w:rsidRPr="00F849C1">
        <w:rPr>
          <w:rFonts w:eastAsia="SimSun" w:cs="Times New Roman"/>
          <w:color w:val="0000FF"/>
          <w:sz w:val="24"/>
          <w:szCs w:val="24"/>
        </w:rPr>
        <w:t xml:space="preserve"> =</w:t>
      </w:r>
      <w:r w:rsidR="00D30485">
        <w:rPr>
          <w:rFonts w:eastAsia="SimSun" w:cs="Times New Roman"/>
          <w:color w:val="0000FF"/>
          <w:sz w:val="24"/>
          <w:szCs w:val="24"/>
        </w:rPr>
        <w:t xml:space="preserve"> 0.0542, </w:t>
      </w:r>
      <w:r w:rsidR="00D30485">
        <w:rPr>
          <w:rFonts w:eastAsia="SimSun" w:cs="Times New Roman"/>
          <w:sz w:val="24"/>
          <w:szCs w:val="24"/>
        </w:rPr>
        <w:t>BF</w:t>
      </w:r>
      <w:r w:rsidR="00D30485" w:rsidRPr="00233718">
        <w:rPr>
          <w:rFonts w:eastAsia="SimSun" w:cs="Times New Roman"/>
          <w:sz w:val="24"/>
          <w:szCs w:val="24"/>
          <w:vertAlign w:val="subscript"/>
        </w:rPr>
        <w:t>10</w:t>
      </w:r>
      <w:r w:rsidR="00D30485">
        <w:rPr>
          <w:rFonts w:eastAsia="SimSun" w:cs="Times New Roman"/>
          <w:sz w:val="24"/>
          <w:szCs w:val="24"/>
          <w:vertAlign w:val="subscript"/>
        </w:rPr>
        <w:t xml:space="preserve"> </w:t>
      </w:r>
      <w:r w:rsidR="00D30485" w:rsidRPr="00233718">
        <w:rPr>
          <w:rFonts w:eastAsia="SimSun" w:cs="Times New Roman"/>
          <w:sz w:val="24"/>
          <w:szCs w:val="24"/>
        </w:rPr>
        <w:t>=</w:t>
      </w:r>
      <w:r w:rsidR="00D30485">
        <w:rPr>
          <w:rFonts w:eastAsia="SimSun" w:cs="Times New Roman"/>
          <w:sz w:val="24"/>
          <w:szCs w:val="24"/>
        </w:rPr>
        <w:t xml:space="preserve"> 0.241</w:t>
      </w:r>
      <w:r w:rsidR="00DE1EF8" w:rsidRPr="00F849C1">
        <w:rPr>
          <w:rFonts w:eastAsia="SimSun" w:cs="Times New Roman"/>
          <w:color w:val="3333CC"/>
          <w:sz w:val="24"/>
          <w:szCs w:val="24"/>
        </w:rPr>
        <w:t>.</w:t>
      </w:r>
    </w:p>
    <w:p w14:paraId="07F1B8F9" w14:textId="50888BB5" w:rsidR="007761AA" w:rsidRDefault="00D151CB" w:rsidP="00E026D2">
      <w:pPr>
        <w:spacing w:line="480" w:lineRule="auto"/>
        <w:ind w:firstLine="720"/>
        <w:jc w:val="left"/>
        <w:rPr>
          <w:rFonts w:eastAsia="SimSun" w:cs="Times New Roman"/>
          <w:sz w:val="24"/>
          <w:szCs w:val="24"/>
        </w:rPr>
      </w:pPr>
      <w:r w:rsidRPr="003149BC">
        <w:rPr>
          <w:rFonts w:eastAsia="SimSun" w:cs="Times New Roman"/>
          <w:sz w:val="24"/>
          <w:szCs w:val="24"/>
        </w:rPr>
        <w:t xml:space="preserve">We </w:t>
      </w:r>
      <w:r>
        <w:rPr>
          <w:rFonts w:eastAsia="SimSun" w:cs="Times New Roman"/>
          <w:sz w:val="24"/>
          <w:szCs w:val="24"/>
        </w:rPr>
        <w:t>broke down the interaction by</w:t>
      </w:r>
      <w:r w:rsidRPr="003149BC">
        <w:rPr>
          <w:rFonts w:eastAsia="SimSun" w:cs="Times New Roman"/>
          <w:sz w:val="24"/>
          <w:szCs w:val="24"/>
        </w:rPr>
        <w:t xml:space="preserve"> analyz</w:t>
      </w:r>
      <w:r>
        <w:rPr>
          <w:rFonts w:eastAsia="SimSun" w:cs="Times New Roman"/>
          <w:sz w:val="24"/>
          <w:szCs w:val="24"/>
        </w:rPr>
        <w:t>ing</w:t>
      </w:r>
      <w:r w:rsidRPr="003149BC">
        <w:rPr>
          <w:rFonts w:eastAsia="SimSun" w:cs="Times New Roman"/>
          <w:sz w:val="24"/>
          <w:szCs w:val="24"/>
        </w:rPr>
        <w:t xml:space="preserve"> the data </w:t>
      </w:r>
      <w:r>
        <w:rPr>
          <w:rFonts w:eastAsia="SimSun" w:cs="Times New Roman"/>
          <w:sz w:val="24"/>
          <w:szCs w:val="24"/>
        </w:rPr>
        <w:t>for</w:t>
      </w:r>
      <w:r w:rsidRPr="003149BC">
        <w:rPr>
          <w:rFonts w:eastAsia="SimSun" w:cs="Times New Roman"/>
          <w:sz w:val="24"/>
          <w:szCs w:val="24"/>
        </w:rPr>
        <w:t xml:space="preserve"> self and other pairs separately. The</w:t>
      </w:r>
      <w:r>
        <w:rPr>
          <w:rFonts w:eastAsia="SimSun" w:cs="Times New Roman"/>
          <w:sz w:val="24"/>
          <w:szCs w:val="24"/>
        </w:rPr>
        <w:t>re was</w:t>
      </w:r>
      <w:r w:rsidRPr="003149BC">
        <w:rPr>
          <w:rFonts w:eastAsia="SimSun" w:cs="Times New Roman"/>
          <w:sz w:val="24"/>
          <w:szCs w:val="24"/>
        </w:rPr>
        <w:t xml:space="preserve"> a significant effect of</w:t>
      </w:r>
      <w:r>
        <w:rPr>
          <w:rFonts w:eastAsia="SimSun" w:cs="Times New Roman"/>
          <w:sz w:val="24"/>
          <w:szCs w:val="24"/>
        </w:rPr>
        <w:t xml:space="preserve"> moral</w:t>
      </w:r>
      <w:r w:rsidRPr="003149BC">
        <w:rPr>
          <w:rFonts w:eastAsia="SimSun" w:cs="Times New Roman"/>
          <w:sz w:val="24"/>
          <w:szCs w:val="24"/>
        </w:rPr>
        <w:t xml:space="preserve"> </w:t>
      </w:r>
      <w:r w:rsidR="00587B75">
        <w:rPr>
          <w:rFonts w:eastAsia="SimSun" w:cs="Times New Roman"/>
          <w:sz w:val="24"/>
          <w:szCs w:val="24"/>
        </w:rPr>
        <w:t>valence</w:t>
      </w:r>
      <w:r w:rsidR="00587B75" w:rsidRPr="003149BC">
        <w:rPr>
          <w:rFonts w:eastAsia="SimSun" w:cs="Times New Roman"/>
          <w:sz w:val="24"/>
          <w:szCs w:val="24"/>
        </w:rPr>
        <w:t xml:space="preserve"> </w:t>
      </w:r>
      <w:r w:rsidRPr="003149BC">
        <w:rPr>
          <w:rFonts w:eastAsia="SimSun" w:cs="Times New Roman"/>
          <w:sz w:val="24"/>
          <w:szCs w:val="24"/>
        </w:rPr>
        <w:t xml:space="preserve">for </w:t>
      </w:r>
      <w:r w:rsidR="00D4206B" w:rsidRPr="003149BC">
        <w:rPr>
          <w:rFonts w:eastAsia="SimSun" w:cs="Times New Roman"/>
          <w:sz w:val="24"/>
          <w:szCs w:val="24"/>
        </w:rPr>
        <w:t>self-</w:t>
      </w:r>
      <w:r w:rsidR="00D4206B">
        <w:rPr>
          <w:rFonts w:eastAsia="SimSun" w:cs="Times New Roman"/>
          <w:sz w:val="24"/>
          <w:szCs w:val="24"/>
        </w:rPr>
        <w:t>stimuli</w:t>
      </w:r>
      <w:r w:rsidRPr="003149BC">
        <w:rPr>
          <w:rFonts w:eastAsia="SimSun" w:cs="Times New Roman"/>
          <w:sz w:val="24"/>
          <w:szCs w:val="24"/>
        </w:rPr>
        <w:t xml:space="preserve">, </w:t>
      </w:r>
      <w:proofErr w:type="gramStart"/>
      <w:r w:rsidRPr="00BF0727">
        <w:rPr>
          <w:rFonts w:eastAsia="SimSun" w:cs="Times New Roman"/>
          <w:i/>
          <w:sz w:val="24"/>
          <w:szCs w:val="24"/>
        </w:rPr>
        <w:t>F</w:t>
      </w:r>
      <w:r w:rsidRPr="003149BC">
        <w:rPr>
          <w:rFonts w:eastAsia="SimSun" w:cs="Times New Roman"/>
          <w:sz w:val="24"/>
          <w:szCs w:val="24"/>
        </w:rPr>
        <w:t>(</w:t>
      </w:r>
      <w:proofErr w:type="gramEnd"/>
      <w:r w:rsidRPr="003149BC">
        <w:rPr>
          <w:rFonts w:eastAsia="SimSun" w:cs="Times New Roman"/>
          <w:sz w:val="24"/>
          <w:szCs w:val="24"/>
        </w:rPr>
        <w:t>2,</w:t>
      </w:r>
      <w:r w:rsidR="00E03F41">
        <w:rPr>
          <w:rFonts w:eastAsia="SimSun" w:cs="Times New Roman"/>
          <w:sz w:val="24"/>
          <w:szCs w:val="24"/>
        </w:rPr>
        <w:t>11</w:t>
      </w:r>
      <w:r w:rsidRPr="003149BC">
        <w:rPr>
          <w:rFonts w:eastAsia="SimSun" w:cs="Times New Roman"/>
          <w:sz w:val="24"/>
          <w:szCs w:val="24"/>
        </w:rPr>
        <w:t xml:space="preserve">6) = </w:t>
      </w:r>
      <w:r w:rsidR="00E03F41">
        <w:rPr>
          <w:rFonts w:eastAsia="SimSun" w:cs="Times New Roman"/>
          <w:sz w:val="24"/>
          <w:szCs w:val="24"/>
        </w:rPr>
        <w:t>6.293</w:t>
      </w:r>
      <w:r w:rsidRPr="003149BC">
        <w:rPr>
          <w:rFonts w:eastAsia="SimSun" w:cs="Times New Roman"/>
          <w:sz w:val="24"/>
          <w:szCs w:val="24"/>
        </w:rPr>
        <w:t xml:space="preserve">, </w:t>
      </w:r>
      <w:r w:rsidRPr="00BF0727">
        <w:rPr>
          <w:rFonts w:eastAsia="SimSun" w:cs="Times New Roman"/>
          <w:i/>
          <w:sz w:val="24"/>
          <w:szCs w:val="24"/>
        </w:rPr>
        <w:t>p</w:t>
      </w:r>
      <w:r w:rsidRPr="003149BC">
        <w:rPr>
          <w:rFonts w:eastAsia="SimSun" w:cs="Times New Roman"/>
          <w:sz w:val="24"/>
          <w:szCs w:val="24"/>
        </w:rPr>
        <w:t xml:space="preserve"> = 0.</w:t>
      </w:r>
      <w:r w:rsidR="00E03F41">
        <w:rPr>
          <w:rFonts w:eastAsia="SimSun" w:cs="Times New Roman"/>
          <w:sz w:val="24"/>
          <w:szCs w:val="24"/>
        </w:rPr>
        <w:t>00254</w:t>
      </w:r>
      <w:r w:rsidRPr="003149BC">
        <w:rPr>
          <w:rFonts w:eastAsia="SimSun" w:cs="Times New Roman"/>
          <w:sz w:val="24"/>
          <w:szCs w:val="24"/>
        </w:rPr>
        <w:t>,</w:t>
      </w:r>
      <w:r w:rsidR="00C626C8">
        <w:rPr>
          <w:rFonts w:eastAsia="SimSun" w:cs="Times New Roman"/>
          <w:sz w:val="24"/>
          <w:szCs w:val="24"/>
        </w:rPr>
        <w:t xml:space="preserve"> </w:t>
      </w:r>
      <w:r w:rsidR="00D778DE" w:rsidRPr="00C3520D">
        <w:rPr>
          <w:rFonts w:cs="Times New Roman"/>
          <w:i/>
          <w:sz w:val="24"/>
          <w:szCs w:val="24"/>
        </w:rPr>
        <w:t>ω</w:t>
      </w:r>
      <w:r w:rsidR="00D778DE" w:rsidRPr="00D0217D">
        <w:rPr>
          <w:rFonts w:eastAsia="SimSun" w:cs="Times New Roman"/>
          <w:bCs/>
          <w:i/>
          <w:iCs/>
          <w:sz w:val="24"/>
          <w:szCs w:val="24"/>
        </w:rPr>
        <w:t>²</w:t>
      </w:r>
      <w:r w:rsidRPr="003149BC">
        <w:rPr>
          <w:rFonts w:eastAsia="SimSun" w:cs="Times New Roman"/>
          <w:sz w:val="24"/>
          <w:szCs w:val="24"/>
        </w:rPr>
        <w:t xml:space="preserve">  =</w:t>
      </w:r>
      <w:r w:rsidR="00C14E06">
        <w:rPr>
          <w:rFonts w:eastAsia="SimSun" w:cs="Times New Roman"/>
          <w:sz w:val="24"/>
          <w:szCs w:val="24"/>
        </w:rPr>
        <w:t xml:space="preserve"> </w:t>
      </w:r>
      <w:r w:rsidR="00D778DE">
        <w:rPr>
          <w:rFonts w:eastAsia="SimSun" w:cs="Times New Roman"/>
          <w:sz w:val="24"/>
          <w:szCs w:val="24"/>
        </w:rPr>
        <w:t>0.0817, BF</w:t>
      </w:r>
      <w:r w:rsidR="00D778DE" w:rsidRPr="00233718">
        <w:rPr>
          <w:rFonts w:eastAsia="SimSun" w:cs="Times New Roman"/>
          <w:sz w:val="24"/>
          <w:szCs w:val="24"/>
          <w:vertAlign w:val="subscript"/>
        </w:rPr>
        <w:t>10</w:t>
      </w:r>
      <w:r w:rsidR="00D778DE" w:rsidRPr="00D778DE">
        <w:rPr>
          <w:rFonts w:eastAsia="SimSun" w:cs="Times New Roman"/>
          <w:sz w:val="24"/>
          <w:szCs w:val="24"/>
        </w:rPr>
        <w:t xml:space="preserve"> </w:t>
      </w:r>
      <w:r w:rsidR="00D778DE" w:rsidRPr="00233718">
        <w:rPr>
          <w:rFonts w:eastAsia="SimSun" w:cs="Times New Roman"/>
          <w:sz w:val="24"/>
          <w:szCs w:val="24"/>
        </w:rPr>
        <w:t>=</w:t>
      </w:r>
      <w:r w:rsidR="00D778DE">
        <w:rPr>
          <w:rFonts w:eastAsia="SimSun" w:cs="Times New Roman"/>
          <w:sz w:val="24"/>
          <w:szCs w:val="24"/>
        </w:rPr>
        <w:t xml:space="preserve"> 11.16.</w:t>
      </w:r>
      <w:r w:rsidRPr="003149BC">
        <w:rPr>
          <w:rFonts w:eastAsia="SimSun" w:cs="Times New Roman"/>
          <w:sz w:val="24"/>
          <w:szCs w:val="24"/>
        </w:rPr>
        <w:t xml:space="preserve"> Paired </w:t>
      </w:r>
      <w:r w:rsidRPr="00B112E3">
        <w:rPr>
          <w:rFonts w:eastAsia="SimSun" w:cs="Times New Roman"/>
          <w:i/>
          <w:sz w:val="24"/>
          <w:szCs w:val="24"/>
        </w:rPr>
        <w:t>t</w:t>
      </w:r>
      <w:r w:rsidRPr="003149BC">
        <w:rPr>
          <w:rFonts w:eastAsia="SimSun" w:cs="Times New Roman"/>
          <w:sz w:val="24"/>
          <w:szCs w:val="24"/>
        </w:rPr>
        <w:t xml:space="preserve"> test</w:t>
      </w:r>
      <w:r>
        <w:rPr>
          <w:rFonts w:eastAsia="SimSun" w:cs="Times New Roman"/>
          <w:sz w:val="24"/>
          <w:szCs w:val="24"/>
        </w:rPr>
        <w:t>s</w:t>
      </w:r>
      <w:r w:rsidRPr="003149BC">
        <w:rPr>
          <w:rFonts w:eastAsia="SimSun" w:cs="Times New Roman"/>
          <w:sz w:val="24"/>
          <w:szCs w:val="24"/>
        </w:rPr>
        <w:t xml:space="preserve"> show</w:t>
      </w:r>
      <w:r>
        <w:rPr>
          <w:rFonts w:eastAsia="SimSun" w:cs="Times New Roman"/>
          <w:sz w:val="24"/>
          <w:szCs w:val="24"/>
        </w:rPr>
        <w:t>ed</w:t>
      </w:r>
      <w:r w:rsidRPr="003149BC">
        <w:rPr>
          <w:rFonts w:eastAsia="SimSun" w:cs="Times New Roman"/>
          <w:sz w:val="24"/>
          <w:szCs w:val="24"/>
        </w:rPr>
        <w:t xml:space="preserve"> that </w:t>
      </w:r>
      <w:r w:rsidRPr="007761AA">
        <w:rPr>
          <w:rFonts w:eastAsia="SimSun" w:cs="Times New Roman"/>
          <w:b/>
          <w:sz w:val="24"/>
          <w:szCs w:val="24"/>
        </w:rPr>
        <w:t xml:space="preserve">good-self </w:t>
      </w:r>
      <w:r w:rsidR="00BC0761" w:rsidRPr="007761AA">
        <w:rPr>
          <w:rFonts w:eastAsia="SimSun" w:cs="Times New Roman"/>
          <w:b/>
          <w:sz w:val="24"/>
          <w:szCs w:val="24"/>
        </w:rPr>
        <w:t>condition</w:t>
      </w:r>
      <w:r w:rsidR="008561D9" w:rsidRPr="007761AA">
        <w:rPr>
          <w:rFonts w:eastAsia="SimSun" w:cs="Times New Roman"/>
          <w:b/>
          <w:sz w:val="24"/>
          <w:szCs w:val="24"/>
        </w:rPr>
        <w:t xml:space="preserve"> </w:t>
      </w:r>
      <w:r w:rsidRPr="007761AA">
        <w:rPr>
          <w:rFonts w:eastAsia="SimSun" w:cs="Times New Roman"/>
          <w:b/>
          <w:sz w:val="24"/>
          <w:szCs w:val="24"/>
        </w:rPr>
        <w:t>(</w:t>
      </w:r>
      <w:r w:rsidR="00B326AA" w:rsidRPr="007761AA">
        <w:rPr>
          <w:rFonts w:eastAsia="SimSun" w:cs="Times New Roman"/>
          <w:b/>
          <w:sz w:val="24"/>
          <w:szCs w:val="24"/>
        </w:rPr>
        <w:t xml:space="preserve">654 </w:t>
      </w:r>
      <w:r w:rsidR="00D93AE1" w:rsidRPr="007761AA">
        <w:rPr>
          <w:rFonts w:eastAsia="SimSun" w:cs="Times New Roman"/>
          <w:b/>
          <w:sz w:val="24"/>
          <w:szCs w:val="24"/>
        </w:rPr>
        <w:t xml:space="preserve">± </w:t>
      </w:r>
      <w:r w:rsidR="00B326AA" w:rsidRPr="007761AA">
        <w:rPr>
          <w:rFonts w:eastAsia="SimSun" w:cs="Times New Roman"/>
          <w:b/>
          <w:sz w:val="24"/>
          <w:szCs w:val="24"/>
        </w:rPr>
        <w:t>67</w:t>
      </w:r>
      <w:r w:rsidRPr="007761AA">
        <w:rPr>
          <w:rFonts w:eastAsia="SimSun" w:cs="Times New Roman"/>
          <w:b/>
          <w:sz w:val="24"/>
          <w:szCs w:val="24"/>
        </w:rPr>
        <w:t xml:space="preserve">) were </w:t>
      </w:r>
      <w:r w:rsidR="00F173B1" w:rsidRPr="007761AA">
        <w:rPr>
          <w:rFonts w:eastAsia="SimSun" w:cs="Times New Roman"/>
          <w:b/>
          <w:sz w:val="24"/>
          <w:szCs w:val="24"/>
        </w:rPr>
        <w:t xml:space="preserve">faster </w:t>
      </w:r>
      <w:r w:rsidRPr="007761AA">
        <w:rPr>
          <w:rFonts w:eastAsia="SimSun" w:cs="Times New Roman"/>
          <w:b/>
          <w:sz w:val="24"/>
          <w:szCs w:val="24"/>
        </w:rPr>
        <w:t xml:space="preserve">relative to bad-self </w:t>
      </w:r>
      <w:r w:rsidR="00BC0761" w:rsidRPr="007761AA">
        <w:rPr>
          <w:rFonts w:eastAsia="SimSun" w:cs="Times New Roman"/>
          <w:b/>
          <w:sz w:val="24"/>
          <w:szCs w:val="24"/>
        </w:rPr>
        <w:t xml:space="preserve">condition </w:t>
      </w:r>
      <w:r w:rsidRPr="007761AA">
        <w:rPr>
          <w:rFonts w:eastAsia="SimSun" w:cs="Times New Roman"/>
          <w:b/>
          <w:sz w:val="24"/>
          <w:szCs w:val="24"/>
        </w:rPr>
        <w:t>(</w:t>
      </w:r>
      <w:r w:rsidR="00B326AA" w:rsidRPr="007761AA">
        <w:rPr>
          <w:rFonts w:eastAsia="SimSun" w:cs="Times New Roman"/>
          <w:b/>
          <w:sz w:val="24"/>
          <w:szCs w:val="24"/>
        </w:rPr>
        <w:t xml:space="preserve">665 </w:t>
      </w:r>
      <w:r w:rsidR="00D93AE1" w:rsidRPr="007761AA">
        <w:rPr>
          <w:rFonts w:eastAsia="SimSun" w:cs="Times New Roman"/>
          <w:b/>
          <w:sz w:val="24"/>
          <w:szCs w:val="24"/>
        </w:rPr>
        <w:t>±</w:t>
      </w:r>
      <w:r w:rsidRPr="007761AA">
        <w:rPr>
          <w:rFonts w:eastAsia="SimSun" w:cs="Times New Roman"/>
          <w:b/>
          <w:sz w:val="24"/>
          <w:szCs w:val="24"/>
        </w:rPr>
        <w:t xml:space="preserve"> 6</w:t>
      </w:r>
      <w:r w:rsidR="00B326AA" w:rsidRPr="007761AA">
        <w:rPr>
          <w:rFonts w:eastAsia="SimSun" w:cs="Times New Roman"/>
          <w:b/>
          <w:sz w:val="24"/>
          <w:szCs w:val="24"/>
        </w:rPr>
        <w:t>4.6</w:t>
      </w:r>
      <w:r w:rsidRPr="007761AA">
        <w:rPr>
          <w:rFonts w:eastAsia="SimSun" w:cs="Times New Roman"/>
          <w:b/>
          <w:sz w:val="24"/>
          <w:szCs w:val="24"/>
        </w:rPr>
        <w:t>)</w:t>
      </w:r>
      <w:r w:rsidR="00F63100" w:rsidRPr="007761AA">
        <w:rPr>
          <w:rFonts w:eastAsia="SimSun" w:cs="Times New Roman"/>
          <w:b/>
          <w:sz w:val="24"/>
          <w:szCs w:val="24"/>
        </w:rPr>
        <w:t xml:space="preserve">, </w:t>
      </w:r>
      <w:r w:rsidRPr="007761AA">
        <w:rPr>
          <w:rFonts w:eastAsia="SimSun" w:cs="Times New Roman"/>
          <w:b/>
          <w:i/>
          <w:sz w:val="24"/>
          <w:szCs w:val="24"/>
        </w:rPr>
        <w:t>t</w:t>
      </w:r>
      <w:r w:rsidRPr="007761AA">
        <w:rPr>
          <w:rFonts w:eastAsia="SimSun" w:cs="Times New Roman"/>
          <w:b/>
          <w:sz w:val="24"/>
          <w:szCs w:val="24"/>
        </w:rPr>
        <w:t>(</w:t>
      </w:r>
      <w:r w:rsidR="00F63100" w:rsidRPr="007761AA">
        <w:rPr>
          <w:rFonts w:eastAsia="SimSun" w:cs="Times New Roman"/>
          <w:b/>
          <w:sz w:val="24"/>
          <w:szCs w:val="24"/>
        </w:rPr>
        <w:t>58</w:t>
      </w:r>
      <w:r w:rsidRPr="007761AA">
        <w:rPr>
          <w:rFonts w:eastAsia="SimSun" w:cs="Times New Roman"/>
          <w:b/>
          <w:sz w:val="24"/>
          <w:szCs w:val="24"/>
        </w:rPr>
        <w:t xml:space="preserve">) = </w:t>
      </w:r>
      <w:r w:rsidR="0054666F" w:rsidRPr="007761AA">
        <w:rPr>
          <w:rFonts w:eastAsia="SimSun" w:cs="Times New Roman"/>
          <w:b/>
          <w:sz w:val="24"/>
          <w:szCs w:val="24"/>
        </w:rPr>
        <w:t>-</w:t>
      </w:r>
      <w:r w:rsidR="00E03F41" w:rsidRPr="007761AA">
        <w:rPr>
          <w:rFonts w:eastAsia="SimSun" w:cs="Times New Roman"/>
          <w:b/>
          <w:sz w:val="24"/>
          <w:szCs w:val="24"/>
        </w:rPr>
        <w:t>3.47</w:t>
      </w:r>
      <w:r w:rsidRPr="007761AA">
        <w:rPr>
          <w:rFonts w:eastAsia="SimSun" w:cs="Times New Roman"/>
          <w:b/>
          <w:sz w:val="24"/>
          <w:szCs w:val="24"/>
        </w:rPr>
        <w:t xml:space="preserve">, </w:t>
      </w:r>
      <w:r w:rsidRPr="007761AA">
        <w:rPr>
          <w:rFonts w:eastAsia="SimSun" w:cs="Times New Roman"/>
          <w:b/>
          <w:i/>
          <w:sz w:val="24"/>
          <w:szCs w:val="24"/>
        </w:rPr>
        <w:t>p</w:t>
      </w:r>
      <w:r w:rsidRPr="007761AA">
        <w:rPr>
          <w:rFonts w:eastAsia="SimSun" w:cs="Times New Roman"/>
          <w:b/>
          <w:sz w:val="24"/>
          <w:szCs w:val="24"/>
        </w:rPr>
        <w:t xml:space="preserve"> </w:t>
      </w:r>
      <w:r w:rsidR="00A52C99" w:rsidRPr="007761AA">
        <w:rPr>
          <w:rFonts w:eastAsia="SimSun" w:cs="Times New Roman"/>
          <w:b/>
          <w:sz w:val="24"/>
          <w:szCs w:val="24"/>
        </w:rPr>
        <w:t>&lt;</w:t>
      </w:r>
      <w:r w:rsidRPr="007761AA">
        <w:rPr>
          <w:rFonts w:eastAsia="SimSun" w:cs="Times New Roman"/>
          <w:b/>
          <w:sz w:val="24"/>
          <w:szCs w:val="24"/>
        </w:rPr>
        <w:t xml:space="preserve"> 0.00</w:t>
      </w:r>
      <w:r w:rsidR="00A52C99" w:rsidRPr="007761AA">
        <w:rPr>
          <w:rFonts w:eastAsia="SimSun" w:cs="Times New Roman"/>
          <w:b/>
          <w:sz w:val="24"/>
          <w:szCs w:val="24"/>
        </w:rPr>
        <w:t>01</w:t>
      </w:r>
      <w:r w:rsidRPr="007761AA">
        <w:rPr>
          <w:rFonts w:eastAsia="SimSun" w:cs="Times New Roman"/>
          <w:b/>
          <w:sz w:val="24"/>
          <w:szCs w:val="24"/>
        </w:rPr>
        <w:t xml:space="preserve">, </w:t>
      </w:r>
      <w:r w:rsidRPr="007761AA">
        <w:rPr>
          <w:rFonts w:eastAsia="SimSun" w:cs="Times New Roman"/>
          <w:b/>
          <w:color w:val="0000FF"/>
          <w:sz w:val="24"/>
          <w:szCs w:val="24"/>
        </w:rPr>
        <w:t xml:space="preserve">Cohen’s </w:t>
      </w:r>
      <w:r w:rsidRPr="007761AA">
        <w:rPr>
          <w:rFonts w:eastAsia="SimSun" w:cs="Times New Roman"/>
          <w:b/>
          <w:i/>
          <w:color w:val="0000FF"/>
          <w:sz w:val="24"/>
          <w:szCs w:val="24"/>
        </w:rPr>
        <w:t>d</w:t>
      </w:r>
      <w:r w:rsidR="00D93AE1" w:rsidRPr="007761AA">
        <w:rPr>
          <w:rFonts w:eastAsia="SimSun" w:cs="Times New Roman"/>
          <w:b/>
          <w:i/>
          <w:color w:val="0000FF"/>
          <w:sz w:val="24"/>
          <w:szCs w:val="24"/>
          <w:vertAlign w:val="subscript"/>
        </w:rPr>
        <w:t>rm</w:t>
      </w:r>
      <w:r w:rsidRPr="007761AA">
        <w:rPr>
          <w:rFonts w:eastAsia="SimSun" w:cs="Times New Roman"/>
          <w:b/>
          <w:color w:val="0000FF"/>
          <w:sz w:val="24"/>
          <w:szCs w:val="24"/>
        </w:rPr>
        <w:t xml:space="preserve"> = </w:t>
      </w:r>
      <w:r w:rsidR="00E03F41" w:rsidRPr="007761AA">
        <w:rPr>
          <w:rFonts w:eastAsia="SimSun" w:cs="Times New Roman"/>
          <w:b/>
          <w:color w:val="0000FF"/>
          <w:sz w:val="24"/>
          <w:szCs w:val="24"/>
        </w:rPr>
        <w:t>-0.451</w:t>
      </w:r>
      <w:r w:rsidR="0054666F" w:rsidRPr="007761AA">
        <w:rPr>
          <w:rFonts w:eastAsia="SimSun" w:cs="Times New Roman"/>
          <w:b/>
          <w:color w:val="0000FF"/>
          <w:sz w:val="24"/>
          <w:szCs w:val="24"/>
        </w:rPr>
        <w:t xml:space="preserve"> CI [</w:t>
      </w:r>
      <w:r w:rsidR="00C00BDD" w:rsidRPr="007761AA">
        <w:rPr>
          <w:rFonts w:eastAsia="SimSun" w:cs="Times New Roman"/>
          <w:b/>
          <w:color w:val="0000FF"/>
          <w:sz w:val="24"/>
          <w:szCs w:val="24"/>
        </w:rPr>
        <w:t>-0.</w:t>
      </w:r>
      <w:r w:rsidR="00D778DE" w:rsidRPr="007761AA">
        <w:rPr>
          <w:rFonts w:eastAsia="SimSun" w:cs="Times New Roman"/>
          <w:b/>
          <w:color w:val="0000FF"/>
          <w:sz w:val="24"/>
          <w:szCs w:val="24"/>
        </w:rPr>
        <w:t>718</w:t>
      </w:r>
      <w:r w:rsidR="00C00BDD" w:rsidRPr="007761AA">
        <w:rPr>
          <w:rFonts w:eastAsia="SimSun" w:cs="Times New Roman"/>
          <w:b/>
          <w:color w:val="0000FF"/>
          <w:sz w:val="24"/>
          <w:szCs w:val="24"/>
        </w:rPr>
        <w:t xml:space="preserve"> -0.</w:t>
      </w:r>
      <w:r w:rsidR="00D778DE" w:rsidRPr="007761AA">
        <w:rPr>
          <w:rFonts w:eastAsia="SimSun" w:cs="Times New Roman"/>
          <w:b/>
          <w:color w:val="0000FF"/>
          <w:sz w:val="24"/>
          <w:szCs w:val="24"/>
        </w:rPr>
        <w:t>182</w:t>
      </w:r>
      <w:r w:rsidR="0054666F" w:rsidRPr="007761AA">
        <w:rPr>
          <w:rFonts w:eastAsia="SimSun" w:cs="Times New Roman"/>
          <w:b/>
          <w:color w:val="0000FF"/>
          <w:sz w:val="24"/>
          <w:szCs w:val="24"/>
        </w:rPr>
        <w:t>]</w:t>
      </w:r>
      <w:r w:rsidR="00D778DE" w:rsidRPr="007761AA">
        <w:rPr>
          <w:rFonts w:eastAsia="SimSun" w:cs="Times New Roman"/>
          <w:b/>
          <w:color w:val="0000FF"/>
          <w:sz w:val="24"/>
          <w:szCs w:val="24"/>
        </w:rPr>
        <w:t xml:space="preserve">, </w:t>
      </w:r>
      <w:r w:rsidR="00D778DE" w:rsidRPr="007761AA">
        <w:rPr>
          <w:rFonts w:eastAsia="SimSun" w:cs="Times New Roman"/>
          <w:b/>
          <w:sz w:val="24"/>
          <w:szCs w:val="24"/>
        </w:rPr>
        <w:t>BF</w:t>
      </w:r>
      <w:r w:rsidR="00D778DE" w:rsidRPr="007761AA">
        <w:rPr>
          <w:rFonts w:eastAsia="SimSun" w:cs="Times New Roman"/>
          <w:b/>
          <w:sz w:val="24"/>
          <w:szCs w:val="24"/>
          <w:vertAlign w:val="subscript"/>
        </w:rPr>
        <w:t>10</w:t>
      </w:r>
      <w:r w:rsidR="00D778DE" w:rsidRPr="007761AA">
        <w:rPr>
          <w:rFonts w:eastAsia="SimSun" w:cs="Times New Roman"/>
          <w:b/>
          <w:sz w:val="24"/>
          <w:szCs w:val="24"/>
        </w:rPr>
        <w:t xml:space="preserve"> = 27.0</w:t>
      </w:r>
      <w:r w:rsidR="0054666F" w:rsidRPr="007761AA">
        <w:rPr>
          <w:rFonts w:eastAsia="SimSun" w:cs="Times New Roman"/>
          <w:b/>
          <w:sz w:val="24"/>
          <w:szCs w:val="24"/>
        </w:rPr>
        <w:t xml:space="preserve">, </w:t>
      </w:r>
      <w:r w:rsidRPr="007761AA">
        <w:rPr>
          <w:rFonts w:eastAsia="SimSun" w:cs="Times New Roman"/>
          <w:b/>
          <w:sz w:val="24"/>
          <w:szCs w:val="24"/>
        </w:rPr>
        <w:t xml:space="preserve">and  over </w:t>
      </w:r>
      <w:r w:rsidR="008D57DE" w:rsidRPr="007761AA">
        <w:rPr>
          <w:rFonts w:eastAsia="SimSun" w:cs="Times New Roman"/>
          <w:b/>
          <w:sz w:val="24"/>
          <w:szCs w:val="24"/>
        </w:rPr>
        <w:t>neutral</w:t>
      </w:r>
      <w:r w:rsidRPr="007761AA">
        <w:rPr>
          <w:rFonts w:eastAsia="SimSun" w:cs="Times New Roman"/>
          <w:b/>
          <w:sz w:val="24"/>
          <w:szCs w:val="24"/>
        </w:rPr>
        <w:t xml:space="preserve">-self </w:t>
      </w:r>
      <w:r w:rsidR="00BC0761" w:rsidRPr="007761AA">
        <w:rPr>
          <w:rFonts w:eastAsia="SimSun" w:cs="Times New Roman"/>
          <w:b/>
          <w:sz w:val="24"/>
          <w:szCs w:val="24"/>
        </w:rPr>
        <w:t xml:space="preserve">condition </w:t>
      </w:r>
      <w:r w:rsidRPr="007761AA">
        <w:rPr>
          <w:rFonts w:eastAsia="SimSun" w:cs="Times New Roman"/>
          <w:b/>
          <w:sz w:val="24"/>
          <w:szCs w:val="24"/>
        </w:rPr>
        <w:t>(</w:t>
      </w:r>
      <w:r w:rsidR="00B326AA" w:rsidRPr="007761AA">
        <w:rPr>
          <w:rFonts w:eastAsia="SimSun" w:cs="Times New Roman"/>
          <w:b/>
          <w:sz w:val="24"/>
          <w:szCs w:val="24"/>
        </w:rPr>
        <w:t xml:space="preserve">664 </w:t>
      </w:r>
      <w:r w:rsidR="00D93AE1" w:rsidRPr="007761AA">
        <w:rPr>
          <w:rFonts w:eastAsia="SimSun" w:cs="Times New Roman"/>
          <w:b/>
          <w:sz w:val="24"/>
          <w:szCs w:val="24"/>
        </w:rPr>
        <w:t xml:space="preserve">± </w:t>
      </w:r>
      <w:r w:rsidRPr="007761AA">
        <w:rPr>
          <w:rFonts w:eastAsia="SimSun" w:cs="Times New Roman"/>
          <w:b/>
          <w:sz w:val="24"/>
          <w:szCs w:val="24"/>
        </w:rPr>
        <w:t>64)</w:t>
      </w:r>
      <w:r w:rsidR="00F63100" w:rsidRPr="007761AA">
        <w:rPr>
          <w:rFonts w:eastAsia="SimSun" w:cs="Times New Roman"/>
          <w:b/>
          <w:sz w:val="24"/>
          <w:szCs w:val="24"/>
        </w:rPr>
        <w:t xml:space="preserve">, </w:t>
      </w:r>
      <w:r w:rsidRPr="007761AA">
        <w:rPr>
          <w:rFonts w:eastAsia="SimSun" w:cs="Times New Roman"/>
          <w:b/>
          <w:i/>
          <w:sz w:val="24"/>
          <w:szCs w:val="24"/>
        </w:rPr>
        <w:t>t</w:t>
      </w:r>
      <w:r w:rsidRPr="007761AA">
        <w:rPr>
          <w:rFonts w:eastAsia="SimSun" w:cs="Times New Roman"/>
          <w:b/>
          <w:sz w:val="24"/>
          <w:szCs w:val="24"/>
        </w:rPr>
        <w:t>(</w:t>
      </w:r>
      <w:r w:rsidR="00F63100" w:rsidRPr="007761AA">
        <w:rPr>
          <w:rFonts w:eastAsia="SimSun" w:cs="Times New Roman"/>
          <w:b/>
          <w:sz w:val="24"/>
          <w:szCs w:val="24"/>
        </w:rPr>
        <w:t>58</w:t>
      </w:r>
      <w:r w:rsidRPr="007761AA">
        <w:rPr>
          <w:rFonts w:eastAsia="SimSun" w:cs="Times New Roman"/>
          <w:b/>
          <w:sz w:val="24"/>
          <w:szCs w:val="24"/>
        </w:rPr>
        <w:t xml:space="preserve">) = </w:t>
      </w:r>
      <w:r w:rsidR="0054666F" w:rsidRPr="007761AA">
        <w:rPr>
          <w:rFonts w:eastAsia="SimSun" w:cs="Times New Roman"/>
          <w:b/>
          <w:sz w:val="24"/>
          <w:szCs w:val="24"/>
        </w:rPr>
        <w:t>-</w:t>
      </w:r>
      <w:r w:rsidRPr="007761AA">
        <w:rPr>
          <w:rFonts w:eastAsia="SimSun" w:cs="Times New Roman"/>
          <w:b/>
          <w:sz w:val="24"/>
          <w:szCs w:val="24"/>
        </w:rPr>
        <w:t>2.</w:t>
      </w:r>
      <w:r w:rsidR="00C00BDD" w:rsidRPr="007761AA">
        <w:rPr>
          <w:rFonts w:eastAsia="SimSun" w:cs="Times New Roman"/>
          <w:b/>
          <w:sz w:val="24"/>
          <w:szCs w:val="24"/>
        </w:rPr>
        <w:t>78</w:t>
      </w:r>
      <w:r w:rsidRPr="007761AA">
        <w:rPr>
          <w:rFonts w:eastAsia="SimSun" w:cs="Times New Roman"/>
          <w:b/>
          <w:sz w:val="24"/>
          <w:szCs w:val="24"/>
        </w:rPr>
        <w:t xml:space="preserve">, </w:t>
      </w:r>
      <w:r w:rsidRPr="007761AA">
        <w:rPr>
          <w:rFonts w:eastAsia="SimSun" w:cs="Times New Roman"/>
          <w:b/>
          <w:i/>
          <w:sz w:val="24"/>
          <w:szCs w:val="24"/>
        </w:rPr>
        <w:t>p</w:t>
      </w:r>
      <w:r w:rsidRPr="007761AA">
        <w:rPr>
          <w:rFonts w:eastAsia="SimSun" w:cs="Times New Roman"/>
          <w:b/>
          <w:sz w:val="24"/>
          <w:szCs w:val="24"/>
        </w:rPr>
        <w:t xml:space="preserve"> = 0.00</w:t>
      </w:r>
      <w:r w:rsidR="00C00BDD" w:rsidRPr="007761AA">
        <w:rPr>
          <w:rFonts w:eastAsia="SimSun" w:cs="Times New Roman"/>
          <w:b/>
          <w:sz w:val="24"/>
          <w:szCs w:val="24"/>
        </w:rPr>
        <w:t>73</w:t>
      </w:r>
      <w:r w:rsidRPr="007761AA">
        <w:rPr>
          <w:rFonts w:eastAsia="SimSun" w:cs="Times New Roman"/>
          <w:b/>
          <w:sz w:val="24"/>
          <w:szCs w:val="24"/>
        </w:rPr>
        <w:t xml:space="preserve">, Cohen’s </w:t>
      </w:r>
      <w:r w:rsidR="00D93AE1" w:rsidRPr="007761AA">
        <w:rPr>
          <w:rFonts w:eastAsia="SimSun" w:cs="Times New Roman"/>
          <w:b/>
          <w:color w:val="0000FF"/>
          <w:sz w:val="24"/>
          <w:szCs w:val="24"/>
        </w:rPr>
        <w:t xml:space="preserve"> </w:t>
      </w:r>
      <w:r w:rsidR="00D93AE1" w:rsidRPr="007761AA">
        <w:rPr>
          <w:rFonts w:eastAsia="SimSun" w:cs="Times New Roman"/>
          <w:b/>
          <w:i/>
          <w:color w:val="0000FF"/>
          <w:sz w:val="24"/>
          <w:szCs w:val="24"/>
        </w:rPr>
        <w:t>d</w:t>
      </w:r>
      <w:r w:rsidR="00D93AE1" w:rsidRPr="007761AA">
        <w:rPr>
          <w:rFonts w:eastAsia="SimSun" w:cs="Times New Roman"/>
          <w:b/>
          <w:i/>
          <w:color w:val="0000FF"/>
          <w:sz w:val="24"/>
          <w:szCs w:val="24"/>
          <w:vertAlign w:val="subscript"/>
        </w:rPr>
        <w:t>rm</w:t>
      </w:r>
      <w:r w:rsidR="00D93AE1" w:rsidRPr="007761AA">
        <w:rPr>
          <w:rFonts w:eastAsia="SimSun" w:cs="Times New Roman"/>
          <w:b/>
          <w:color w:val="0000FF"/>
          <w:sz w:val="24"/>
          <w:szCs w:val="24"/>
        </w:rPr>
        <w:t xml:space="preserve"> = </w:t>
      </w:r>
      <w:r w:rsidR="0054666F" w:rsidRPr="007761AA">
        <w:rPr>
          <w:rFonts w:eastAsia="SimSun" w:cs="Times New Roman"/>
          <w:b/>
          <w:color w:val="0000FF"/>
          <w:sz w:val="24"/>
          <w:szCs w:val="24"/>
        </w:rPr>
        <w:t>-</w:t>
      </w:r>
      <w:r w:rsidRPr="007761AA">
        <w:rPr>
          <w:rFonts w:eastAsia="SimSun" w:cs="Times New Roman"/>
          <w:b/>
          <w:sz w:val="24"/>
          <w:szCs w:val="24"/>
        </w:rPr>
        <w:t>0.</w:t>
      </w:r>
      <w:r w:rsidR="00C00BDD" w:rsidRPr="007761AA">
        <w:rPr>
          <w:rFonts w:eastAsia="SimSun" w:cs="Times New Roman"/>
          <w:b/>
          <w:sz w:val="24"/>
          <w:szCs w:val="24"/>
        </w:rPr>
        <w:t>362</w:t>
      </w:r>
      <w:r w:rsidR="0054666F" w:rsidRPr="007761AA">
        <w:rPr>
          <w:rFonts w:eastAsia="SimSun" w:cs="Times New Roman"/>
          <w:b/>
          <w:sz w:val="24"/>
          <w:szCs w:val="24"/>
        </w:rPr>
        <w:t xml:space="preserve">, </w:t>
      </w:r>
      <w:r w:rsidR="0054666F" w:rsidRPr="007761AA">
        <w:rPr>
          <w:rFonts w:eastAsia="SimSun" w:cs="Times New Roman"/>
          <w:b/>
          <w:color w:val="0000FF"/>
          <w:sz w:val="24"/>
          <w:szCs w:val="24"/>
        </w:rPr>
        <w:t>95% CI [-0.</w:t>
      </w:r>
      <w:r w:rsidR="00C00BDD" w:rsidRPr="007761AA">
        <w:rPr>
          <w:rFonts w:eastAsia="SimSun" w:cs="Times New Roman"/>
          <w:b/>
          <w:color w:val="0000FF"/>
          <w:sz w:val="24"/>
          <w:szCs w:val="24"/>
        </w:rPr>
        <w:t>6</w:t>
      </w:r>
      <w:r w:rsidR="00D778DE" w:rsidRPr="007761AA">
        <w:rPr>
          <w:rFonts w:eastAsia="SimSun" w:cs="Times New Roman"/>
          <w:b/>
          <w:color w:val="0000FF"/>
          <w:sz w:val="24"/>
          <w:szCs w:val="24"/>
        </w:rPr>
        <w:t>24</w:t>
      </w:r>
      <w:r w:rsidR="0054666F" w:rsidRPr="007761AA">
        <w:rPr>
          <w:rFonts w:eastAsia="SimSun" w:cs="Times New Roman"/>
          <w:b/>
          <w:color w:val="0000FF"/>
          <w:sz w:val="24"/>
          <w:szCs w:val="24"/>
        </w:rPr>
        <w:t xml:space="preserve"> -0.0</w:t>
      </w:r>
      <w:r w:rsidR="00C00BDD" w:rsidRPr="007761AA">
        <w:rPr>
          <w:rFonts w:eastAsia="SimSun" w:cs="Times New Roman"/>
          <w:b/>
          <w:color w:val="0000FF"/>
          <w:sz w:val="24"/>
          <w:szCs w:val="24"/>
        </w:rPr>
        <w:t>9</w:t>
      </w:r>
      <w:r w:rsidR="00D778DE" w:rsidRPr="007761AA">
        <w:rPr>
          <w:rFonts w:eastAsia="SimSun" w:cs="Times New Roman"/>
          <w:b/>
          <w:color w:val="0000FF"/>
          <w:sz w:val="24"/>
          <w:szCs w:val="24"/>
        </w:rPr>
        <w:t>7</w:t>
      </w:r>
      <w:r w:rsidR="0054666F" w:rsidRPr="007761AA">
        <w:rPr>
          <w:rFonts w:eastAsia="SimSun" w:cs="Times New Roman"/>
          <w:b/>
          <w:color w:val="0000FF"/>
          <w:sz w:val="24"/>
          <w:szCs w:val="24"/>
        </w:rPr>
        <w:t>]</w:t>
      </w:r>
      <w:r w:rsidR="00D778DE" w:rsidRPr="007761AA">
        <w:rPr>
          <w:rFonts w:eastAsia="SimSun" w:cs="Times New Roman"/>
          <w:b/>
          <w:color w:val="0000FF"/>
          <w:sz w:val="24"/>
          <w:szCs w:val="24"/>
        </w:rPr>
        <w:t xml:space="preserve">, </w:t>
      </w:r>
      <w:r w:rsidR="00D778DE" w:rsidRPr="007761AA">
        <w:rPr>
          <w:rFonts w:eastAsia="SimSun" w:cs="Times New Roman"/>
          <w:b/>
          <w:sz w:val="24"/>
          <w:szCs w:val="24"/>
        </w:rPr>
        <w:t>BF</w:t>
      </w:r>
      <w:r w:rsidR="00D778DE" w:rsidRPr="007761AA">
        <w:rPr>
          <w:rFonts w:eastAsia="SimSun" w:cs="Times New Roman"/>
          <w:b/>
          <w:sz w:val="24"/>
          <w:szCs w:val="24"/>
          <w:vertAlign w:val="subscript"/>
        </w:rPr>
        <w:t>10</w:t>
      </w:r>
      <w:r w:rsidR="00D778DE" w:rsidRPr="007761AA">
        <w:rPr>
          <w:rFonts w:eastAsia="SimSun" w:cs="Times New Roman"/>
          <w:b/>
          <w:sz w:val="24"/>
          <w:szCs w:val="24"/>
        </w:rPr>
        <w:t xml:space="preserve"> = 4.63</w:t>
      </w:r>
      <w:r w:rsidRPr="007761AA">
        <w:rPr>
          <w:rFonts w:eastAsia="SimSun" w:cs="Times New Roman"/>
          <w:b/>
          <w:sz w:val="24"/>
          <w:szCs w:val="24"/>
        </w:rPr>
        <w:t xml:space="preserve">. </w:t>
      </w:r>
      <w:r>
        <w:rPr>
          <w:rFonts w:eastAsia="SimSun" w:cs="Times New Roman"/>
          <w:sz w:val="24"/>
          <w:szCs w:val="24"/>
        </w:rPr>
        <w:t>T</w:t>
      </w:r>
      <w:r w:rsidRPr="003149BC">
        <w:rPr>
          <w:rFonts w:eastAsia="SimSun" w:cs="Times New Roman"/>
          <w:sz w:val="24"/>
          <w:szCs w:val="24"/>
        </w:rPr>
        <w:t xml:space="preserve">he </w:t>
      </w:r>
      <w:r w:rsidR="00F173B1">
        <w:rPr>
          <w:rFonts w:eastAsia="SimSun" w:cs="Times New Roman"/>
          <w:sz w:val="24"/>
          <w:szCs w:val="24"/>
        </w:rPr>
        <w:t>neutral</w:t>
      </w:r>
      <w:r w:rsidRPr="003149BC">
        <w:rPr>
          <w:rFonts w:eastAsia="SimSun" w:cs="Times New Roman"/>
          <w:sz w:val="24"/>
          <w:szCs w:val="24"/>
        </w:rPr>
        <w:t xml:space="preserve">-self and bad-self </w:t>
      </w:r>
      <w:r w:rsidR="00BC0761">
        <w:rPr>
          <w:rFonts w:eastAsia="SimSun" w:cs="Times New Roman"/>
          <w:sz w:val="24"/>
          <w:szCs w:val="24"/>
        </w:rPr>
        <w:t>conditions</w:t>
      </w:r>
      <w:r>
        <w:rPr>
          <w:rFonts w:eastAsia="SimSun" w:cs="Times New Roman"/>
          <w:sz w:val="24"/>
          <w:szCs w:val="24"/>
        </w:rPr>
        <w:t>did not</w:t>
      </w:r>
      <w:r w:rsidRPr="003149BC">
        <w:rPr>
          <w:rFonts w:eastAsia="SimSun" w:cs="Times New Roman"/>
          <w:sz w:val="24"/>
          <w:szCs w:val="24"/>
        </w:rPr>
        <w:t xml:space="preserve"> differ</w:t>
      </w:r>
      <w:r w:rsidR="00F63100">
        <w:rPr>
          <w:rFonts w:eastAsia="SimSun" w:cs="Times New Roman"/>
          <w:sz w:val="24"/>
          <w:szCs w:val="24"/>
        </w:rPr>
        <w:t xml:space="preserve">, </w:t>
      </w:r>
      <w:proofErr w:type="gramStart"/>
      <w:r w:rsidRPr="0021134B">
        <w:rPr>
          <w:rFonts w:eastAsia="SimSun" w:cs="Times New Roman"/>
          <w:i/>
          <w:sz w:val="24"/>
          <w:szCs w:val="24"/>
        </w:rPr>
        <w:t>t</w:t>
      </w:r>
      <w:r w:rsidRPr="003149BC">
        <w:rPr>
          <w:rFonts w:eastAsia="SimSun" w:cs="Times New Roman"/>
          <w:sz w:val="24"/>
          <w:szCs w:val="24"/>
        </w:rPr>
        <w:t>(</w:t>
      </w:r>
      <w:proofErr w:type="gramEnd"/>
      <w:r w:rsidR="00F63100">
        <w:rPr>
          <w:rFonts w:eastAsia="SimSun" w:cs="Times New Roman"/>
          <w:sz w:val="24"/>
          <w:szCs w:val="24"/>
        </w:rPr>
        <w:t>58</w:t>
      </w:r>
      <w:r w:rsidRPr="003149BC">
        <w:rPr>
          <w:rFonts w:eastAsia="SimSun" w:cs="Times New Roman"/>
          <w:sz w:val="24"/>
          <w:szCs w:val="24"/>
        </w:rPr>
        <w:t xml:space="preserve">) = </w:t>
      </w:r>
      <w:r w:rsidR="00D778DE">
        <w:rPr>
          <w:rFonts w:eastAsia="SimSun" w:cs="Times New Roman"/>
          <w:sz w:val="24"/>
          <w:szCs w:val="24"/>
        </w:rPr>
        <w:t>-</w:t>
      </w:r>
      <w:r w:rsidRPr="003149BC">
        <w:rPr>
          <w:rFonts w:eastAsia="SimSun" w:cs="Times New Roman"/>
          <w:sz w:val="24"/>
          <w:szCs w:val="24"/>
        </w:rPr>
        <w:t>0.</w:t>
      </w:r>
      <w:r w:rsidR="00C00BDD">
        <w:rPr>
          <w:rFonts w:eastAsia="SimSun" w:cs="Times New Roman"/>
          <w:sz w:val="24"/>
          <w:szCs w:val="24"/>
        </w:rPr>
        <w:t>383</w:t>
      </w:r>
      <w:r w:rsidRPr="003149BC">
        <w:rPr>
          <w:rFonts w:eastAsia="SimSun" w:cs="Times New Roman"/>
          <w:sz w:val="24"/>
          <w:szCs w:val="24"/>
        </w:rPr>
        <w:t xml:space="preserve">, </w:t>
      </w:r>
      <w:r w:rsidRPr="0021134B">
        <w:rPr>
          <w:rFonts w:eastAsia="SimSun" w:cs="Times New Roman"/>
          <w:i/>
          <w:sz w:val="24"/>
          <w:szCs w:val="24"/>
        </w:rPr>
        <w:t>p</w:t>
      </w:r>
      <w:r w:rsidRPr="003149BC">
        <w:rPr>
          <w:rFonts w:eastAsia="SimSun" w:cs="Times New Roman"/>
          <w:sz w:val="24"/>
          <w:szCs w:val="24"/>
        </w:rPr>
        <w:t xml:space="preserve"> = </w:t>
      </w:r>
      <w:r w:rsidR="00A52C99">
        <w:rPr>
          <w:rFonts w:eastAsia="SimSun" w:cs="Times New Roman"/>
          <w:sz w:val="24"/>
          <w:szCs w:val="24"/>
        </w:rPr>
        <w:t>0</w:t>
      </w:r>
      <w:r w:rsidRPr="003149BC">
        <w:rPr>
          <w:rFonts w:eastAsia="SimSun" w:cs="Times New Roman"/>
          <w:sz w:val="24"/>
          <w:szCs w:val="24"/>
        </w:rPr>
        <w:t>.</w:t>
      </w:r>
      <w:r w:rsidR="00C00BDD">
        <w:rPr>
          <w:rFonts w:eastAsia="SimSun" w:cs="Times New Roman"/>
          <w:sz w:val="24"/>
          <w:szCs w:val="24"/>
        </w:rPr>
        <w:t>7</w:t>
      </w:r>
      <w:r w:rsidRPr="003149BC">
        <w:rPr>
          <w:rFonts w:eastAsia="SimSun" w:cs="Times New Roman"/>
          <w:sz w:val="24"/>
          <w:szCs w:val="24"/>
        </w:rPr>
        <w:t xml:space="preserve">, </w:t>
      </w:r>
      <w:r w:rsidR="00D93AE1" w:rsidRPr="00CF47F6">
        <w:rPr>
          <w:rFonts w:eastAsia="SimSun" w:cs="Times New Roman"/>
          <w:color w:val="0000FF"/>
          <w:sz w:val="24"/>
          <w:szCs w:val="24"/>
        </w:rPr>
        <w:t xml:space="preserve">Cohen’s </w:t>
      </w:r>
      <w:r w:rsidR="00D93AE1" w:rsidRPr="00CF47F6">
        <w:rPr>
          <w:rFonts w:eastAsia="SimSun" w:cs="Times New Roman"/>
          <w:i/>
          <w:color w:val="0000FF"/>
          <w:sz w:val="24"/>
          <w:szCs w:val="24"/>
        </w:rPr>
        <w:t>d</w:t>
      </w:r>
      <w:r w:rsidR="00D93AE1" w:rsidRPr="00CF47F6">
        <w:rPr>
          <w:rFonts w:eastAsia="SimSun" w:cs="Times New Roman"/>
          <w:i/>
          <w:color w:val="0000FF"/>
          <w:sz w:val="24"/>
          <w:szCs w:val="24"/>
          <w:vertAlign w:val="subscript"/>
        </w:rPr>
        <w:t>rm</w:t>
      </w:r>
      <w:r w:rsidR="00D93AE1">
        <w:rPr>
          <w:rFonts w:eastAsia="SimSun" w:cs="Times New Roman"/>
          <w:color w:val="0000FF"/>
          <w:sz w:val="24"/>
          <w:szCs w:val="24"/>
        </w:rPr>
        <w:t xml:space="preserve"> </w:t>
      </w:r>
      <w:r w:rsidRPr="003149BC">
        <w:rPr>
          <w:rFonts w:eastAsia="SimSun" w:cs="Times New Roman"/>
          <w:sz w:val="24"/>
          <w:szCs w:val="24"/>
        </w:rPr>
        <w:t>= 0.</w:t>
      </w:r>
      <w:r w:rsidR="00E5386C">
        <w:rPr>
          <w:rFonts w:eastAsia="SimSun" w:cs="Times New Roman"/>
          <w:sz w:val="24"/>
          <w:szCs w:val="24"/>
        </w:rPr>
        <w:t>0</w:t>
      </w:r>
      <w:r w:rsidR="00D778DE">
        <w:rPr>
          <w:rFonts w:eastAsia="SimSun" w:cs="Times New Roman"/>
          <w:sz w:val="24"/>
          <w:szCs w:val="24"/>
        </w:rPr>
        <w:t>499</w:t>
      </w:r>
      <w:r w:rsidR="00D12FFF">
        <w:rPr>
          <w:rFonts w:eastAsia="SimSun" w:cs="Times New Roman"/>
          <w:sz w:val="24"/>
          <w:szCs w:val="24"/>
        </w:rPr>
        <w:t xml:space="preserve">, </w:t>
      </w:r>
      <w:r w:rsidR="00D12FFF" w:rsidRPr="00F849C1">
        <w:rPr>
          <w:rFonts w:eastAsia="SimSun" w:cs="Times New Roman"/>
          <w:color w:val="0000FF"/>
          <w:sz w:val="24"/>
          <w:szCs w:val="24"/>
        </w:rPr>
        <w:t>CI [</w:t>
      </w:r>
      <w:r w:rsidR="00D12FFF">
        <w:rPr>
          <w:rFonts w:eastAsia="SimSun" w:cs="Times New Roman"/>
          <w:color w:val="0000FF"/>
          <w:sz w:val="24"/>
          <w:szCs w:val="24"/>
        </w:rPr>
        <w:t>-</w:t>
      </w:r>
      <w:r w:rsidR="00C00BDD">
        <w:rPr>
          <w:rFonts w:eastAsia="SimSun" w:cs="Times New Roman"/>
          <w:color w:val="0000FF"/>
          <w:sz w:val="24"/>
          <w:szCs w:val="24"/>
        </w:rPr>
        <w:t>0.</w:t>
      </w:r>
      <w:r w:rsidR="00D778DE">
        <w:rPr>
          <w:rFonts w:eastAsia="SimSun" w:cs="Times New Roman"/>
          <w:color w:val="0000FF"/>
          <w:sz w:val="24"/>
          <w:szCs w:val="24"/>
        </w:rPr>
        <w:t>305 0.206</w:t>
      </w:r>
      <w:r w:rsidR="00D12FFF">
        <w:rPr>
          <w:rFonts w:eastAsia="SimSun" w:cs="Times New Roman"/>
          <w:color w:val="0000FF"/>
          <w:sz w:val="24"/>
          <w:szCs w:val="24"/>
        </w:rPr>
        <w:t>]</w:t>
      </w:r>
      <w:r w:rsidR="00D778DE">
        <w:rPr>
          <w:rFonts w:eastAsia="SimSun" w:cs="Times New Roman"/>
          <w:color w:val="0000FF"/>
          <w:sz w:val="24"/>
          <w:szCs w:val="24"/>
        </w:rPr>
        <w:t xml:space="preserve">, </w:t>
      </w:r>
      <w:r w:rsidR="00D778DE">
        <w:rPr>
          <w:rFonts w:eastAsia="SimSun" w:cs="Times New Roman"/>
          <w:sz w:val="24"/>
          <w:szCs w:val="24"/>
        </w:rPr>
        <w:t>BF</w:t>
      </w:r>
      <w:r w:rsidR="00D778DE" w:rsidRPr="00233718">
        <w:rPr>
          <w:rFonts w:eastAsia="SimSun" w:cs="Times New Roman"/>
          <w:sz w:val="24"/>
          <w:szCs w:val="24"/>
          <w:vertAlign w:val="subscript"/>
        </w:rPr>
        <w:t>10</w:t>
      </w:r>
      <w:r w:rsidR="00D778DE" w:rsidRPr="00D778DE">
        <w:rPr>
          <w:rFonts w:eastAsia="SimSun" w:cs="Times New Roman"/>
          <w:sz w:val="24"/>
          <w:szCs w:val="24"/>
        </w:rPr>
        <w:t xml:space="preserve"> </w:t>
      </w:r>
      <w:r w:rsidR="00D778DE" w:rsidRPr="00233718">
        <w:rPr>
          <w:rFonts w:eastAsia="SimSun" w:cs="Times New Roman"/>
          <w:sz w:val="24"/>
          <w:szCs w:val="24"/>
        </w:rPr>
        <w:t>=</w:t>
      </w:r>
      <w:r w:rsidR="00D778DE">
        <w:rPr>
          <w:rFonts w:eastAsia="SimSun" w:cs="Times New Roman"/>
          <w:sz w:val="24"/>
          <w:szCs w:val="24"/>
        </w:rPr>
        <w:t xml:space="preserve"> 0.153</w:t>
      </w:r>
      <w:r w:rsidR="00A52C99">
        <w:rPr>
          <w:rFonts w:eastAsia="SimSun" w:cs="Times New Roman"/>
          <w:sz w:val="24"/>
          <w:szCs w:val="24"/>
        </w:rPr>
        <w:t xml:space="preserve"> </w:t>
      </w:r>
      <w:r w:rsidRPr="003149BC">
        <w:rPr>
          <w:rFonts w:eastAsia="SimSun" w:cs="Times New Roman"/>
          <w:sz w:val="24"/>
          <w:szCs w:val="24"/>
        </w:rPr>
        <w:t xml:space="preserve">(see Figure </w:t>
      </w:r>
      <w:r>
        <w:rPr>
          <w:rFonts w:eastAsia="SimSun" w:cs="Times New Roman"/>
          <w:sz w:val="24"/>
          <w:szCs w:val="24"/>
        </w:rPr>
        <w:t>5</w:t>
      </w:r>
      <w:r w:rsidRPr="003149BC">
        <w:rPr>
          <w:rFonts w:eastAsia="SimSun" w:cs="Times New Roman"/>
          <w:sz w:val="24"/>
          <w:szCs w:val="24"/>
        </w:rPr>
        <w:t xml:space="preserve">). </w:t>
      </w:r>
    </w:p>
    <w:p w14:paraId="7D60AF06" w14:textId="1A4C9B62" w:rsidR="00D151CB" w:rsidRDefault="00D151CB" w:rsidP="00E026D2">
      <w:pPr>
        <w:spacing w:line="480" w:lineRule="auto"/>
        <w:ind w:firstLine="720"/>
        <w:jc w:val="left"/>
        <w:rPr>
          <w:rFonts w:eastAsia="SimSun" w:cs="Times New Roman"/>
          <w:sz w:val="24"/>
          <w:szCs w:val="24"/>
        </w:rPr>
      </w:pPr>
      <w:r w:rsidRPr="003149BC">
        <w:rPr>
          <w:rFonts w:eastAsia="SimSun" w:cs="Times New Roman"/>
          <w:sz w:val="24"/>
          <w:szCs w:val="24"/>
        </w:rPr>
        <w:t xml:space="preserve">For </w:t>
      </w:r>
      <w:r>
        <w:rPr>
          <w:rFonts w:eastAsia="SimSun" w:cs="Times New Roman"/>
          <w:sz w:val="24"/>
          <w:szCs w:val="24"/>
        </w:rPr>
        <w:t>the stranger</w:t>
      </w:r>
      <w:r w:rsidRPr="003149BC">
        <w:rPr>
          <w:rFonts w:eastAsia="SimSun" w:cs="Times New Roman"/>
          <w:sz w:val="24"/>
          <w:szCs w:val="24"/>
        </w:rPr>
        <w:t xml:space="preserve"> condition, </w:t>
      </w:r>
      <w:r w:rsidR="00BC0761">
        <w:rPr>
          <w:rFonts w:eastAsia="SimSun" w:cs="Times New Roman"/>
          <w:sz w:val="24"/>
          <w:szCs w:val="24"/>
        </w:rPr>
        <w:t>the results showed that there was no difference among these conditions</w:t>
      </w:r>
      <w:r w:rsidRPr="003149BC">
        <w:rPr>
          <w:rFonts w:eastAsia="SimSun" w:cs="Times New Roman"/>
          <w:sz w:val="24"/>
          <w:szCs w:val="24"/>
        </w:rPr>
        <w:t xml:space="preserve">, </w:t>
      </w:r>
      <w:proofErr w:type="gramStart"/>
      <w:r w:rsidRPr="0021134B">
        <w:rPr>
          <w:rFonts w:eastAsia="SimSun" w:cs="Times New Roman"/>
          <w:i/>
          <w:sz w:val="24"/>
          <w:szCs w:val="24"/>
        </w:rPr>
        <w:t>F</w:t>
      </w:r>
      <w:r w:rsidRPr="003149BC">
        <w:rPr>
          <w:rFonts w:eastAsia="SimSun" w:cs="Times New Roman"/>
          <w:sz w:val="24"/>
          <w:szCs w:val="24"/>
        </w:rPr>
        <w:t>(</w:t>
      </w:r>
      <w:proofErr w:type="gramEnd"/>
      <w:r w:rsidR="00B92599">
        <w:rPr>
          <w:rFonts w:eastAsia="SimSun" w:cs="Times New Roman"/>
          <w:sz w:val="24"/>
          <w:szCs w:val="24"/>
        </w:rPr>
        <w:t>2,</w:t>
      </w:r>
      <w:r w:rsidR="00B326AA">
        <w:rPr>
          <w:rFonts w:eastAsia="SimSun" w:cs="Times New Roman"/>
          <w:sz w:val="24"/>
          <w:szCs w:val="24"/>
        </w:rPr>
        <w:t xml:space="preserve"> 11</w:t>
      </w:r>
      <w:r w:rsidR="00B92599">
        <w:rPr>
          <w:rFonts w:eastAsia="SimSun" w:cs="Times New Roman"/>
          <w:sz w:val="24"/>
          <w:szCs w:val="24"/>
        </w:rPr>
        <w:t>6</w:t>
      </w:r>
      <w:r w:rsidRPr="003149BC">
        <w:rPr>
          <w:rFonts w:eastAsia="SimSun" w:cs="Times New Roman"/>
          <w:sz w:val="24"/>
          <w:szCs w:val="24"/>
        </w:rPr>
        <w:t>) = 0.</w:t>
      </w:r>
      <w:r w:rsidR="00B326AA">
        <w:rPr>
          <w:rFonts w:eastAsia="SimSun" w:cs="Times New Roman"/>
          <w:sz w:val="24"/>
          <w:szCs w:val="24"/>
        </w:rPr>
        <w:t>351</w:t>
      </w:r>
      <w:r w:rsidRPr="003149BC">
        <w:rPr>
          <w:rFonts w:eastAsia="SimSun" w:cs="Times New Roman"/>
          <w:sz w:val="24"/>
          <w:szCs w:val="24"/>
        </w:rPr>
        <w:t xml:space="preserve">, </w:t>
      </w:r>
      <w:r w:rsidRPr="0021134B">
        <w:rPr>
          <w:rFonts w:eastAsia="SimSun" w:cs="Times New Roman"/>
          <w:i/>
          <w:sz w:val="24"/>
          <w:szCs w:val="24"/>
        </w:rPr>
        <w:t>p</w:t>
      </w:r>
      <w:r w:rsidRPr="003149BC">
        <w:rPr>
          <w:rFonts w:eastAsia="SimSun" w:cs="Times New Roman"/>
          <w:sz w:val="24"/>
          <w:szCs w:val="24"/>
        </w:rPr>
        <w:t xml:space="preserve"> = .</w:t>
      </w:r>
      <w:r w:rsidR="00B326AA">
        <w:rPr>
          <w:rFonts w:eastAsia="SimSun" w:cs="Times New Roman"/>
          <w:sz w:val="24"/>
          <w:szCs w:val="24"/>
        </w:rPr>
        <w:t>704</w:t>
      </w:r>
      <w:r w:rsidR="00B92599">
        <w:rPr>
          <w:rFonts w:eastAsia="SimSun" w:cs="Times New Roman"/>
          <w:sz w:val="24"/>
          <w:szCs w:val="24"/>
        </w:rPr>
        <w:t xml:space="preserve">,  </w:t>
      </w:r>
      <w:r w:rsidR="009D6D6B" w:rsidRPr="00C3520D">
        <w:rPr>
          <w:rFonts w:cs="Times New Roman"/>
          <w:i/>
          <w:sz w:val="24"/>
          <w:szCs w:val="24"/>
        </w:rPr>
        <w:t>ω</w:t>
      </w:r>
      <w:r w:rsidR="009D6D6B" w:rsidRPr="00D0217D">
        <w:rPr>
          <w:rFonts w:eastAsia="SimSun" w:cs="Times New Roman"/>
          <w:bCs/>
          <w:i/>
          <w:iCs/>
          <w:sz w:val="24"/>
          <w:szCs w:val="24"/>
        </w:rPr>
        <w:t>²</w:t>
      </w:r>
      <w:r w:rsidR="009D6D6B" w:rsidRPr="003149BC">
        <w:rPr>
          <w:rFonts w:eastAsia="SimSun" w:cs="Times New Roman"/>
          <w:sz w:val="24"/>
          <w:szCs w:val="24"/>
        </w:rPr>
        <w:t xml:space="preserve">  </w:t>
      </w:r>
      <w:r w:rsidR="009D6D6B">
        <w:rPr>
          <w:rFonts w:eastAsia="SimSun" w:cs="Times New Roman"/>
          <w:sz w:val="24"/>
          <w:szCs w:val="24"/>
        </w:rPr>
        <w:t>&lt; 0.0001</w:t>
      </w:r>
      <w:r w:rsidR="0060020F">
        <w:rPr>
          <w:rFonts w:eastAsia="SimSun" w:cs="Times New Roman"/>
          <w:sz w:val="24"/>
          <w:szCs w:val="24"/>
        </w:rPr>
        <w:t>, BF</w:t>
      </w:r>
      <w:r w:rsidR="0060020F" w:rsidRPr="00233718">
        <w:rPr>
          <w:rFonts w:eastAsia="SimSun" w:cs="Times New Roman"/>
          <w:sz w:val="24"/>
          <w:szCs w:val="24"/>
          <w:vertAlign w:val="subscript"/>
        </w:rPr>
        <w:t>10</w:t>
      </w:r>
      <w:r w:rsidR="0060020F" w:rsidRPr="00D778DE">
        <w:rPr>
          <w:rFonts w:eastAsia="SimSun" w:cs="Times New Roman"/>
          <w:sz w:val="24"/>
          <w:szCs w:val="24"/>
        </w:rPr>
        <w:t xml:space="preserve"> </w:t>
      </w:r>
      <w:r w:rsidR="0060020F" w:rsidRPr="00233718">
        <w:rPr>
          <w:rFonts w:eastAsia="SimSun" w:cs="Times New Roman"/>
          <w:sz w:val="24"/>
          <w:szCs w:val="24"/>
        </w:rPr>
        <w:t>=</w:t>
      </w:r>
      <w:r w:rsidR="0060020F">
        <w:rPr>
          <w:rFonts w:eastAsia="SimSun" w:cs="Times New Roman"/>
          <w:sz w:val="24"/>
          <w:szCs w:val="24"/>
        </w:rPr>
        <w:t xml:space="preserve"> 0.077</w:t>
      </w:r>
      <w:r w:rsidRPr="003149BC">
        <w:rPr>
          <w:rFonts w:eastAsia="SimSun" w:cs="Times New Roman"/>
          <w:sz w:val="24"/>
          <w:szCs w:val="24"/>
        </w:rPr>
        <w:t>.</w:t>
      </w:r>
    </w:p>
    <w:p w14:paraId="7FC37E46" w14:textId="7539EB2D" w:rsidR="006E7A70" w:rsidRDefault="006E7A70" w:rsidP="009931CD">
      <w:pPr>
        <w:spacing w:line="480" w:lineRule="auto"/>
        <w:ind w:firstLine="418"/>
        <w:jc w:val="left"/>
        <w:rPr>
          <w:rFonts w:eastAsia="SimSun" w:cs="Times New Roman"/>
          <w:sz w:val="24"/>
          <w:szCs w:val="24"/>
        </w:rPr>
      </w:pPr>
    </w:p>
    <w:p w14:paraId="1BB99B96" w14:textId="6DE308F8" w:rsidR="0081638E" w:rsidRDefault="00855AA0" w:rsidP="009931CD">
      <w:pPr>
        <w:spacing w:line="480" w:lineRule="auto"/>
        <w:ind w:firstLine="418"/>
        <w:jc w:val="left"/>
        <w:rPr>
          <w:rFonts w:eastAsia="SimSun" w:cs="Times New Roman"/>
          <w:sz w:val="24"/>
          <w:szCs w:val="24"/>
        </w:rPr>
      </w:pPr>
      <w:r>
        <w:rPr>
          <w:noProof/>
        </w:rPr>
        <w:drawing>
          <wp:inline distT="0" distB="0" distL="0" distR="0" wp14:anchorId="39DBF7EC" wp14:editId="3E889E35">
            <wp:extent cx="5274310" cy="2879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79090"/>
                    </a:xfrm>
                    <a:prstGeom prst="rect">
                      <a:avLst/>
                    </a:prstGeom>
                  </pic:spPr>
                </pic:pic>
              </a:graphicData>
            </a:graphic>
          </wp:inline>
        </w:drawing>
      </w:r>
    </w:p>
    <w:p w14:paraId="0DF2F71C" w14:textId="77777777" w:rsidR="007D532E" w:rsidRDefault="007D532E" w:rsidP="00F849C1">
      <w:pPr>
        <w:spacing w:line="480" w:lineRule="auto"/>
        <w:jc w:val="left"/>
        <w:rPr>
          <w:rFonts w:eastAsia="SimSun" w:cs="Times New Roman"/>
          <w:sz w:val="24"/>
          <w:szCs w:val="24"/>
        </w:rPr>
      </w:pPr>
    </w:p>
    <w:p w14:paraId="795523AC" w14:textId="03BF5F4E" w:rsidR="00B9221A" w:rsidRDefault="000349CB" w:rsidP="00ED4A4D">
      <w:pPr>
        <w:pStyle w:val="Heading2"/>
        <w:jc w:val="center"/>
        <w:rPr>
          <w:rFonts w:ascii="Times New Roman" w:eastAsia="SimSun" w:hAnsi="Times New Roman" w:cs="Times New Roman"/>
          <w:sz w:val="24"/>
          <w:szCs w:val="24"/>
        </w:rPr>
      </w:pPr>
      <w:ins w:id="276" w:author="Hu, C-P" w:date="2019-03-26T08:28:00Z">
        <w:r>
          <w:rPr>
            <w:rFonts w:ascii="Times New Roman" w:eastAsia="SimSun" w:hAnsi="Times New Roman" w:cs="Times New Roman"/>
            <w:sz w:val="24"/>
            <w:szCs w:val="24"/>
          </w:rPr>
          <w:t>Experiment</w:t>
        </w:r>
      </w:ins>
      <w:del w:id="277" w:author="Hu, C-P" w:date="2019-03-26T08:28:00Z">
        <w:r w:rsidR="00FB741A" w:rsidDel="000349CB">
          <w:rPr>
            <w:rFonts w:ascii="Times New Roman" w:eastAsia="SimSun" w:hAnsi="Times New Roman" w:cs="Times New Roman"/>
            <w:sz w:val="24"/>
            <w:szCs w:val="24"/>
          </w:rPr>
          <w:delText>Study</w:delText>
        </w:r>
      </w:del>
      <w:r w:rsidR="00FB741A">
        <w:rPr>
          <w:rFonts w:ascii="Times New Roman" w:eastAsia="SimSun" w:hAnsi="Times New Roman" w:cs="Times New Roman"/>
          <w:sz w:val="24"/>
          <w:szCs w:val="24"/>
        </w:rPr>
        <w:t xml:space="preserve"> </w:t>
      </w:r>
      <w:r w:rsidR="007553B2">
        <w:rPr>
          <w:rFonts w:ascii="Times New Roman" w:eastAsia="SimSun" w:hAnsi="Times New Roman" w:cs="Times New Roman"/>
          <w:sz w:val="24"/>
          <w:szCs w:val="24"/>
        </w:rPr>
        <w:t>4</w:t>
      </w:r>
      <w:r w:rsidR="0090541F">
        <w:rPr>
          <w:rFonts w:ascii="Times New Roman" w:eastAsia="SimSun" w:hAnsi="Times New Roman" w:cs="Times New Roman"/>
          <w:sz w:val="24"/>
          <w:szCs w:val="24"/>
        </w:rPr>
        <w:t>b</w:t>
      </w:r>
      <w:ins w:id="278" w:author="Hu, C-P" w:date="2019-04-15T09:04:00Z">
        <w:r w:rsidR="003A31F3">
          <w:rPr>
            <w:rFonts w:ascii="Times New Roman" w:eastAsia="SimSun" w:hAnsi="Times New Roman" w:cs="Times New Roman"/>
            <w:sz w:val="24"/>
            <w:szCs w:val="24"/>
          </w:rPr>
          <w:t>: Self as distractor</w:t>
        </w:r>
      </w:ins>
    </w:p>
    <w:p w14:paraId="52467751" w14:textId="4D72AB0A" w:rsidR="00B9221A" w:rsidRPr="00DD22A7" w:rsidRDefault="00B9221A" w:rsidP="00C626C8">
      <w:pPr>
        <w:spacing w:line="480" w:lineRule="auto"/>
        <w:ind w:firstLine="720"/>
        <w:rPr>
          <w:rFonts w:eastAsia="SimSun" w:cs="Times New Roman"/>
          <w:sz w:val="24"/>
          <w:szCs w:val="24"/>
        </w:rPr>
      </w:pPr>
      <w:r>
        <w:rPr>
          <w:rFonts w:eastAsia="SimSun" w:cs="Times New Roman"/>
          <w:sz w:val="24"/>
          <w:szCs w:val="24"/>
        </w:rPr>
        <w:t xml:space="preserve">In </w:t>
      </w:r>
      <w:r w:rsidR="00FB741A">
        <w:rPr>
          <w:rFonts w:eastAsia="SimSun" w:cs="Times New Roman"/>
          <w:sz w:val="24"/>
          <w:szCs w:val="24"/>
        </w:rPr>
        <w:t>study</w:t>
      </w:r>
      <w:r>
        <w:rPr>
          <w:rFonts w:eastAsia="SimSun" w:cs="Times New Roman"/>
          <w:sz w:val="24"/>
          <w:szCs w:val="24"/>
        </w:rPr>
        <w:t xml:space="preserve"> </w:t>
      </w:r>
      <w:r w:rsidR="00B50FC0">
        <w:rPr>
          <w:rFonts w:eastAsia="SimSun" w:cs="Times New Roman"/>
          <w:sz w:val="24"/>
          <w:szCs w:val="24"/>
        </w:rPr>
        <w:t>4</w:t>
      </w:r>
      <w:r w:rsidR="0090541F">
        <w:rPr>
          <w:rFonts w:eastAsia="SimSun" w:cs="Times New Roman"/>
          <w:sz w:val="24"/>
          <w:szCs w:val="24"/>
        </w:rPr>
        <w:t>b</w:t>
      </w:r>
      <w:r w:rsidRPr="00DD22A7">
        <w:rPr>
          <w:rFonts w:eastAsia="SimSun" w:cs="Times New Roman"/>
          <w:sz w:val="24"/>
          <w:szCs w:val="24"/>
        </w:rPr>
        <w:t xml:space="preserve"> we</w:t>
      </w:r>
      <w:r>
        <w:rPr>
          <w:rFonts w:eastAsia="SimSun" w:cs="Times New Roman"/>
          <w:sz w:val="24"/>
          <w:szCs w:val="24"/>
        </w:rPr>
        <w:t xml:space="preserve"> further investigated </w:t>
      </w:r>
      <w:r w:rsidRPr="00DD22A7">
        <w:rPr>
          <w:rFonts w:eastAsia="SimSun" w:cs="Times New Roman"/>
          <w:sz w:val="24"/>
          <w:szCs w:val="24"/>
        </w:rPr>
        <w:t xml:space="preserve">whether the effects of moral valence would </w:t>
      </w:r>
      <w:r w:rsidR="009E25C7">
        <w:rPr>
          <w:rFonts w:eastAsia="SimSun" w:cs="Times New Roman"/>
          <w:sz w:val="24"/>
          <w:szCs w:val="24"/>
        </w:rPr>
        <w:t>modulate</w:t>
      </w:r>
      <w:r>
        <w:rPr>
          <w:rFonts w:eastAsia="SimSun" w:cs="Times New Roman"/>
          <w:sz w:val="24"/>
          <w:szCs w:val="24"/>
        </w:rPr>
        <w:t xml:space="preserve"> by the presence of self. In this study</w:t>
      </w:r>
      <w:r w:rsidR="00B84765">
        <w:rPr>
          <w:rFonts w:eastAsia="SimSun" w:cs="Times New Roman"/>
          <w:sz w:val="24"/>
          <w:szCs w:val="24"/>
        </w:rPr>
        <w:t>,</w:t>
      </w:r>
      <w:r>
        <w:rPr>
          <w:rFonts w:eastAsia="SimSun" w:cs="Times New Roman"/>
          <w:sz w:val="24"/>
          <w:szCs w:val="24"/>
        </w:rPr>
        <w:t xml:space="preserve"> </w:t>
      </w:r>
      <w:r w:rsidRPr="00DD22A7">
        <w:rPr>
          <w:rFonts w:eastAsia="SimSun" w:cs="Times New Roman"/>
          <w:sz w:val="24"/>
          <w:szCs w:val="24"/>
        </w:rPr>
        <w:t xml:space="preserve">participants made perceptual match judgements to associations between </w:t>
      </w:r>
      <w:r>
        <w:rPr>
          <w:rFonts w:eastAsia="SimSun" w:cs="Times New Roman"/>
          <w:sz w:val="24"/>
          <w:szCs w:val="24"/>
        </w:rPr>
        <w:t xml:space="preserve">different moral valence </w:t>
      </w:r>
      <w:r w:rsidRPr="00DD22A7">
        <w:rPr>
          <w:rFonts w:eastAsia="SimSun" w:cs="Times New Roman"/>
          <w:sz w:val="24"/>
          <w:szCs w:val="24"/>
        </w:rPr>
        <w:t xml:space="preserve">and shapes </w:t>
      </w:r>
      <w:r>
        <w:rPr>
          <w:rFonts w:eastAsia="SimSun" w:cs="Times New Roman"/>
          <w:sz w:val="24"/>
          <w:szCs w:val="24"/>
        </w:rPr>
        <w:t xml:space="preserve">as in </w:t>
      </w:r>
      <w:r w:rsidR="00B84765">
        <w:rPr>
          <w:rFonts w:eastAsia="SimSun" w:cs="Times New Roman"/>
          <w:sz w:val="24"/>
          <w:szCs w:val="24"/>
        </w:rPr>
        <w:t xml:space="preserve">study 1-3. However, </w:t>
      </w:r>
      <w:r w:rsidR="008C71B8">
        <w:rPr>
          <w:rFonts w:eastAsia="SimSun" w:cs="Times New Roman"/>
          <w:sz w:val="24"/>
          <w:szCs w:val="24"/>
        </w:rPr>
        <w:t>as in</w:t>
      </w:r>
      <w:r w:rsidR="00B84765">
        <w:rPr>
          <w:rFonts w:eastAsia="SimSun" w:cs="Times New Roman"/>
          <w:sz w:val="24"/>
          <w:szCs w:val="24"/>
        </w:rPr>
        <w:t xml:space="preserve"> study 4, </w:t>
      </w:r>
      <w:r w:rsidR="008C71B8">
        <w:rPr>
          <w:rFonts w:eastAsia="SimSun" w:cs="Times New Roman"/>
          <w:sz w:val="24"/>
          <w:szCs w:val="24"/>
        </w:rPr>
        <w:t>we made</w:t>
      </w:r>
      <w:r w:rsidR="00B84765">
        <w:rPr>
          <w:rFonts w:eastAsia="SimSun" w:cs="Times New Roman"/>
          <w:sz w:val="24"/>
          <w:szCs w:val="24"/>
        </w:rPr>
        <w:t xml:space="preserve"> the self-referential task as an implicit task, to examine the interaction between self-referential effect and </w:t>
      </w:r>
      <w:r w:rsidR="00D4206B">
        <w:rPr>
          <w:rFonts w:eastAsia="SimSun" w:cs="Times New Roman"/>
          <w:sz w:val="24"/>
          <w:szCs w:val="24"/>
        </w:rPr>
        <w:t>modulation</w:t>
      </w:r>
      <w:r w:rsidR="00B84765">
        <w:rPr>
          <w:rFonts w:eastAsia="SimSun" w:cs="Times New Roman"/>
          <w:sz w:val="24"/>
          <w:szCs w:val="24"/>
        </w:rPr>
        <w:t xml:space="preserve"> of positive moral valence. </w:t>
      </w:r>
    </w:p>
    <w:p w14:paraId="745C45C0" w14:textId="4CAF17CC" w:rsidR="00B9221A" w:rsidRDefault="00B9221A" w:rsidP="00B9221A">
      <w:pPr>
        <w:pStyle w:val="Heading3"/>
        <w:jc w:val="left"/>
        <w:rPr>
          <w:rFonts w:eastAsia="SimSun" w:cs="Times New Roman"/>
          <w:sz w:val="24"/>
          <w:szCs w:val="24"/>
        </w:rPr>
      </w:pPr>
      <w:r w:rsidRPr="00E52E54">
        <w:rPr>
          <w:rFonts w:eastAsia="SimSun" w:cs="Times New Roman"/>
          <w:sz w:val="24"/>
          <w:szCs w:val="24"/>
        </w:rPr>
        <w:t>Method</w:t>
      </w:r>
    </w:p>
    <w:p w14:paraId="43AF33A7" w14:textId="616A254A" w:rsidR="00E54A2E" w:rsidRDefault="00B9221A" w:rsidP="0090541F">
      <w:pPr>
        <w:spacing w:line="480" w:lineRule="auto"/>
        <w:ind w:firstLine="720"/>
        <w:jc w:val="left"/>
        <w:rPr>
          <w:rFonts w:eastAsia="SimSun" w:cs="Times New Roman"/>
          <w:sz w:val="24"/>
          <w:szCs w:val="24"/>
        </w:rPr>
      </w:pPr>
      <w:del w:id="279" w:author="Hu, C-P" w:date="2019-04-14T08:43:00Z">
        <w:r w:rsidRPr="00E52E54" w:rsidDel="00170AA4">
          <w:rPr>
            <w:rFonts w:eastAsia="SimSun" w:cs="Times New Roman"/>
            <w:sz w:val="24"/>
            <w:szCs w:val="24"/>
          </w:rPr>
          <w:delText xml:space="preserve"> </w:delText>
        </w:r>
      </w:del>
      <w:r w:rsidRPr="00FB741A">
        <w:rPr>
          <w:rFonts w:eastAsia="SimSun" w:cs="Times New Roman"/>
          <w:b/>
          <w:sz w:val="24"/>
          <w:szCs w:val="24"/>
        </w:rPr>
        <w:t>Participants</w:t>
      </w:r>
      <w:r>
        <w:rPr>
          <w:rFonts w:eastAsia="SimSun" w:cs="Times New Roman"/>
          <w:sz w:val="24"/>
          <w:szCs w:val="24"/>
        </w:rPr>
        <w:t>.</w:t>
      </w:r>
      <w:r w:rsidR="00FB741A">
        <w:rPr>
          <w:rFonts w:eastAsia="SimSun" w:cs="Times New Roman"/>
          <w:sz w:val="24"/>
          <w:szCs w:val="24"/>
        </w:rPr>
        <w:tab/>
      </w:r>
      <w:r w:rsidR="00FB741A">
        <w:rPr>
          <w:rFonts w:eastAsia="SimSun" w:cs="Times New Roman"/>
          <w:sz w:val="24"/>
          <w:szCs w:val="24"/>
        </w:rPr>
        <w:tab/>
      </w:r>
      <w:r w:rsidR="002A509A">
        <w:rPr>
          <w:rFonts w:eastAsia="SimSun" w:cs="Times New Roman"/>
          <w:sz w:val="24"/>
          <w:szCs w:val="24"/>
        </w:rPr>
        <w:t>5</w:t>
      </w:r>
      <w:r w:rsidR="005F7BDA">
        <w:rPr>
          <w:rFonts w:eastAsia="SimSun" w:cs="Times New Roman"/>
          <w:sz w:val="24"/>
          <w:szCs w:val="24"/>
        </w:rPr>
        <w:t>3</w:t>
      </w:r>
      <w:r w:rsidR="002A509A">
        <w:rPr>
          <w:rFonts w:eastAsia="SimSun" w:cs="Times New Roman"/>
          <w:sz w:val="24"/>
          <w:szCs w:val="24"/>
        </w:rPr>
        <w:t xml:space="preserve"> college student</w:t>
      </w:r>
      <w:r w:rsidR="009E25C7">
        <w:rPr>
          <w:rFonts w:eastAsia="SimSun" w:cs="Times New Roman"/>
          <w:sz w:val="24"/>
          <w:szCs w:val="24"/>
        </w:rPr>
        <w:t>s</w:t>
      </w:r>
      <w:r w:rsidR="002A509A">
        <w:rPr>
          <w:rFonts w:eastAsia="SimSun" w:cs="Times New Roman"/>
          <w:sz w:val="24"/>
          <w:szCs w:val="24"/>
        </w:rPr>
        <w:t xml:space="preserve"> participated in the current study (</w:t>
      </w:r>
      <w:r w:rsidR="00E231E2">
        <w:rPr>
          <w:rFonts w:eastAsia="SimSun" w:cs="Times New Roman"/>
          <w:sz w:val="24"/>
          <w:szCs w:val="24"/>
        </w:rPr>
        <w:t>26</w:t>
      </w:r>
      <w:r w:rsidR="002A509A">
        <w:rPr>
          <w:rFonts w:eastAsia="SimSun" w:cs="Times New Roman"/>
          <w:sz w:val="24"/>
          <w:szCs w:val="24"/>
        </w:rPr>
        <w:t xml:space="preserve"> females, age = 2</w:t>
      </w:r>
      <w:r w:rsidR="00E231E2">
        <w:rPr>
          <w:rFonts w:eastAsia="SimSun" w:cs="Times New Roman"/>
          <w:sz w:val="24"/>
          <w:szCs w:val="24"/>
        </w:rPr>
        <w:t>1</w:t>
      </w:r>
      <w:r w:rsidR="002A509A">
        <w:rPr>
          <w:rFonts w:eastAsia="SimSun" w:cs="Times New Roman"/>
          <w:sz w:val="24"/>
          <w:szCs w:val="24"/>
        </w:rPr>
        <w:t>.</w:t>
      </w:r>
      <w:r w:rsidR="00E231E2">
        <w:rPr>
          <w:rFonts w:eastAsia="SimSun" w:cs="Times New Roman"/>
          <w:sz w:val="24"/>
          <w:szCs w:val="24"/>
        </w:rPr>
        <w:t>26</w:t>
      </w:r>
      <w:r w:rsidR="002A509A">
        <w:rPr>
          <w:rFonts w:eastAsia="SimSun" w:cs="Times New Roman"/>
          <w:sz w:val="24"/>
          <w:szCs w:val="24"/>
        </w:rPr>
        <w:t xml:space="preserve"> ± 1.</w:t>
      </w:r>
      <w:r w:rsidR="00E231E2">
        <w:rPr>
          <w:rFonts w:eastAsia="SimSun" w:cs="Times New Roman"/>
          <w:sz w:val="24"/>
          <w:szCs w:val="24"/>
        </w:rPr>
        <w:t>78</w:t>
      </w:r>
      <w:r w:rsidR="002A509A">
        <w:rPr>
          <w:rFonts w:eastAsia="SimSun" w:cs="Times New Roman"/>
          <w:sz w:val="24"/>
          <w:szCs w:val="24"/>
        </w:rPr>
        <w:t xml:space="preserve">), of which </w:t>
      </w:r>
      <w:r w:rsidR="00260FF2">
        <w:rPr>
          <w:rFonts w:eastAsia="SimSun" w:cs="Times New Roman"/>
          <w:sz w:val="24"/>
          <w:szCs w:val="24"/>
        </w:rPr>
        <w:t>34</w:t>
      </w:r>
      <w:r w:rsidRPr="00E52E54">
        <w:rPr>
          <w:rFonts w:eastAsia="SimSun" w:cs="Times New Roman"/>
          <w:sz w:val="24"/>
          <w:szCs w:val="24"/>
        </w:rPr>
        <w:t xml:space="preserve"> college students </w:t>
      </w:r>
      <w:r w:rsidRPr="001829D3">
        <w:rPr>
          <w:rFonts w:eastAsia="SimSun" w:cs="Times New Roman"/>
          <w:sz w:val="24"/>
          <w:szCs w:val="24"/>
        </w:rPr>
        <w:t>(</w:t>
      </w:r>
      <w:r w:rsidR="00D76D1B">
        <w:rPr>
          <w:rFonts w:eastAsia="SimSun" w:cs="Times New Roman"/>
          <w:sz w:val="24"/>
          <w:szCs w:val="24"/>
        </w:rPr>
        <w:t>26 females; 18</w:t>
      </w:r>
      <w:r w:rsidRPr="001829D3">
        <w:rPr>
          <w:rFonts w:eastAsia="SimSun" w:cs="Times New Roman"/>
          <w:sz w:val="24"/>
          <w:szCs w:val="24"/>
        </w:rPr>
        <w:t xml:space="preserve"> to </w:t>
      </w:r>
      <w:r w:rsidR="00D76D1B">
        <w:rPr>
          <w:rFonts w:eastAsia="SimSun" w:cs="Times New Roman"/>
          <w:sz w:val="24"/>
          <w:szCs w:val="24"/>
        </w:rPr>
        <w:t>25</w:t>
      </w:r>
      <w:r>
        <w:rPr>
          <w:rFonts w:eastAsia="SimSun" w:cs="Times New Roman"/>
          <w:sz w:val="24"/>
          <w:szCs w:val="24"/>
        </w:rPr>
        <w:t xml:space="preserve"> ye</w:t>
      </w:r>
      <w:r w:rsidR="00D76D1B">
        <w:rPr>
          <w:rFonts w:eastAsia="SimSun" w:cs="Times New Roman"/>
          <w:sz w:val="24"/>
          <w:szCs w:val="24"/>
        </w:rPr>
        <w:t>ars of age, mean age = 21.</w:t>
      </w:r>
      <w:r w:rsidR="007A1011">
        <w:rPr>
          <w:rFonts w:eastAsia="SimSun" w:cs="Times New Roman"/>
          <w:sz w:val="24"/>
          <w:szCs w:val="24"/>
        </w:rPr>
        <w:t>26</w:t>
      </w:r>
      <w:r w:rsidR="007A583E">
        <w:rPr>
          <w:rFonts w:eastAsia="SimSun" w:cs="Times New Roman"/>
          <w:sz w:val="24"/>
          <w:szCs w:val="24"/>
        </w:rPr>
        <w:t xml:space="preserve"> ±1.7</w:t>
      </w:r>
      <w:r w:rsidR="007A1011">
        <w:rPr>
          <w:rFonts w:eastAsia="SimSun" w:cs="Times New Roman"/>
          <w:sz w:val="24"/>
          <w:szCs w:val="24"/>
        </w:rPr>
        <w:t>8</w:t>
      </w:r>
      <w:r>
        <w:rPr>
          <w:rFonts w:eastAsia="SimSun" w:cs="Times New Roman"/>
          <w:sz w:val="24"/>
          <w:szCs w:val="24"/>
        </w:rPr>
        <w:t>)</w:t>
      </w:r>
      <w:r w:rsidRPr="00E52E54">
        <w:rPr>
          <w:rFonts w:eastAsia="SimSun" w:cs="Times New Roman"/>
          <w:sz w:val="24"/>
          <w:szCs w:val="24"/>
        </w:rPr>
        <w:t xml:space="preserve"> </w:t>
      </w:r>
      <w:r w:rsidR="002A509A">
        <w:rPr>
          <w:rFonts w:eastAsia="SimSun" w:cs="Times New Roman"/>
          <w:sz w:val="24"/>
          <w:szCs w:val="24"/>
        </w:rPr>
        <w:t xml:space="preserve">from Tshinghua Univeristy, </w:t>
      </w:r>
      <w:r w:rsidR="00260FF2">
        <w:rPr>
          <w:rFonts w:eastAsia="SimSun" w:cs="Times New Roman"/>
          <w:sz w:val="24"/>
          <w:szCs w:val="24"/>
        </w:rPr>
        <w:t>19</w:t>
      </w:r>
      <w:r w:rsidR="002A509A">
        <w:rPr>
          <w:rFonts w:eastAsia="SimSun" w:cs="Times New Roman"/>
          <w:sz w:val="24"/>
          <w:szCs w:val="24"/>
        </w:rPr>
        <w:t xml:space="preserve"> participant</w:t>
      </w:r>
      <w:r w:rsidR="009E25C7">
        <w:rPr>
          <w:rFonts w:eastAsia="SimSun" w:cs="Times New Roman"/>
          <w:sz w:val="24"/>
          <w:szCs w:val="24"/>
        </w:rPr>
        <w:t>s</w:t>
      </w:r>
      <w:r w:rsidR="002A509A">
        <w:rPr>
          <w:rFonts w:eastAsia="SimSun" w:cs="Times New Roman"/>
          <w:sz w:val="24"/>
          <w:szCs w:val="24"/>
        </w:rPr>
        <w:t xml:space="preserve"> (13 female, age = 19.32 ± 1.06) from Wenzhou University. </w:t>
      </w:r>
      <w:r>
        <w:rPr>
          <w:rFonts w:eastAsia="SimSun" w:cs="Times New Roman"/>
          <w:sz w:val="24"/>
          <w:szCs w:val="24"/>
        </w:rPr>
        <w:t xml:space="preserve">The data from </w:t>
      </w:r>
      <w:r w:rsidR="002A509A">
        <w:rPr>
          <w:rFonts w:eastAsia="SimSun" w:cs="Times New Roman"/>
          <w:sz w:val="24"/>
          <w:szCs w:val="24"/>
        </w:rPr>
        <w:t>eight</w:t>
      </w:r>
      <w:r w:rsidR="007A583E">
        <w:rPr>
          <w:rFonts w:eastAsia="SimSun" w:cs="Times New Roman"/>
          <w:sz w:val="24"/>
          <w:szCs w:val="24"/>
        </w:rPr>
        <w:t xml:space="preserve"> </w:t>
      </w:r>
      <w:r w:rsidRPr="00E52E54">
        <w:rPr>
          <w:rFonts w:eastAsia="SimSun" w:cs="Times New Roman"/>
          <w:sz w:val="24"/>
          <w:szCs w:val="24"/>
        </w:rPr>
        <w:t>participant</w:t>
      </w:r>
      <w:r w:rsidR="002A509A">
        <w:rPr>
          <w:rFonts w:eastAsia="SimSun" w:cs="Times New Roman"/>
          <w:sz w:val="24"/>
          <w:szCs w:val="24"/>
        </w:rPr>
        <w:t>s</w:t>
      </w:r>
      <w:r w:rsidR="007A1011">
        <w:rPr>
          <w:rFonts w:eastAsia="SimSun" w:cs="Times New Roman"/>
          <w:sz w:val="24"/>
          <w:szCs w:val="24"/>
        </w:rPr>
        <w:t xml:space="preserve"> and one female participate</w:t>
      </w:r>
      <w:r>
        <w:rPr>
          <w:rFonts w:eastAsia="SimSun" w:cs="Times New Roman"/>
          <w:sz w:val="24"/>
          <w:szCs w:val="24"/>
        </w:rPr>
        <w:t xml:space="preserve"> were</w:t>
      </w:r>
      <w:r w:rsidRPr="00E52E54">
        <w:rPr>
          <w:rFonts w:eastAsia="SimSun" w:cs="Times New Roman"/>
          <w:sz w:val="24"/>
          <w:szCs w:val="24"/>
        </w:rPr>
        <w:t xml:space="preserve"> excluded from analysis because </w:t>
      </w:r>
      <w:r>
        <w:rPr>
          <w:rFonts w:eastAsia="SimSun" w:cs="Times New Roman"/>
          <w:sz w:val="24"/>
          <w:szCs w:val="24"/>
        </w:rPr>
        <w:t xml:space="preserve">their accuracy was </w:t>
      </w:r>
      <w:r w:rsidR="007A1011">
        <w:rPr>
          <w:rFonts w:eastAsia="SimSun" w:cs="Times New Roman"/>
          <w:sz w:val="24"/>
          <w:szCs w:val="24"/>
        </w:rPr>
        <w:t>less than 0.6</w:t>
      </w:r>
      <w:r w:rsidR="002A509A">
        <w:rPr>
          <w:rFonts w:eastAsia="SimSun" w:cs="Times New Roman"/>
          <w:sz w:val="24"/>
          <w:szCs w:val="24"/>
        </w:rPr>
        <w:t xml:space="preserve"> (2 from Tsinghua sample and 6 from Wenzhou sample)</w:t>
      </w:r>
      <w:r>
        <w:rPr>
          <w:rFonts w:eastAsia="SimSun" w:cs="Times New Roman"/>
          <w:sz w:val="24"/>
          <w:szCs w:val="24"/>
        </w:rPr>
        <w:t xml:space="preserve">. </w:t>
      </w:r>
      <w:r w:rsidR="00E54A2E">
        <w:rPr>
          <w:rFonts w:eastAsia="SimSun" w:cs="Times New Roman"/>
          <w:sz w:val="24"/>
          <w:szCs w:val="24"/>
        </w:rPr>
        <w:t>The final valid data</w:t>
      </w:r>
      <w:r w:rsidR="002A509A">
        <w:rPr>
          <w:rFonts w:eastAsia="SimSun" w:cs="Times New Roman"/>
          <w:sz w:val="24"/>
          <w:szCs w:val="24"/>
        </w:rPr>
        <w:t>set</w:t>
      </w:r>
      <w:r w:rsidR="00E54A2E">
        <w:rPr>
          <w:rFonts w:eastAsia="SimSun" w:cs="Times New Roman"/>
          <w:sz w:val="24"/>
          <w:szCs w:val="24"/>
        </w:rPr>
        <w:t xml:space="preserve"> include</w:t>
      </w:r>
      <w:r w:rsidR="009E25C7">
        <w:rPr>
          <w:rFonts w:eastAsia="SimSun" w:cs="Times New Roman"/>
          <w:sz w:val="24"/>
          <w:szCs w:val="24"/>
        </w:rPr>
        <w:t>s</w:t>
      </w:r>
      <w:r w:rsidR="00E54A2E">
        <w:rPr>
          <w:rFonts w:eastAsia="SimSun" w:cs="Times New Roman"/>
          <w:sz w:val="24"/>
          <w:szCs w:val="24"/>
        </w:rPr>
        <w:t xml:space="preserve"> 45 participant</w:t>
      </w:r>
      <w:r w:rsidR="009E25C7">
        <w:rPr>
          <w:rFonts w:eastAsia="SimSun" w:cs="Times New Roman"/>
          <w:sz w:val="24"/>
          <w:szCs w:val="24"/>
        </w:rPr>
        <w:t>s</w:t>
      </w:r>
      <w:r w:rsidR="00E54A2E">
        <w:rPr>
          <w:rFonts w:eastAsia="SimSun" w:cs="Times New Roman"/>
          <w:sz w:val="24"/>
          <w:szCs w:val="24"/>
        </w:rPr>
        <w:t xml:space="preserve"> (33 female, age = 20.78 ± 1.76)</w:t>
      </w:r>
      <w:r w:rsidR="00584C96">
        <w:rPr>
          <w:rFonts w:eastAsia="SimSun" w:cs="Times New Roman"/>
          <w:sz w:val="24"/>
          <w:szCs w:val="24"/>
        </w:rPr>
        <w:t>.</w:t>
      </w:r>
    </w:p>
    <w:p w14:paraId="200562BC" w14:textId="26F6B428" w:rsidR="00B9221A" w:rsidRPr="00BA6982" w:rsidRDefault="00B9221A" w:rsidP="00FB741A">
      <w:pPr>
        <w:spacing w:line="480" w:lineRule="auto"/>
        <w:ind w:firstLine="720"/>
        <w:jc w:val="left"/>
        <w:rPr>
          <w:rFonts w:cs="Times New Roman"/>
          <w:sz w:val="24"/>
          <w:szCs w:val="24"/>
        </w:rPr>
      </w:pPr>
      <w:del w:id="280" w:author="Hu, C-P" w:date="2019-04-14T08:43:00Z">
        <w:r w:rsidDel="00170AA4">
          <w:rPr>
            <w:rFonts w:eastAsia="SimSun" w:cs="Times New Roman"/>
            <w:sz w:val="24"/>
            <w:szCs w:val="24"/>
          </w:rPr>
          <w:delText xml:space="preserve"> </w:delText>
        </w:r>
      </w:del>
      <w:r w:rsidRPr="00FB741A">
        <w:rPr>
          <w:rFonts w:eastAsia="SimSun" w:cs="Times New Roman"/>
          <w:b/>
          <w:sz w:val="24"/>
          <w:szCs w:val="24"/>
        </w:rPr>
        <w:t>Experimental design</w:t>
      </w:r>
      <w:r>
        <w:rPr>
          <w:rFonts w:eastAsia="SimSun" w:cs="Times New Roman"/>
          <w:sz w:val="24"/>
          <w:szCs w:val="24"/>
        </w:rPr>
        <w:t>.</w:t>
      </w:r>
      <w:r>
        <w:rPr>
          <w:rFonts w:eastAsia="SimSun" w:cs="Times New Roman"/>
          <w:sz w:val="24"/>
          <w:szCs w:val="24"/>
        </w:rPr>
        <w:tab/>
        <w:t xml:space="preserve"> </w:t>
      </w:r>
      <w:r w:rsidR="003747D4">
        <w:rPr>
          <w:rFonts w:eastAsia="SimSun" w:cs="Times New Roman"/>
          <w:sz w:val="24"/>
          <w:szCs w:val="24"/>
        </w:rPr>
        <w:t xml:space="preserve">The experimental design of this experiment is same as experiment 4a: </w:t>
      </w:r>
      <w:r>
        <w:rPr>
          <w:rFonts w:eastAsia="SimSun" w:cs="Times New Roman"/>
          <w:sz w:val="24"/>
          <w:szCs w:val="24"/>
        </w:rPr>
        <w:t xml:space="preserve"> a</w:t>
      </w:r>
      <w:r w:rsidRPr="00BA6982">
        <w:rPr>
          <w:rFonts w:eastAsia="SimSun" w:cs="Times New Roman"/>
          <w:sz w:val="24"/>
          <w:szCs w:val="24"/>
        </w:rPr>
        <w:t xml:space="preserve"> </w:t>
      </w:r>
      <w:r w:rsidR="007A583E" w:rsidRPr="00BA6982">
        <w:rPr>
          <w:rFonts w:cs="Times New Roman"/>
          <w:sz w:val="24"/>
          <w:szCs w:val="24"/>
        </w:rPr>
        <w:t>3</w:t>
      </w:r>
      <w:r w:rsidRPr="00BA6982">
        <w:rPr>
          <w:rFonts w:eastAsia="SimSun" w:cs="Times New Roman"/>
          <w:sz w:val="24"/>
          <w:szCs w:val="24"/>
        </w:rPr>
        <w:t>×</w:t>
      </w:r>
      <w:r w:rsidR="007A583E">
        <w:rPr>
          <w:rFonts w:eastAsia="SimSun" w:cs="Times New Roman"/>
          <w:sz w:val="24"/>
          <w:szCs w:val="24"/>
        </w:rPr>
        <w:t xml:space="preserve"> </w:t>
      </w:r>
      <w:r w:rsidR="007A583E" w:rsidRPr="00BA6982">
        <w:rPr>
          <w:rFonts w:cs="Times New Roman"/>
          <w:sz w:val="24"/>
          <w:szCs w:val="24"/>
        </w:rPr>
        <w:t>2</w:t>
      </w:r>
      <w:r w:rsidRPr="00BA6982">
        <w:rPr>
          <w:rFonts w:cs="Times New Roman" w:hint="eastAsia"/>
          <w:sz w:val="24"/>
          <w:szCs w:val="24"/>
        </w:rPr>
        <w:t xml:space="preserve"> </w:t>
      </w:r>
      <w:r w:rsidRPr="00BA6982">
        <w:rPr>
          <w:rFonts w:eastAsia="SimSun" w:cs="Times New Roman"/>
          <w:sz w:val="24"/>
          <w:szCs w:val="24"/>
        </w:rPr>
        <w:t>×</w:t>
      </w:r>
      <w:r w:rsidRPr="00BA6982">
        <w:rPr>
          <w:rFonts w:cs="Times New Roman" w:hint="eastAsia"/>
          <w:sz w:val="24"/>
          <w:szCs w:val="24"/>
        </w:rPr>
        <w:t xml:space="preserve"> </w:t>
      </w:r>
      <w:r w:rsidRPr="00BA6982">
        <w:rPr>
          <w:rFonts w:cs="Times New Roman"/>
          <w:sz w:val="24"/>
          <w:szCs w:val="24"/>
        </w:rPr>
        <w:t>2 within-subject design</w:t>
      </w:r>
      <w:r>
        <w:rPr>
          <w:rFonts w:cs="Times New Roman"/>
          <w:sz w:val="24"/>
          <w:szCs w:val="24"/>
        </w:rPr>
        <w:t xml:space="preserve"> </w:t>
      </w:r>
      <w:r w:rsidR="003747D4">
        <w:rPr>
          <w:rFonts w:cs="Times New Roman"/>
          <w:sz w:val="24"/>
          <w:szCs w:val="24"/>
        </w:rPr>
        <w:t xml:space="preserve">with </w:t>
      </w:r>
      <w:r w:rsidR="007A583E">
        <w:rPr>
          <w:rFonts w:cs="Times New Roman"/>
          <w:sz w:val="24"/>
          <w:szCs w:val="24"/>
        </w:rPr>
        <w:t>moral valence</w:t>
      </w:r>
      <w:r w:rsidRPr="00BA6982">
        <w:rPr>
          <w:rFonts w:cs="Times New Roman"/>
          <w:sz w:val="24"/>
          <w:szCs w:val="24"/>
        </w:rPr>
        <w:t xml:space="preserve"> </w:t>
      </w:r>
      <w:r>
        <w:rPr>
          <w:rFonts w:cs="Times New Roman"/>
          <w:sz w:val="24"/>
          <w:szCs w:val="24"/>
        </w:rPr>
        <w:t>(</w:t>
      </w:r>
      <w:r w:rsidR="007A583E" w:rsidRPr="00BA6982">
        <w:rPr>
          <w:rFonts w:cs="Times New Roman"/>
          <w:sz w:val="24"/>
          <w:szCs w:val="24"/>
        </w:rPr>
        <w:t xml:space="preserve">good, </w:t>
      </w:r>
      <w:del w:id="281" w:author="Hu, C-P" w:date="2019-03-26T08:46:00Z">
        <w:r w:rsidR="007A583E" w:rsidRPr="00BA6982" w:rsidDel="00E01150">
          <w:rPr>
            <w:rFonts w:cs="Times New Roman"/>
            <w:sz w:val="24"/>
            <w:szCs w:val="24"/>
          </w:rPr>
          <w:delText>normal</w:delText>
        </w:r>
      </w:del>
      <w:ins w:id="282" w:author="Hu, C-P" w:date="2019-03-26T08:46:00Z">
        <w:r w:rsidR="00E01150">
          <w:rPr>
            <w:rFonts w:cs="Times New Roman"/>
            <w:sz w:val="24"/>
            <w:szCs w:val="24"/>
          </w:rPr>
          <w:t>neutral</w:t>
        </w:r>
      </w:ins>
      <w:r w:rsidR="007A583E" w:rsidRPr="00BA6982">
        <w:rPr>
          <w:rFonts w:cs="Times New Roman"/>
          <w:sz w:val="24"/>
          <w:szCs w:val="24"/>
        </w:rPr>
        <w:t xml:space="preserve"> and bad</w:t>
      </w:r>
      <w:r w:rsidR="007A583E">
        <w:rPr>
          <w:rFonts w:cs="Times New Roman"/>
          <w:sz w:val="24"/>
          <w:szCs w:val="24"/>
        </w:rPr>
        <w:t xml:space="preserve"> associations</w:t>
      </w:r>
      <w:r>
        <w:rPr>
          <w:rFonts w:cs="Times New Roman"/>
          <w:sz w:val="24"/>
          <w:szCs w:val="24"/>
        </w:rPr>
        <w:t>)</w:t>
      </w:r>
      <w:r w:rsidR="003747D4">
        <w:rPr>
          <w:rFonts w:cs="Times New Roman"/>
          <w:sz w:val="24"/>
          <w:szCs w:val="24"/>
        </w:rPr>
        <w:t xml:space="preserve">, </w:t>
      </w:r>
      <w:r w:rsidR="007A583E">
        <w:rPr>
          <w:rFonts w:cs="Times New Roman"/>
          <w:sz w:val="24"/>
          <w:szCs w:val="24"/>
        </w:rPr>
        <w:t>self-relatedness</w:t>
      </w:r>
      <w:r w:rsidRPr="00BA6982">
        <w:rPr>
          <w:rFonts w:cs="Times New Roman"/>
          <w:sz w:val="24"/>
          <w:szCs w:val="24"/>
        </w:rPr>
        <w:t xml:space="preserve"> </w:t>
      </w:r>
      <w:r>
        <w:rPr>
          <w:rFonts w:cs="Times New Roman"/>
          <w:sz w:val="24"/>
          <w:szCs w:val="24"/>
        </w:rPr>
        <w:t>(</w:t>
      </w:r>
      <w:r w:rsidR="007A583E">
        <w:rPr>
          <w:rFonts w:cs="Times New Roman"/>
          <w:sz w:val="24"/>
          <w:szCs w:val="24"/>
        </w:rPr>
        <w:t>self vs. other</w:t>
      </w:r>
      <w:r>
        <w:rPr>
          <w:rFonts w:cs="Times New Roman"/>
          <w:sz w:val="24"/>
          <w:szCs w:val="24"/>
        </w:rPr>
        <w:t>)</w:t>
      </w:r>
      <w:r w:rsidR="003747D4">
        <w:rPr>
          <w:rFonts w:cs="Times New Roman"/>
          <w:sz w:val="24"/>
          <w:szCs w:val="24"/>
        </w:rPr>
        <w:t xml:space="preserve">, and </w:t>
      </w:r>
      <w:r>
        <w:rPr>
          <w:rFonts w:cs="Times New Roman"/>
          <w:sz w:val="24"/>
          <w:szCs w:val="24"/>
        </w:rPr>
        <w:t>match</w:t>
      </w:r>
      <w:r w:rsidR="003747D4">
        <w:rPr>
          <w:rFonts w:cs="Times New Roman"/>
          <w:sz w:val="24"/>
          <w:szCs w:val="24"/>
        </w:rPr>
        <w:t>ness</w:t>
      </w:r>
      <w:r w:rsidRPr="00BA6982">
        <w:rPr>
          <w:rFonts w:cs="Times New Roman"/>
          <w:sz w:val="24"/>
          <w:szCs w:val="24"/>
        </w:rPr>
        <w:t xml:space="preserve"> between shape and label</w:t>
      </w:r>
      <w:r>
        <w:rPr>
          <w:rFonts w:cs="Times New Roman"/>
          <w:sz w:val="24"/>
          <w:szCs w:val="24"/>
        </w:rPr>
        <w:t xml:space="preserve"> (match vs. mismatch for the personal association)</w:t>
      </w:r>
      <w:r w:rsidR="003747D4">
        <w:rPr>
          <w:rFonts w:cs="Times New Roman"/>
          <w:sz w:val="24"/>
          <w:szCs w:val="24"/>
        </w:rPr>
        <w:t xml:space="preserve"> as within-subject variables</w:t>
      </w:r>
      <w:r w:rsidRPr="00BA6982">
        <w:rPr>
          <w:rFonts w:cs="Times New Roman"/>
          <w:sz w:val="24"/>
          <w:szCs w:val="24"/>
        </w:rPr>
        <w:t>.</w:t>
      </w:r>
      <w:r>
        <w:rPr>
          <w:rFonts w:cs="Times New Roman"/>
          <w:sz w:val="24"/>
          <w:szCs w:val="24"/>
        </w:rPr>
        <w:t xml:space="preserve"> </w:t>
      </w:r>
      <w:r w:rsidR="003747D4">
        <w:rPr>
          <w:rFonts w:cs="Times New Roman"/>
          <w:sz w:val="24"/>
          <w:szCs w:val="24"/>
        </w:rPr>
        <w:t xml:space="preserve">However, in the current task, the participants learned the associations between </w:t>
      </w:r>
      <w:r w:rsidR="001B7EAD">
        <w:rPr>
          <w:rFonts w:cs="Times New Roman"/>
          <w:sz w:val="24"/>
          <w:szCs w:val="24"/>
        </w:rPr>
        <w:t>three shapes and three labels with different moral valence: good-person, neutral-person, and bad-person. While the word “self” or “other” were presented in the shapes (see below).</w:t>
      </w:r>
    </w:p>
    <w:p w14:paraId="09A9992C" w14:textId="40258204" w:rsidR="00B9221A" w:rsidRDefault="00B9221A" w:rsidP="00FB741A">
      <w:pPr>
        <w:spacing w:line="480" w:lineRule="auto"/>
        <w:ind w:firstLine="720"/>
        <w:jc w:val="left"/>
        <w:rPr>
          <w:rFonts w:cs="Times New Roman"/>
          <w:sz w:val="24"/>
          <w:szCs w:val="24"/>
        </w:rPr>
      </w:pPr>
      <w:del w:id="283" w:author="Hu, C-P" w:date="2019-04-14T08:43:00Z">
        <w:r w:rsidRPr="00CC043D" w:rsidDel="00170AA4">
          <w:rPr>
            <w:rFonts w:cs="Times New Roman"/>
            <w:sz w:val="24"/>
          </w:rPr>
          <w:delText xml:space="preserve"> </w:delText>
        </w:r>
      </w:del>
      <w:r w:rsidRPr="00FB741A">
        <w:rPr>
          <w:rFonts w:cs="Times New Roman"/>
          <w:b/>
          <w:sz w:val="24"/>
        </w:rPr>
        <w:t>Stimuli</w:t>
      </w:r>
      <w:r>
        <w:rPr>
          <w:rFonts w:cs="Times New Roman"/>
          <w:sz w:val="24"/>
        </w:rPr>
        <w:t>.</w:t>
      </w:r>
      <w:r>
        <w:rPr>
          <w:rFonts w:cs="Times New Roman"/>
          <w:sz w:val="24"/>
        </w:rPr>
        <w:tab/>
        <w:t xml:space="preserve"> </w:t>
      </w:r>
      <w:r w:rsidR="001B7EAD">
        <w:rPr>
          <w:rFonts w:cs="Times New Roman"/>
          <w:sz w:val="24"/>
        </w:rPr>
        <w:t xml:space="preserve">In this task, </w:t>
      </w:r>
      <w:r w:rsidR="007A583E">
        <w:rPr>
          <w:rFonts w:cs="Times New Roman"/>
          <w:sz w:val="24"/>
          <w:szCs w:val="24"/>
        </w:rPr>
        <w:t>3</w:t>
      </w:r>
      <w:r w:rsidRPr="00BA6982">
        <w:rPr>
          <w:rFonts w:cs="Times New Roman"/>
          <w:sz w:val="24"/>
          <w:szCs w:val="24"/>
        </w:rPr>
        <w:t xml:space="preserve"> shapes were included (circle, </w:t>
      </w:r>
      <w:r>
        <w:rPr>
          <w:rFonts w:cs="Times New Roman"/>
          <w:sz w:val="24"/>
          <w:szCs w:val="24"/>
        </w:rPr>
        <w:t>square</w:t>
      </w:r>
      <w:r w:rsidR="007A583E">
        <w:rPr>
          <w:rFonts w:cs="Times New Roman"/>
          <w:sz w:val="24"/>
          <w:szCs w:val="24"/>
        </w:rPr>
        <w:t xml:space="preserve">, and </w:t>
      </w:r>
      <w:r w:rsidR="007A583E" w:rsidRPr="007A583E">
        <w:rPr>
          <w:rFonts w:cs="Times New Roman"/>
          <w:sz w:val="24"/>
          <w:szCs w:val="24"/>
        </w:rPr>
        <w:t>trapezoid</w:t>
      </w:r>
      <w:r w:rsidRPr="00BA6982">
        <w:rPr>
          <w:rFonts w:cs="Times New Roman"/>
          <w:sz w:val="24"/>
          <w:szCs w:val="24"/>
        </w:rPr>
        <w:t>)</w:t>
      </w:r>
      <w:r>
        <w:rPr>
          <w:rFonts w:cs="Times New Roman"/>
          <w:sz w:val="24"/>
          <w:szCs w:val="24"/>
        </w:rPr>
        <w:t xml:space="preserve"> and </w:t>
      </w:r>
      <w:r w:rsidR="001B7EAD">
        <w:rPr>
          <w:rFonts w:cs="Times New Roman"/>
          <w:sz w:val="24"/>
          <w:szCs w:val="24"/>
        </w:rPr>
        <w:t xml:space="preserve">were presented </w:t>
      </w:r>
      <w:r>
        <w:rPr>
          <w:rFonts w:cs="Times New Roman"/>
          <w:sz w:val="24"/>
          <w:szCs w:val="24"/>
        </w:rPr>
        <w:t>above a central fixation cross</w:t>
      </w:r>
      <w:r w:rsidR="001B7EAD">
        <w:rPr>
          <w:rFonts w:cs="Times New Roman"/>
          <w:sz w:val="24"/>
          <w:szCs w:val="24"/>
        </w:rPr>
        <w:t>, as in previous experiments</w:t>
      </w:r>
      <w:r>
        <w:rPr>
          <w:rFonts w:cs="Times New Roman"/>
          <w:sz w:val="24"/>
          <w:szCs w:val="24"/>
        </w:rPr>
        <w:t xml:space="preserve">. </w:t>
      </w:r>
      <w:r w:rsidRPr="00BA6982">
        <w:rPr>
          <w:rFonts w:cs="Times New Roman"/>
          <w:sz w:val="24"/>
          <w:szCs w:val="24"/>
        </w:rPr>
        <w:t xml:space="preserve"> </w:t>
      </w:r>
      <w:proofErr w:type="gramStart"/>
      <w:r w:rsidR="001B7EAD">
        <w:rPr>
          <w:rFonts w:cs="Times New Roman"/>
          <w:sz w:val="24"/>
          <w:szCs w:val="24"/>
        </w:rPr>
        <w:t>Similar to</w:t>
      </w:r>
      <w:proofErr w:type="gramEnd"/>
      <w:r w:rsidR="001B7EAD">
        <w:rPr>
          <w:rFonts w:cs="Times New Roman"/>
          <w:sz w:val="24"/>
          <w:szCs w:val="24"/>
        </w:rPr>
        <w:t xml:space="preserve"> experiment 4a</w:t>
      </w:r>
      <w:r>
        <w:rPr>
          <w:rFonts w:cs="Times New Roman"/>
          <w:sz w:val="24"/>
          <w:szCs w:val="24"/>
        </w:rPr>
        <w:t xml:space="preserve">, the shapes were not empty but with </w:t>
      </w:r>
      <w:r w:rsidR="001B7EAD">
        <w:rPr>
          <w:rFonts w:cs="Times New Roman"/>
          <w:sz w:val="24"/>
          <w:szCs w:val="24"/>
        </w:rPr>
        <w:t xml:space="preserve">a </w:t>
      </w:r>
      <w:r>
        <w:rPr>
          <w:rFonts w:cs="Times New Roman"/>
          <w:sz w:val="24"/>
          <w:szCs w:val="24"/>
        </w:rPr>
        <w:t>two</w:t>
      </w:r>
      <w:r w:rsidR="001B7EAD">
        <w:rPr>
          <w:rFonts w:cs="Times New Roman"/>
          <w:sz w:val="24"/>
          <w:szCs w:val="24"/>
        </w:rPr>
        <w:t>-</w:t>
      </w:r>
      <w:r>
        <w:rPr>
          <w:rFonts w:cs="Times New Roman"/>
          <w:sz w:val="24"/>
          <w:szCs w:val="24"/>
        </w:rPr>
        <w:t>Chinese</w:t>
      </w:r>
      <w:r w:rsidR="001B7EAD">
        <w:rPr>
          <w:rFonts w:cs="Times New Roman"/>
          <w:sz w:val="24"/>
          <w:szCs w:val="24"/>
        </w:rPr>
        <w:t>-</w:t>
      </w:r>
      <w:r>
        <w:rPr>
          <w:rFonts w:cs="Times New Roman"/>
          <w:sz w:val="24"/>
          <w:szCs w:val="24"/>
        </w:rPr>
        <w:t>character</w:t>
      </w:r>
      <w:r w:rsidR="001B7EAD">
        <w:rPr>
          <w:rFonts w:cs="Times New Roman"/>
          <w:sz w:val="24"/>
          <w:szCs w:val="24"/>
        </w:rPr>
        <w:t xml:space="preserve"> word</w:t>
      </w:r>
      <w:r>
        <w:rPr>
          <w:rFonts w:cs="Times New Roman"/>
          <w:sz w:val="24"/>
          <w:szCs w:val="24"/>
        </w:rPr>
        <w:t xml:space="preserve"> in the middle corresponding to the labels “</w:t>
      </w:r>
      <w:r w:rsidR="007A583E">
        <w:rPr>
          <w:rFonts w:cs="Times New Roman"/>
          <w:sz w:val="24"/>
          <w:szCs w:val="24"/>
        </w:rPr>
        <w:t xml:space="preserve">self” and </w:t>
      </w:r>
      <w:r>
        <w:rPr>
          <w:rFonts w:cs="Times New Roman"/>
          <w:sz w:val="24"/>
          <w:szCs w:val="24"/>
        </w:rPr>
        <w:t>“</w:t>
      </w:r>
      <w:r w:rsidR="007A583E">
        <w:rPr>
          <w:rFonts w:cs="Times New Roman"/>
          <w:sz w:val="24"/>
          <w:szCs w:val="24"/>
        </w:rPr>
        <w:t>other</w:t>
      </w:r>
      <w:r>
        <w:rPr>
          <w:rFonts w:cs="Times New Roman"/>
          <w:sz w:val="24"/>
          <w:szCs w:val="24"/>
        </w:rPr>
        <w:t xml:space="preserve">”. Before the experiment, we </w:t>
      </w:r>
      <w:r w:rsidR="001B7EAD">
        <w:rPr>
          <w:rFonts w:cs="Times New Roman"/>
          <w:sz w:val="24"/>
          <w:szCs w:val="24"/>
        </w:rPr>
        <w:t xml:space="preserve">informed </w:t>
      </w:r>
      <w:r>
        <w:rPr>
          <w:rFonts w:cs="Times New Roman"/>
          <w:sz w:val="24"/>
          <w:szCs w:val="24"/>
        </w:rPr>
        <w:t xml:space="preserve">participants only </w:t>
      </w:r>
      <w:r w:rsidR="001B7EAD">
        <w:rPr>
          <w:rFonts w:cs="Times New Roman"/>
          <w:sz w:val="24"/>
          <w:szCs w:val="24"/>
        </w:rPr>
        <w:t xml:space="preserve">response to the relationship between </w:t>
      </w:r>
      <w:del w:id="284" w:author="Hu, C-P" w:date="2019-03-26T08:40:00Z">
        <w:r w:rsidR="001B7EAD" w:rsidDel="00AD3E9D">
          <w:rPr>
            <w:rFonts w:cs="Times New Roman"/>
            <w:sz w:val="24"/>
            <w:szCs w:val="24"/>
          </w:rPr>
          <w:delText>shapes’</w:delText>
        </w:r>
      </w:del>
      <w:ins w:id="285" w:author="Hu, C-P" w:date="2019-03-26T08:40:00Z">
        <w:r w:rsidR="00AD3E9D">
          <w:rPr>
            <w:rFonts w:cs="Times New Roman"/>
            <w:sz w:val="24"/>
            <w:szCs w:val="24"/>
          </w:rPr>
          <w:t>shapes</w:t>
        </w:r>
      </w:ins>
      <w:r w:rsidR="001B7EAD">
        <w:rPr>
          <w:rFonts w:cs="Times New Roman"/>
          <w:sz w:val="24"/>
          <w:szCs w:val="24"/>
        </w:rPr>
        <w:t xml:space="preserve"> configure and the labels below the fixation, </w:t>
      </w:r>
      <w:r>
        <w:rPr>
          <w:rFonts w:cs="Times New Roman"/>
          <w:sz w:val="24"/>
          <w:szCs w:val="24"/>
        </w:rPr>
        <w:t>ignor</w:t>
      </w:r>
      <w:r w:rsidR="001B7EAD">
        <w:rPr>
          <w:rFonts w:cs="Times New Roman"/>
          <w:sz w:val="24"/>
          <w:szCs w:val="24"/>
        </w:rPr>
        <w:t>ing</w:t>
      </w:r>
      <w:r>
        <w:rPr>
          <w:rFonts w:cs="Times New Roman"/>
          <w:sz w:val="24"/>
          <w:szCs w:val="24"/>
        </w:rPr>
        <w:t xml:space="preserve"> the </w:t>
      </w:r>
      <w:r w:rsidR="001B7EAD">
        <w:rPr>
          <w:rFonts w:cs="Times New Roman"/>
          <w:sz w:val="24"/>
          <w:szCs w:val="24"/>
        </w:rPr>
        <w:t>words</w:t>
      </w:r>
      <w:r>
        <w:rPr>
          <w:rFonts w:cs="Times New Roman"/>
          <w:sz w:val="24"/>
          <w:szCs w:val="24"/>
        </w:rPr>
        <w:t>within each shape. Besides the behavioral experiments, participants also finished questionnaires as Experiments 1-3.</w:t>
      </w:r>
    </w:p>
    <w:p w14:paraId="40C5A786" w14:textId="79F9B023" w:rsidR="00B9221A" w:rsidRDefault="00B9221A" w:rsidP="00FB741A">
      <w:pPr>
        <w:spacing w:line="480" w:lineRule="auto"/>
        <w:ind w:firstLine="720"/>
        <w:jc w:val="left"/>
        <w:rPr>
          <w:rFonts w:cs="Times New Roman"/>
          <w:sz w:val="24"/>
        </w:rPr>
      </w:pPr>
      <w:del w:id="286" w:author="Hu, C-P" w:date="2019-04-14T08:43:00Z">
        <w:r w:rsidRPr="00CC043D" w:rsidDel="00170AA4">
          <w:rPr>
            <w:rFonts w:cs="Times New Roman"/>
            <w:sz w:val="24"/>
          </w:rPr>
          <w:delText xml:space="preserve"> </w:delText>
        </w:r>
      </w:del>
      <w:r w:rsidRPr="00FB741A">
        <w:rPr>
          <w:rFonts w:cs="Times New Roman"/>
          <w:b/>
          <w:sz w:val="24"/>
        </w:rPr>
        <w:t>Procedure</w:t>
      </w:r>
      <w:r>
        <w:rPr>
          <w:rFonts w:cs="Times New Roman"/>
          <w:sz w:val="24"/>
        </w:rPr>
        <w:t xml:space="preserve">. The procedure was </w:t>
      </w:r>
      <w:proofErr w:type="gramStart"/>
      <w:r>
        <w:rPr>
          <w:rFonts w:cs="Times New Roman"/>
          <w:sz w:val="24"/>
        </w:rPr>
        <w:t>similar to</w:t>
      </w:r>
      <w:proofErr w:type="gramEnd"/>
      <w:r>
        <w:rPr>
          <w:rFonts w:cs="Times New Roman"/>
          <w:sz w:val="24"/>
        </w:rPr>
        <w:t xml:space="preserve"> Experiment </w:t>
      </w:r>
      <w:r w:rsidR="007A583E">
        <w:rPr>
          <w:rFonts w:cs="Times New Roman"/>
          <w:sz w:val="24"/>
        </w:rPr>
        <w:t>4</w:t>
      </w:r>
      <w:r w:rsidR="00C60AAA">
        <w:rPr>
          <w:rFonts w:cs="Times New Roman"/>
          <w:sz w:val="24"/>
        </w:rPr>
        <w:t xml:space="preserve"> a</w:t>
      </w:r>
      <w:r>
        <w:rPr>
          <w:rFonts w:cs="Times New Roman"/>
          <w:sz w:val="24"/>
        </w:rPr>
        <w:t xml:space="preserve">. </w:t>
      </w:r>
      <w:r w:rsidR="00722FDA">
        <w:rPr>
          <w:rFonts w:cs="Times New Roman"/>
          <w:sz w:val="24"/>
        </w:rPr>
        <w:t xml:space="preserve">Both samples of participants finished </w:t>
      </w:r>
      <w:r>
        <w:rPr>
          <w:rFonts w:cs="Times New Roman"/>
          <w:sz w:val="24"/>
        </w:rPr>
        <w:t xml:space="preserve">6 blocks of trial, each with 120 trials. </w:t>
      </w:r>
    </w:p>
    <w:p w14:paraId="79B8916C" w14:textId="04B9A221" w:rsidR="00B9221A" w:rsidRPr="00E52E54" w:rsidRDefault="00B9221A">
      <w:pPr>
        <w:pStyle w:val="Heading3"/>
        <w:keepNext w:val="0"/>
        <w:keepLines w:val="0"/>
        <w:spacing w:before="0" w:after="0" w:line="480" w:lineRule="auto"/>
        <w:jc w:val="left"/>
        <w:rPr>
          <w:rFonts w:eastAsia="SimSun" w:cs="Times New Roman"/>
          <w:sz w:val="24"/>
          <w:szCs w:val="24"/>
        </w:rPr>
        <w:pPrChange w:id="287" w:author="Hu, C-P" w:date="2019-04-14T08:43:00Z">
          <w:pPr>
            <w:pStyle w:val="Heading3"/>
            <w:keepNext w:val="0"/>
            <w:keepLines w:val="0"/>
            <w:spacing w:before="0" w:after="0" w:line="480" w:lineRule="auto"/>
            <w:ind w:firstLine="720"/>
            <w:jc w:val="left"/>
          </w:pPr>
        </w:pPrChange>
      </w:pPr>
      <w:r w:rsidRPr="00E52E54">
        <w:rPr>
          <w:rFonts w:eastAsia="SimSun" w:cs="Times New Roman"/>
          <w:sz w:val="24"/>
          <w:szCs w:val="24"/>
        </w:rPr>
        <w:t>Results</w:t>
      </w:r>
    </w:p>
    <w:p w14:paraId="38AFE2F5" w14:textId="1C5F3E00" w:rsidR="00B9221A" w:rsidRPr="003149BC" w:rsidRDefault="00B9221A" w:rsidP="00E026D2">
      <w:pPr>
        <w:spacing w:line="480" w:lineRule="auto"/>
        <w:ind w:firstLine="720"/>
        <w:jc w:val="left"/>
        <w:rPr>
          <w:rFonts w:eastAsia="SimSun" w:cs="Times New Roman"/>
          <w:sz w:val="24"/>
          <w:szCs w:val="24"/>
        </w:rPr>
      </w:pPr>
      <w:r w:rsidRPr="003149BC">
        <w:rPr>
          <w:rFonts w:eastAsia="SimSun" w:cs="Times New Roman"/>
          <w:sz w:val="24"/>
          <w:szCs w:val="24"/>
        </w:rPr>
        <w:t xml:space="preserve">Correct responses shorter than 200ms were excluded from the analysis, eliminating </w:t>
      </w:r>
      <w:r>
        <w:rPr>
          <w:rFonts w:eastAsia="SimSun" w:cs="Times New Roman"/>
          <w:sz w:val="24"/>
          <w:szCs w:val="24"/>
        </w:rPr>
        <w:t>fewer</w:t>
      </w:r>
      <w:r w:rsidRPr="003149BC">
        <w:rPr>
          <w:rFonts w:eastAsia="SimSun" w:cs="Times New Roman"/>
          <w:sz w:val="24"/>
          <w:szCs w:val="24"/>
        </w:rPr>
        <w:t xml:space="preserve"> than </w:t>
      </w:r>
      <w:r w:rsidR="009F3EA0">
        <w:rPr>
          <w:rFonts w:eastAsia="SimSun" w:cs="Times New Roman"/>
          <w:sz w:val="24"/>
          <w:szCs w:val="24"/>
        </w:rPr>
        <w:t>0.04</w:t>
      </w:r>
      <w:r w:rsidRPr="003149BC">
        <w:rPr>
          <w:rFonts w:eastAsia="SimSun" w:cs="Times New Roman"/>
          <w:sz w:val="24"/>
          <w:szCs w:val="24"/>
        </w:rPr>
        <w:t xml:space="preserve">% of the trials overall. </w:t>
      </w:r>
    </w:p>
    <w:p w14:paraId="49B85B00" w14:textId="58A797CF" w:rsidR="006C40E1" w:rsidRDefault="00B9221A" w:rsidP="00E026D2">
      <w:pPr>
        <w:spacing w:line="480" w:lineRule="auto"/>
        <w:ind w:firstLine="720"/>
        <w:jc w:val="left"/>
        <w:rPr>
          <w:rFonts w:eastAsia="SimSun" w:cs="Times New Roman"/>
          <w:sz w:val="24"/>
          <w:szCs w:val="24"/>
        </w:rPr>
      </w:pPr>
      <w:r w:rsidRPr="00D0217D">
        <w:rPr>
          <w:rFonts w:eastAsia="SimSun" w:cs="Times New Roman"/>
          <w:b/>
          <w:i/>
          <w:sz w:val="24"/>
          <w:szCs w:val="24"/>
        </w:rPr>
        <w:t>d’</w:t>
      </w:r>
      <w:r w:rsidRPr="00D0217D">
        <w:rPr>
          <w:rFonts w:eastAsia="SimSun" w:cs="Times New Roman"/>
          <w:b/>
          <w:sz w:val="24"/>
          <w:szCs w:val="24"/>
        </w:rPr>
        <w:t>.</w:t>
      </w:r>
      <w:r>
        <w:rPr>
          <w:rFonts w:eastAsia="SimSun" w:cs="Times New Roman"/>
          <w:sz w:val="24"/>
          <w:szCs w:val="24"/>
        </w:rPr>
        <w:t xml:space="preserve"> </w:t>
      </w:r>
      <w:r w:rsidRPr="003149BC">
        <w:rPr>
          <w:rFonts w:eastAsia="SimSun" w:cs="Times New Roman"/>
          <w:sz w:val="24"/>
          <w:szCs w:val="24"/>
        </w:rPr>
        <w:t>A</w:t>
      </w:r>
      <w:r>
        <w:rPr>
          <w:rFonts w:eastAsia="SimSun" w:cs="Times New Roman"/>
          <w:sz w:val="24"/>
          <w:szCs w:val="24"/>
        </w:rPr>
        <w:t>n A</w:t>
      </w:r>
      <w:r w:rsidRPr="003149BC">
        <w:rPr>
          <w:rFonts w:eastAsia="SimSun" w:cs="Times New Roman"/>
          <w:sz w:val="24"/>
          <w:szCs w:val="24"/>
        </w:rPr>
        <w:t>NOVA for</w:t>
      </w:r>
      <w:r>
        <w:rPr>
          <w:rFonts w:eastAsia="SimSun" w:cs="Times New Roman"/>
          <w:sz w:val="24"/>
          <w:szCs w:val="24"/>
        </w:rPr>
        <w:t xml:space="preserve"> the</w:t>
      </w:r>
      <w:r w:rsidRPr="003149BC">
        <w:rPr>
          <w:rFonts w:eastAsia="SimSun" w:cs="Times New Roman"/>
          <w:sz w:val="24"/>
          <w:szCs w:val="24"/>
        </w:rPr>
        <w:t xml:space="preserve"> </w:t>
      </w:r>
      <w:r w:rsidRPr="003149BC">
        <w:rPr>
          <w:rFonts w:eastAsia="SimSun" w:cs="Times New Roman"/>
          <w:i/>
          <w:sz w:val="24"/>
          <w:szCs w:val="24"/>
        </w:rPr>
        <w:t>d’</w:t>
      </w:r>
      <w:r w:rsidRPr="003149BC">
        <w:rPr>
          <w:rFonts w:eastAsia="SimSun" w:cs="Times New Roman"/>
          <w:sz w:val="24"/>
          <w:szCs w:val="24"/>
        </w:rPr>
        <w:t xml:space="preserve"> </w:t>
      </w:r>
      <w:r>
        <w:rPr>
          <w:rFonts w:eastAsia="SimSun" w:cs="Times New Roman"/>
          <w:sz w:val="24"/>
          <w:szCs w:val="24"/>
        </w:rPr>
        <w:t xml:space="preserve">results, </w:t>
      </w:r>
      <w:r w:rsidRPr="003149BC">
        <w:rPr>
          <w:rFonts w:eastAsia="SimSun" w:cs="Times New Roman"/>
          <w:sz w:val="24"/>
          <w:szCs w:val="24"/>
        </w:rPr>
        <w:t xml:space="preserve">with </w:t>
      </w:r>
      <w:r>
        <w:rPr>
          <w:rFonts w:eastAsia="SimSun" w:cs="Times New Roman"/>
          <w:sz w:val="24"/>
          <w:szCs w:val="24"/>
        </w:rPr>
        <w:t>moral</w:t>
      </w:r>
      <w:r w:rsidRPr="003149BC">
        <w:rPr>
          <w:rFonts w:eastAsia="SimSun" w:cs="Times New Roman"/>
          <w:sz w:val="24"/>
          <w:szCs w:val="24"/>
        </w:rPr>
        <w:t xml:space="preserve"> category (good, bad or </w:t>
      </w:r>
      <w:del w:id="288" w:author="Hu, C-P" w:date="2019-03-26T08:46:00Z">
        <w:r w:rsidRPr="003149BC" w:rsidDel="00E01150">
          <w:rPr>
            <w:rFonts w:eastAsia="SimSun" w:cs="Times New Roman"/>
            <w:sz w:val="24"/>
            <w:szCs w:val="24"/>
          </w:rPr>
          <w:delText>normal</w:delText>
        </w:r>
      </w:del>
      <w:ins w:id="289" w:author="Hu, C-P" w:date="2019-03-26T08:46:00Z">
        <w:r w:rsidR="00E01150">
          <w:rPr>
            <w:rFonts w:eastAsia="SimSun" w:cs="Times New Roman"/>
            <w:sz w:val="24"/>
            <w:szCs w:val="24"/>
          </w:rPr>
          <w:t>neutral</w:t>
        </w:r>
      </w:ins>
      <w:r w:rsidRPr="003149BC">
        <w:rPr>
          <w:rFonts w:eastAsia="SimSun" w:cs="Times New Roman"/>
          <w:sz w:val="24"/>
          <w:szCs w:val="24"/>
        </w:rPr>
        <w:t>) and shape identity (self vs. other) as within-subjects factors</w:t>
      </w:r>
      <w:r w:rsidR="00BA48D4">
        <w:rPr>
          <w:rFonts w:eastAsia="SimSun" w:cs="Times New Roman"/>
          <w:sz w:val="24"/>
          <w:szCs w:val="24"/>
        </w:rPr>
        <w:t xml:space="preserve">, </w:t>
      </w:r>
      <w:r w:rsidR="001B7EAD">
        <w:rPr>
          <w:rFonts w:eastAsia="SimSun" w:cs="Times New Roman"/>
          <w:sz w:val="24"/>
          <w:szCs w:val="24"/>
        </w:rPr>
        <w:t xml:space="preserve">with the </w:t>
      </w:r>
      <w:r w:rsidR="00BA48D4">
        <w:rPr>
          <w:rFonts w:eastAsia="SimSun" w:cs="Times New Roman"/>
          <w:sz w:val="24"/>
          <w:szCs w:val="24"/>
        </w:rPr>
        <w:t xml:space="preserve">testing </w:t>
      </w:r>
      <w:r w:rsidR="001B7EAD">
        <w:rPr>
          <w:rFonts w:eastAsia="SimSun" w:cs="Times New Roman"/>
          <w:sz w:val="24"/>
          <w:szCs w:val="24"/>
        </w:rPr>
        <w:t>sites</w:t>
      </w:r>
      <w:ins w:id="290" w:author="Hu, C-P" w:date="2019-03-26T08:41:00Z">
        <w:r w:rsidR="00AD3E9D">
          <w:rPr>
            <w:rFonts w:eastAsia="SimSun" w:cs="Times New Roman"/>
            <w:sz w:val="24"/>
            <w:szCs w:val="24"/>
          </w:rPr>
          <w:t xml:space="preserve"> </w:t>
        </w:r>
      </w:ins>
      <w:r w:rsidR="00BA48D4">
        <w:rPr>
          <w:rFonts w:eastAsia="SimSun" w:cs="Times New Roman"/>
          <w:sz w:val="24"/>
          <w:szCs w:val="24"/>
        </w:rPr>
        <w:t>as between subject factor</w:t>
      </w:r>
      <w:r w:rsidR="00873030">
        <w:rPr>
          <w:rFonts w:eastAsia="SimSun" w:cs="Times New Roman"/>
          <w:sz w:val="24"/>
          <w:szCs w:val="24"/>
        </w:rPr>
        <w:t xml:space="preserve">, we didn’t found the main effect of </w:t>
      </w:r>
      <w:del w:id="291" w:author="Hu, C-P" w:date="2019-03-26T08:41:00Z">
        <w:r w:rsidR="00873030" w:rsidDel="00AD3E9D">
          <w:rPr>
            <w:rFonts w:eastAsia="SimSun" w:cs="Times New Roman"/>
            <w:sz w:val="24"/>
            <w:szCs w:val="24"/>
          </w:rPr>
          <w:delText xml:space="preserve">Location </w:delText>
        </w:r>
      </w:del>
      <w:ins w:id="292" w:author="Hu, C-P" w:date="2019-03-26T08:41:00Z">
        <w:r w:rsidR="00AD3E9D">
          <w:rPr>
            <w:rFonts w:eastAsia="SimSun" w:cs="Times New Roman"/>
            <w:sz w:val="24"/>
            <w:szCs w:val="24"/>
          </w:rPr>
          <w:t xml:space="preserve">sites </w:t>
        </w:r>
      </w:ins>
      <w:r w:rsidR="00873030">
        <w:rPr>
          <w:rFonts w:eastAsia="SimSun" w:cs="Times New Roman"/>
          <w:sz w:val="24"/>
          <w:szCs w:val="24"/>
        </w:rPr>
        <w:t>or interaction with other factors (</w:t>
      </w:r>
      <w:r w:rsidR="00873030" w:rsidRPr="006404FD">
        <w:rPr>
          <w:rFonts w:eastAsia="SimSun" w:cs="Times New Roman"/>
          <w:i/>
          <w:sz w:val="24"/>
          <w:szCs w:val="24"/>
        </w:rPr>
        <w:t>F</w:t>
      </w:r>
      <w:r w:rsidR="00873030">
        <w:rPr>
          <w:rFonts w:eastAsia="SimSun" w:cs="Times New Roman"/>
          <w:sz w:val="24"/>
          <w:szCs w:val="24"/>
        </w:rPr>
        <w:t>(1,43) &lt;=</w:t>
      </w:r>
      <w:r w:rsidR="008523A3">
        <w:rPr>
          <w:rFonts w:eastAsia="SimSun" w:cs="Times New Roman"/>
          <w:sz w:val="24"/>
          <w:szCs w:val="24"/>
        </w:rPr>
        <w:t xml:space="preserve"> 2.042</w:t>
      </w:r>
      <w:r w:rsidR="00873030">
        <w:rPr>
          <w:rFonts w:eastAsia="SimSun" w:cs="Times New Roman"/>
          <w:sz w:val="24"/>
          <w:szCs w:val="24"/>
        </w:rPr>
        <w:t xml:space="preserve">, </w:t>
      </w:r>
      <w:r w:rsidR="00873030" w:rsidRPr="006404FD">
        <w:rPr>
          <w:rFonts w:eastAsia="SimSun" w:cs="Times New Roman"/>
          <w:i/>
          <w:sz w:val="24"/>
          <w:szCs w:val="24"/>
        </w:rPr>
        <w:t>p</w:t>
      </w:r>
      <w:r w:rsidR="00873030">
        <w:rPr>
          <w:rFonts w:eastAsia="SimSun" w:cs="Times New Roman"/>
          <w:sz w:val="24"/>
          <w:szCs w:val="24"/>
        </w:rPr>
        <w:t xml:space="preserve"> &lt;= 0.</w:t>
      </w:r>
      <w:r w:rsidR="008523A3">
        <w:rPr>
          <w:rFonts w:eastAsia="SimSun" w:cs="Times New Roman"/>
          <w:sz w:val="24"/>
          <w:szCs w:val="24"/>
        </w:rPr>
        <w:t>136</w:t>
      </w:r>
      <w:r w:rsidR="00873030">
        <w:rPr>
          <w:rFonts w:eastAsia="SimSun" w:cs="Times New Roman"/>
          <w:sz w:val="24"/>
          <w:szCs w:val="24"/>
        </w:rPr>
        <w:t>)</w:t>
      </w:r>
      <w:r w:rsidR="00F47381">
        <w:rPr>
          <w:rFonts w:eastAsia="SimSun" w:cs="Times New Roman"/>
          <w:sz w:val="24"/>
          <w:szCs w:val="24"/>
        </w:rPr>
        <w:t>, therefore we combined the data together.</w:t>
      </w:r>
    </w:p>
    <w:p w14:paraId="681C2489" w14:textId="366D6337" w:rsidR="008523A3" w:rsidRPr="003D3AB6" w:rsidRDefault="00722FDA" w:rsidP="00B9221A">
      <w:pPr>
        <w:spacing w:line="480" w:lineRule="auto"/>
        <w:ind w:firstLine="418"/>
        <w:jc w:val="left"/>
        <w:rPr>
          <w:rFonts w:eastAsia="SimSun" w:cs="Times New Roman"/>
          <w:sz w:val="24"/>
          <w:szCs w:val="24"/>
        </w:rPr>
      </w:pPr>
      <w:r>
        <w:rPr>
          <w:rFonts w:eastAsia="SimSun" w:cs="Times New Roman"/>
          <w:sz w:val="24"/>
          <w:szCs w:val="24"/>
        </w:rPr>
        <w:t xml:space="preserve">The data showed no </w:t>
      </w:r>
      <w:r w:rsidR="00F04CF2">
        <w:rPr>
          <w:rFonts w:eastAsia="SimSun" w:cs="Times New Roman"/>
          <w:sz w:val="24"/>
          <w:szCs w:val="24"/>
        </w:rPr>
        <w:t>interaction between moral valence and self-</w:t>
      </w:r>
      <w:r w:rsidR="00ED7A28">
        <w:rPr>
          <w:rFonts w:eastAsia="SimSun" w:cs="Times New Roman"/>
          <w:sz w:val="24"/>
          <w:szCs w:val="24"/>
        </w:rPr>
        <w:t>relevance</w:t>
      </w:r>
      <w:r w:rsidR="00F04CF2">
        <w:rPr>
          <w:rFonts w:eastAsia="SimSun" w:cs="Times New Roman"/>
          <w:sz w:val="24"/>
          <w:szCs w:val="24"/>
        </w:rPr>
        <w:t>:</w:t>
      </w:r>
      <w:r w:rsidR="00B9221A" w:rsidRPr="003149BC">
        <w:rPr>
          <w:rFonts w:eastAsia="SimSun" w:cs="Times New Roman"/>
          <w:sz w:val="24"/>
          <w:szCs w:val="24"/>
        </w:rPr>
        <w:t xml:space="preserve"> </w:t>
      </w:r>
      <w:r w:rsidR="00B9221A" w:rsidRPr="003149BC">
        <w:rPr>
          <w:rFonts w:eastAsia="SimSun" w:cs="Times New Roman"/>
          <w:i/>
          <w:sz w:val="24"/>
          <w:szCs w:val="24"/>
        </w:rPr>
        <w:t>F</w:t>
      </w:r>
      <w:r w:rsidR="00F04CF2">
        <w:rPr>
          <w:rFonts w:eastAsia="SimSun" w:cs="Times New Roman"/>
          <w:sz w:val="24"/>
          <w:szCs w:val="24"/>
        </w:rPr>
        <w:t>(2,</w:t>
      </w:r>
      <w:r w:rsidR="00F47381">
        <w:rPr>
          <w:rFonts w:eastAsia="SimSun" w:cs="Times New Roman"/>
          <w:sz w:val="24"/>
          <w:szCs w:val="24"/>
        </w:rPr>
        <w:t>88</w:t>
      </w:r>
      <w:r w:rsidR="00B9221A" w:rsidRPr="003149BC">
        <w:rPr>
          <w:rFonts w:eastAsia="SimSun" w:cs="Times New Roman"/>
          <w:sz w:val="24"/>
          <w:szCs w:val="24"/>
        </w:rPr>
        <w:t xml:space="preserve">) = </w:t>
      </w:r>
      <w:r w:rsidR="00F47381">
        <w:rPr>
          <w:rFonts w:eastAsia="SimSun" w:cs="Times New Roman"/>
          <w:sz w:val="24"/>
          <w:szCs w:val="24"/>
        </w:rPr>
        <w:t>0.</w:t>
      </w:r>
      <w:r w:rsidR="008523A3">
        <w:rPr>
          <w:rFonts w:eastAsia="SimSun" w:cs="Times New Roman"/>
          <w:sz w:val="24"/>
          <w:szCs w:val="24"/>
        </w:rPr>
        <w:t>5334</w:t>
      </w:r>
      <w:r w:rsidR="00B9221A" w:rsidRPr="003149BC">
        <w:rPr>
          <w:rFonts w:eastAsia="SimSun" w:cs="Times New Roman"/>
          <w:sz w:val="24"/>
          <w:szCs w:val="24"/>
        </w:rPr>
        <w:t xml:space="preserve">, </w:t>
      </w:r>
      <w:r w:rsidR="00B9221A" w:rsidRPr="003149BC">
        <w:rPr>
          <w:rFonts w:eastAsia="SimSun" w:cs="Times New Roman"/>
          <w:i/>
          <w:sz w:val="24"/>
          <w:szCs w:val="24"/>
        </w:rPr>
        <w:t>p</w:t>
      </w:r>
      <w:r w:rsidR="00F04CF2">
        <w:rPr>
          <w:rFonts w:eastAsia="SimSun" w:cs="Times New Roman"/>
          <w:sz w:val="24"/>
          <w:szCs w:val="24"/>
        </w:rPr>
        <w:t xml:space="preserve"> = </w:t>
      </w:r>
      <w:r>
        <w:rPr>
          <w:rFonts w:eastAsia="SimSun" w:cs="Times New Roman"/>
          <w:sz w:val="24"/>
          <w:szCs w:val="24"/>
        </w:rPr>
        <w:t>0</w:t>
      </w:r>
      <w:r w:rsidR="00F04CF2">
        <w:rPr>
          <w:rFonts w:eastAsia="SimSun" w:cs="Times New Roman"/>
          <w:sz w:val="24"/>
          <w:szCs w:val="24"/>
        </w:rPr>
        <w:t>.</w:t>
      </w:r>
      <w:r w:rsidR="008523A3">
        <w:rPr>
          <w:rFonts w:eastAsia="SimSun" w:cs="Times New Roman"/>
          <w:sz w:val="24"/>
          <w:szCs w:val="24"/>
        </w:rPr>
        <w:t>5885</w:t>
      </w:r>
      <w:r w:rsidR="006C40E1" w:rsidDel="006C40E1">
        <w:rPr>
          <w:rFonts w:eastAsia="SimSun" w:cs="Times New Roman"/>
          <w:sz w:val="24"/>
          <w:szCs w:val="24"/>
        </w:rPr>
        <w:t xml:space="preserve"> </w:t>
      </w:r>
      <w:r w:rsidR="00B9221A" w:rsidRPr="003149BC">
        <w:rPr>
          <w:rFonts w:eastAsia="SimSun" w:cs="Times New Roman"/>
          <w:sz w:val="24"/>
          <w:szCs w:val="24"/>
        </w:rPr>
        <w:t xml:space="preserve"> , </w:t>
      </w:r>
      <w:r w:rsidR="008523A3" w:rsidRPr="008523A3">
        <w:rPr>
          <w:rFonts w:eastAsia="SimSun" w:cs="Times New Roman"/>
          <w:bCs/>
          <w:i/>
          <w:iCs/>
          <w:sz w:val="24"/>
          <w:szCs w:val="24"/>
        </w:rPr>
        <w:t>ω</w:t>
      </w:r>
      <w:r w:rsidR="00B9221A" w:rsidRPr="003149BC">
        <w:rPr>
          <w:rFonts w:eastAsia="SimSun" w:cs="Times New Roman"/>
          <w:bCs/>
          <w:i/>
          <w:iCs/>
          <w:sz w:val="24"/>
          <w:szCs w:val="24"/>
        </w:rPr>
        <w:t>²</w:t>
      </w:r>
      <w:r w:rsidR="008523A3">
        <w:rPr>
          <w:rFonts w:eastAsia="SimSun" w:cs="Times New Roman"/>
          <w:sz w:val="24"/>
          <w:szCs w:val="24"/>
        </w:rPr>
        <w:t xml:space="preserve"> &lt; 0.0001</w:t>
      </w:r>
      <w:r w:rsidR="00581FCF">
        <w:rPr>
          <w:rFonts w:eastAsia="SimSun" w:cs="Times New Roman"/>
          <w:sz w:val="24"/>
          <w:szCs w:val="24"/>
        </w:rPr>
        <w:t>, BF</w:t>
      </w:r>
      <w:r w:rsidR="00581FCF" w:rsidRPr="0090541F">
        <w:rPr>
          <w:rFonts w:eastAsia="SimSun" w:cs="Times New Roman"/>
          <w:sz w:val="24"/>
          <w:szCs w:val="24"/>
          <w:vertAlign w:val="subscript"/>
        </w:rPr>
        <w:t>10</w:t>
      </w:r>
      <w:r w:rsidR="00581FCF">
        <w:rPr>
          <w:rFonts w:eastAsia="SimSun" w:cs="Times New Roman"/>
          <w:sz w:val="24"/>
          <w:szCs w:val="24"/>
        </w:rPr>
        <w:t xml:space="preserve"> = 2.106</w:t>
      </w:r>
      <w:r>
        <w:rPr>
          <w:rFonts w:eastAsia="SimSun" w:cs="Times New Roman"/>
          <w:sz w:val="24"/>
          <w:szCs w:val="24"/>
        </w:rPr>
        <w:t>, or t</w:t>
      </w:r>
      <w:r w:rsidR="00F04CF2">
        <w:rPr>
          <w:rFonts w:eastAsia="SimSun" w:cs="Times New Roman"/>
          <w:sz w:val="24"/>
          <w:szCs w:val="24"/>
        </w:rPr>
        <w:t>he main effect of moral valence</w:t>
      </w:r>
      <w:r w:rsidR="001B7EAD">
        <w:rPr>
          <w:rFonts w:eastAsia="SimSun" w:cs="Times New Roman"/>
          <w:sz w:val="24"/>
          <w:szCs w:val="24"/>
        </w:rPr>
        <w:t xml:space="preserve">, </w:t>
      </w:r>
      <w:r w:rsidR="00F04CF2" w:rsidRPr="008561D9">
        <w:rPr>
          <w:rFonts w:eastAsia="SimSun" w:cs="Times New Roman"/>
          <w:i/>
          <w:sz w:val="24"/>
          <w:szCs w:val="24"/>
        </w:rPr>
        <w:t>F</w:t>
      </w:r>
      <w:r w:rsidR="00F04CF2" w:rsidRPr="00F04CF2">
        <w:rPr>
          <w:rFonts w:eastAsia="SimSun" w:cs="Times New Roman"/>
          <w:sz w:val="24"/>
          <w:szCs w:val="24"/>
        </w:rPr>
        <w:t>(2,</w:t>
      </w:r>
      <w:r w:rsidR="00F47381">
        <w:rPr>
          <w:rFonts w:eastAsia="SimSun" w:cs="Times New Roman"/>
          <w:sz w:val="24"/>
          <w:szCs w:val="24"/>
        </w:rPr>
        <w:t>88</w:t>
      </w:r>
      <w:r w:rsidR="00F04CF2" w:rsidRPr="00F04CF2">
        <w:rPr>
          <w:rFonts w:eastAsia="SimSun" w:cs="Times New Roman"/>
          <w:sz w:val="24"/>
          <w:szCs w:val="24"/>
        </w:rPr>
        <w:t>) =</w:t>
      </w:r>
      <w:r w:rsidR="008523A3">
        <w:rPr>
          <w:rFonts w:eastAsia="SimSun" w:cs="Times New Roman"/>
          <w:sz w:val="24"/>
          <w:szCs w:val="24"/>
        </w:rPr>
        <w:t xml:space="preserve"> 2.34</w:t>
      </w:r>
      <w:r w:rsidR="00F04CF2" w:rsidRPr="00F04CF2">
        <w:rPr>
          <w:rFonts w:eastAsia="SimSun" w:cs="Times New Roman"/>
          <w:sz w:val="24"/>
          <w:szCs w:val="24"/>
        </w:rPr>
        <w:t xml:space="preserve">, </w:t>
      </w:r>
      <w:r w:rsidR="00F04CF2" w:rsidRPr="001B77D8">
        <w:rPr>
          <w:rFonts w:eastAsia="SimSun" w:cs="Times New Roman"/>
          <w:i/>
          <w:sz w:val="24"/>
          <w:szCs w:val="24"/>
        </w:rPr>
        <w:t>p</w:t>
      </w:r>
      <w:r w:rsidR="00F04CF2" w:rsidRPr="00F04CF2">
        <w:rPr>
          <w:rFonts w:eastAsia="SimSun" w:cs="Times New Roman"/>
          <w:sz w:val="24"/>
          <w:szCs w:val="24"/>
        </w:rPr>
        <w:t xml:space="preserve"> = .</w:t>
      </w:r>
      <w:r w:rsidR="008523A3">
        <w:rPr>
          <w:rFonts w:eastAsia="SimSun" w:cs="Times New Roman"/>
          <w:sz w:val="24"/>
          <w:szCs w:val="24"/>
        </w:rPr>
        <w:t>1022</w:t>
      </w:r>
      <w:r w:rsidR="00F04CF2" w:rsidRPr="00F04CF2">
        <w:rPr>
          <w:rFonts w:eastAsia="SimSun" w:cs="Times New Roman"/>
          <w:sz w:val="24"/>
          <w:szCs w:val="24"/>
        </w:rPr>
        <w:t xml:space="preserve">, </w:t>
      </w:r>
      <w:bookmarkStart w:id="293" w:name="_Hlk507484397"/>
      <w:r w:rsidR="008523A3" w:rsidRPr="008523A3">
        <w:rPr>
          <w:rFonts w:eastAsia="SimSun" w:cs="Times New Roman"/>
          <w:bCs/>
          <w:i/>
          <w:iCs/>
          <w:sz w:val="24"/>
          <w:szCs w:val="24"/>
        </w:rPr>
        <w:t>ω</w:t>
      </w:r>
      <w:bookmarkEnd w:id="293"/>
      <w:r w:rsidR="008523A3" w:rsidRPr="003149BC">
        <w:rPr>
          <w:rFonts w:eastAsia="SimSun" w:cs="Times New Roman"/>
          <w:bCs/>
          <w:i/>
          <w:iCs/>
          <w:sz w:val="24"/>
          <w:szCs w:val="24"/>
        </w:rPr>
        <w:t>²</w:t>
      </w:r>
      <w:r w:rsidR="00F04CF2">
        <w:rPr>
          <w:rFonts w:eastAsia="SimSun" w:cs="Times New Roman"/>
          <w:bCs/>
          <w:i/>
          <w:iCs/>
          <w:sz w:val="24"/>
          <w:szCs w:val="24"/>
        </w:rPr>
        <w:t xml:space="preserve"> </w:t>
      </w:r>
      <w:r w:rsidR="00F04CF2" w:rsidRPr="003149BC">
        <w:rPr>
          <w:rFonts w:eastAsia="SimSun" w:cs="Times New Roman"/>
          <w:sz w:val="24"/>
          <w:szCs w:val="24"/>
        </w:rPr>
        <w:t>=</w:t>
      </w:r>
      <w:r w:rsidR="008523A3">
        <w:rPr>
          <w:rFonts w:eastAsia="SimSun" w:cs="Times New Roman"/>
          <w:sz w:val="24"/>
          <w:szCs w:val="24"/>
        </w:rPr>
        <w:t xml:space="preserve"> 0.0286</w:t>
      </w:r>
      <w:r w:rsidR="00581FCF">
        <w:rPr>
          <w:rFonts w:eastAsia="SimSun" w:cs="Times New Roman"/>
          <w:sz w:val="24"/>
          <w:szCs w:val="24"/>
        </w:rPr>
        <w:t>, BF</w:t>
      </w:r>
      <w:r w:rsidR="00581FCF" w:rsidRPr="00ED2139">
        <w:rPr>
          <w:rFonts w:eastAsia="SimSun" w:cs="Times New Roman"/>
          <w:sz w:val="24"/>
          <w:szCs w:val="24"/>
          <w:vertAlign w:val="subscript"/>
        </w:rPr>
        <w:t>10</w:t>
      </w:r>
      <w:r w:rsidR="00581FCF">
        <w:rPr>
          <w:rFonts w:eastAsia="SimSun" w:cs="Times New Roman"/>
          <w:sz w:val="24"/>
          <w:szCs w:val="24"/>
        </w:rPr>
        <w:t xml:space="preserve"> = 1.91</w:t>
      </w:r>
      <w:r>
        <w:rPr>
          <w:rFonts w:eastAsia="SimSun" w:cs="Times New Roman"/>
          <w:sz w:val="24"/>
          <w:szCs w:val="24"/>
        </w:rPr>
        <w:t xml:space="preserve">, or </w:t>
      </w:r>
      <w:r w:rsidR="004B4C01">
        <w:rPr>
          <w:rFonts w:eastAsia="SimSun" w:cs="Times New Roman"/>
          <w:sz w:val="24"/>
          <w:szCs w:val="24"/>
        </w:rPr>
        <w:t>effect of self-relatedness,</w:t>
      </w:r>
      <w:r w:rsidR="00B9221A">
        <w:rPr>
          <w:rFonts w:eastAsia="SimSun" w:cs="Times New Roman"/>
          <w:sz w:val="24"/>
          <w:szCs w:val="24"/>
        </w:rPr>
        <w:t xml:space="preserve"> </w:t>
      </w:r>
      <w:r w:rsidR="00B9221A" w:rsidRPr="00F849C1">
        <w:rPr>
          <w:rFonts w:eastAsia="SimSun" w:cs="Times New Roman"/>
          <w:i/>
          <w:sz w:val="24"/>
          <w:szCs w:val="24"/>
        </w:rPr>
        <w:t>F</w:t>
      </w:r>
      <w:r w:rsidR="004B4C01">
        <w:rPr>
          <w:rFonts w:eastAsia="SimSun" w:cs="Times New Roman"/>
          <w:sz w:val="24"/>
          <w:szCs w:val="24"/>
        </w:rPr>
        <w:t xml:space="preserve">(1, </w:t>
      </w:r>
      <w:r w:rsidR="00F47381">
        <w:rPr>
          <w:rFonts w:eastAsia="SimSun" w:cs="Times New Roman"/>
          <w:sz w:val="24"/>
          <w:szCs w:val="24"/>
        </w:rPr>
        <w:t>44</w:t>
      </w:r>
      <w:r w:rsidR="004B4C01">
        <w:rPr>
          <w:rFonts w:eastAsia="SimSun" w:cs="Times New Roman"/>
          <w:sz w:val="24"/>
          <w:szCs w:val="24"/>
        </w:rPr>
        <w:t xml:space="preserve">) </w:t>
      </w:r>
      <w:r w:rsidR="008523A3">
        <w:rPr>
          <w:rFonts w:eastAsia="SimSun" w:cs="Times New Roman"/>
          <w:sz w:val="24"/>
          <w:szCs w:val="24"/>
        </w:rPr>
        <w:t>&lt; 0.001</w:t>
      </w:r>
      <w:r w:rsidR="00B9221A">
        <w:rPr>
          <w:rFonts w:eastAsia="SimSun" w:cs="Times New Roman"/>
          <w:sz w:val="24"/>
          <w:szCs w:val="24"/>
        </w:rPr>
        <w:t xml:space="preserve">, </w:t>
      </w:r>
      <w:r w:rsidR="00B9221A" w:rsidRPr="00F849C1">
        <w:rPr>
          <w:rFonts w:eastAsia="SimSun" w:cs="Times New Roman"/>
          <w:i/>
          <w:sz w:val="24"/>
          <w:szCs w:val="24"/>
        </w:rPr>
        <w:t>p</w:t>
      </w:r>
      <w:r w:rsidR="004B4C01">
        <w:rPr>
          <w:rFonts w:eastAsia="SimSun" w:cs="Times New Roman"/>
          <w:sz w:val="24"/>
          <w:szCs w:val="24"/>
        </w:rPr>
        <w:t xml:space="preserve"> =</w:t>
      </w:r>
      <w:r w:rsidR="00F47381">
        <w:rPr>
          <w:rFonts w:eastAsia="SimSun" w:cs="Times New Roman"/>
          <w:sz w:val="24"/>
          <w:szCs w:val="24"/>
        </w:rPr>
        <w:t xml:space="preserve"> 0.</w:t>
      </w:r>
      <w:r w:rsidR="008523A3">
        <w:rPr>
          <w:rFonts w:eastAsia="SimSun" w:cs="Times New Roman"/>
          <w:sz w:val="24"/>
          <w:szCs w:val="24"/>
        </w:rPr>
        <w:t>9937</w:t>
      </w:r>
      <w:r w:rsidR="00B9221A">
        <w:rPr>
          <w:rFonts w:eastAsia="SimSun" w:cs="Times New Roman"/>
          <w:sz w:val="24"/>
          <w:szCs w:val="24"/>
        </w:rPr>
        <w:t xml:space="preserve">, </w:t>
      </w:r>
      <w:r w:rsidR="008523A3" w:rsidRPr="008523A3">
        <w:rPr>
          <w:rFonts w:eastAsia="SimSun" w:cs="Times New Roman"/>
          <w:bCs/>
          <w:i/>
          <w:iCs/>
          <w:sz w:val="24"/>
          <w:szCs w:val="24"/>
        </w:rPr>
        <w:t xml:space="preserve"> ω</w:t>
      </w:r>
      <w:r w:rsidR="00B9221A" w:rsidRPr="003149BC">
        <w:rPr>
          <w:rFonts w:eastAsia="SimSun" w:cs="Times New Roman"/>
          <w:bCs/>
          <w:i/>
          <w:iCs/>
          <w:sz w:val="24"/>
          <w:szCs w:val="24"/>
        </w:rPr>
        <w:t>²</w:t>
      </w:r>
      <w:r w:rsidR="002D21EA">
        <w:rPr>
          <w:rFonts w:eastAsia="SimSun" w:cs="Times New Roman"/>
          <w:bCs/>
          <w:i/>
          <w:iCs/>
          <w:sz w:val="24"/>
          <w:szCs w:val="24"/>
        </w:rPr>
        <w:t xml:space="preserve"> </w:t>
      </w:r>
      <w:r w:rsidR="008523A3">
        <w:rPr>
          <w:rFonts w:eastAsia="SimSun" w:cs="Times New Roman"/>
          <w:sz w:val="24"/>
          <w:szCs w:val="24"/>
        </w:rPr>
        <w:t>&lt; 0.0001</w:t>
      </w:r>
      <w:r w:rsidR="00581FCF">
        <w:rPr>
          <w:rFonts w:eastAsia="SimSun" w:cs="Times New Roman"/>
          <w:sz w:val="24"/>
          <w:szCs w:val="24"/>
        </w:rPr>
        <w:t>, BF</w:t>
      </w:r>
      <w:r w:rsidR="00581FCF" w:rsidRPr="00ED2139">
        <w:rPr>
          <w:rFonts w:eastAsia="SimSun" w:cs="Times New Roman"/>
          <w:sz w:val="24"/>
          <w:szCs w:val="24"/>
          <w:vertAlign w:val="subscript"/>
        </w:rPr>
        <w:t>10</w:t>
      </w:r>
      <w:r w:rsidR="00581FCF">
        <w:rPr>
          <w:rFonts w:eastAsia="SimSun" w:cs="Times New Roman"/>
          <w:sz w:val="24"/>
          <w:szCs w:val="24"/>
        </w:rPr>
        <w:t xml:space="preserve"> = 0.1335</w:t>
      </w:r>
      <w:r w:rsidR="00B9221A" w:rsidRPr="003149BC">
        <w:rPr>
          <w:rFonts w:eastAsia="SimSun" w:cs="Times New Roman"/>
          <w:i/>
          <w:sz w:val="24"/>
          <w:szCs w:val="24"/>
        </w:rPr>
        <w:t>.</w:t>
      </w:r>
    </w:p>
    <w:p w14:paraId="3264EF3C" w14:textId="24B65A56" w:rsidR="001E54F5" w:rsidRDefault="00F811CE" w:rsidP="00E026D2">
      <w:pPr>
        <w:spacing w:line="480" w:lineRule="auto"/>
        <w:ind w:firstLine="720"/>
        <w:jc w:val="left"/>
        <w:rPr>
          <w:rFonts w:eastAsia="SimSun" w:cs="Times New Roman"/>
          <w:sz w:val="24"/>
          <w:szCs w:val="24"/>
        </w:rPr>
      </w:pPr>
      <w:r>
        <w:rPr>
          <w:rFonts w:eastAsia="SimSun" w:cs="Times New Roman"/>
          <w:sz w:val="24"/>
          <w:szCs w:val="24"/>
        </w:rPr>
        <w:t xml:space="preserve">Nonetheless, </w:t>
      </w:r>
      <w:ins w:id="294" w:author="Hu, C-P" w:date="2019-03-26T08:42:00Z">
        <w:r w:rsidR="00AD3E9D">
          <w:rPr>
            <w:rFonts w:eastAsia="SimSun" w:cs="Times New Roman"/>
            <w:sz w:val="24"/>
            <w:szCs w:val="24"/>
          </w:rPr>
          <w:t xml:space="preserve">given that the previous studies found interaction between moral valence and self-relatedness, </w:t>
        </w:r>
      </w:ins>
      <w:r>
        <w:rPr>
          <w:rFonts w:eastAsia="SimSun" w:cs="Times New Roman"/>
          <w:sz w:val="24"/>
          <w:szCs w:val="24"/>
        </w:rPr>
        <w:t>w</w:t>
      </w:r>
      <w:r w:rsidR="00DB1320">
        <w:rPr>
          <w:rFonts w:eastAsia="SimSun" w:cs="Times New Roman"/>
          <w:sz w:val="24"/>
          <w:szCs w:val="24"/>
        </w:rPr>
        <w:t xml:space="preserve">e </w:t>
      </w:r>
      <w:ins w:id="295" w:author="Hu, C-P" w:date="2019-03-26T08:42:00Z">
        <w:r w:rsidR="00AD3E9D">
          <w:rPr>
            <w:rFonts w:eastAsia="SimSun" w:cs="Times New Roman"/>
            <w:sz w:val="24"/>
            <w:szCs w:val="24"/>
          </w:rPr>
          <w:t xml:space="preserve">exploratorily analyzed </w:t>
        </w:r>
      </w:ins>
      <w:del w:id="296" w:author="Hu, C-P" w:date="2019-03-26T08:42:00Z">
        <w:r w:rsidR="00DB1320" w:rsidDel="00AD3E9D">
          <w:rPr>
            <w:rFonts w:eastAsia="SimSun" w:cs="Times New Roman"/>
            <w:sz w:val="24"/>
            <w:szCs w:val="24"/>
          </w:rPr>
          <w:delText xml:space="preserve">analyzed </w:delText>
        </w:r>
      </w:del>
      <w:r w:rsidR="00DB1320">
        <w:rPr>
          <w:rFonts w:eastAsia="SimSun" w:cs="Times New Roman"/>
          <w:sz w:val="24"/>
          <w:szCs w:val="24"/>
        </w:rPr>
        <w:t>the data from self association</w:t>
      </w:r>
      <w:r>
        <w:rPr>
          <w:rFonts w:eastAsia="SimSun" w:cs="Times New Roman"/>
          <w:sz w:val="24"/>
          <w:szCs w:val="24"/>
        </w:rPr>
        <w:t>s</w:t>
      </w:r>
      <w:r w:rsidR="00DB1320">
        <w:rPr>
          <w:rFonts w:eastAsia="SimSun" w:cs="Times New Roman"/>
          <w:sz w:val="24"/>
          <w:szCs w:val="24"/>
        </w:rPr>
        <w:t xml:space="preserve"> and other association as previous </w:t>
      </w:r>
      <w:r>
        <w:rPr>
          <w:rFonts w:eastAsia="SimSun" w:cs="Times New Roman"/>
          <w:sz w:val="24"/>
          <w:szCs w:val="24"/>
        </w:rPr>
        <w:t>experiment</w:t>
      </w:r>
      <w:r w:rsidR="00DB1320">
        <w:rPr>
          <w:rFonts w:eastAsia="SimSun" w:cs="Times New Roman"/>
          <w:sz w:val="24"/>
          <w:szCs w:val="24"/>
        </w:rPr>
        <w:t xml:space="preserve">. For the self condition, the main effect of morality is not significant, </w:t>
      </w:r>
      <w:proofErr w:type="gramStart"/>
      <w:r w:rsidR="00DB1320" w:rsidRPr="003D3AB6">
        <w:rPr>
          <w:rFonts w:eastAsia="SimSun" w:cs="Times New Roman"/>
          <w:i/>
          <w:sz w:val="24"/>
          <w:szCs w:val="24"/>
        </w:rPr>
        <w:t>F</w:t>
      </w:r>
      <w:r w:rsidR="00DB1320">
        <w:rPr>
          <w:rFonts w:eastAsia="SimSun" w:cs="Times New Roman"/>
          <w:sz w:val="24"/>
          <w:szCs w:val="24"/>
        </w:rPr>
        <w:t>(</w:t>
      </w:r>
      <w:proofErr w:type="gramEnd"/>
      <w:r w:rsidR="002A6736">
        <w:rPr>
          <w:rFonts w:eastAsia="SimSun" w:cs="Times New Roman"/>
          <w:sz w:val="24"/>
          <w:szCs w:val="24"/>
        </w:rPr>
        <w:t>1.75, 76.86)</w:t>
      </w:r>
      <w:r w:rsidR="00B9221A" w:rsidRPr="003149BC">
        <w:rPr>
          <w:rFonts w:eastAsia="SimSun" w:cs="Times New Roman"/>
          <w:sz w:val="24"/>
          <w:szCs w:val="24"/>
        </w:rPr>
        <w:t xml:space="preserve"> </w:t>
      </w:r>
      <w:r w:rsidR="002A6736">
        <w:rPr>
          <w:rFonts w:eastAsia="SimSun" w:cs="Times New Roman"/>
          <w:sz w:val="24"/>
          <w:szCs w:val="24"/>
        </w:rPr>
        <w:t xml:space="preserve">= 3.0796, </w:t>
      </w:r>
      <w:r w:rsidR="002A6736" w:rsidRPr="003D3AB6">
        <w:rPr>
          <w:rFonts w:eastAsia="SimSun" w:cs="Times New Roman"/>
          <w:i/>
          <w:sz w:val="24"/>
          <w:szCs w:val="24"/>
        </w:rPr>
        <w:t>p</w:t>
      </w:r>
      <w:r w:rsidR="002A6736">
        <w:rPr>
          <w:rFonts w:eastAsia="SimSun" w:cs="Times New Roman"/>
          <w:sz w:val="24"/>
          <w:szCs w:val="24"/>
        </w:rPr>
        <w:t xml:space="preserve"> = 0.0584,</w:t>
      </w:r>
      <w:r w:rsidR="002A6736" w:rsidRPr="002A6736">
        <w:rPr>
          <w:rFonts w:eastAsia="SimSun" w:cs="Times New Roman"/>
          <w:bCs/>
          <w:i/>
          <w:iCs/>
          <w:sz w:val="24"/>
          <w:szCs w:val="24"/>
        </w:rPr>
        <w:t xml:space="preserve"> </w:t>
      </w:r>
      <w:r w:rsidR="002A6736" w:rsidRPr="008523A3">
        <w:rPr>
          <w:rFonts w:eastAsia="SimSun" w:cs="Times New Roman"/>
          <w:bCs/>
          <w:i/>
          <w:iCs/>
          <w:sz w:val="24"/>
          <w:szCs w:val="24"/>
        </w:rPr>
        <w:t>ω</w:t>
      </w:r>
      <w:r w:rsidR="002A6736" w:rsidRPr="003149BC">
        <w:rPr>
          <w:rFonts w:eastAsia="SimSun" w:cs="Times New Roman"/>
          <w:bCs/>
          <w:i/>
          <w:iCs/>
          <w:sz w:val="24"/>
          <w:szCs w:val="24"/>
        </w:rPr>
        <w:t>²</w:t>
      </w:r>
      <w:r w:rsidR="002A6736">
        <w:rPr>
          <w:rFonts w:eastAsia="SimSun" w:cs="Times New Roman"/>
          <w:bCs/>
          <w:i/>
          <w:iCs/>
          <w:sz w:val="24"/>
          <w:szCs w:val="24"/>
        </w:rPr>
        <w:t xml:space="preserve"> </w:t>
      </w:r>
      <w:r w:rsidR="002A6736" w:rsidRPr="003149BC">
        <w:rPr>
          <w:rFonts w:eastAsia="SimSun" w:cs="Times New Roman"/>
          <w:sz w:val="24"/>
          <w:szCs w:val="24"/>
        </w:rPr>
        <w:t>=</w:t>
      </w:r>
      <w:r w:rsidR="002A6736">
        <w:rPr>
          <w:rFonts w:eastAsia="SimSun" w:cs="Times New Roman"/>
          <w:sz w:val="24"/>
          <w:szCs w:val="24"/>
        </w:rPr>
        <w:t xml:space="preserve"> 0.0437, BF</w:t>
      </w:r>
      <w:r w:rsidR="002A6736" w:rsidRPr="00ED2139">
        <w:rPr>
          <w:rFonts w:eastAsia="SimSun" w:cs="Times New Roman"/>
          <w:sz w:val="24"/>
          <w:szCs w:val="24"/>
          <w:vertAlign w:val="subscript"/>
        </w:rPr>
        <w:t>10</w:t>
      </w:r>
      <w:r w:rsidR="002A6736">
        <w:rPr>
          <w:rFonts w:eastAsia="SimSun" w:cs="Times New Roman"/>
          <w:sz w:val="24"/>
          <w:szCs w:val="24"/>
        </w:rPr>
        <w:t xml:space="preserve"> =</w:t>
      </w:r>
      <w:r w:rsidR="003F1637">
        <w:rPr>
          <w:rFonts w:eastAsia="SimSun" w:cs="Times New Roman"/>
          <w:sz w:val="24"/>
          <w:szCs w:val="24"/>
        </w:rPr>
        <w:t xml:space="preserve"> 0.8998</w:t>
      </w:r>
      <w:r>
        <w:rPr>
          <w:rFonts w:eastAsia="SimSun" w:cs="Times New Roman"/>
          <w:sz w:val="24"/>
          <w:szCs w:val="24"/>
        </w:rPr>
        <w:t>, nor</w:t>
      </w:r>
      <w:r w:rsidR="008561D9">
        <w:rPr>
          <w:rFonts w:eastAsia="SimSun" w:cs="Times New Roman"/>
          <w:sz w:val="24"/>
          <w:szCs w:val="24"/>
        </w:rPr>
        <w:t xml:space="preserve"> </w:t>
      </w:r>
      <w:r w:rsidR="00325145">
        <w:rPr>
          <w:rFonts w:eastAsia="SimSun" w:cs="Times New Roman"/>
          <w:sz w:val="24"/>
          <w:szCs w:val="24"/>
        </w:rPr>
        <w:t>the other</w:t>
      </w:r>
      <w:r w:rsidR="003D479C">
        <w:rPr>
          <w:rFonts w:eastAsia="SimSun" w:cs="Times New Roman"/>
          <w:sz w:val="24"/>
          <w:szCs w:val="24"/>
        </w:rPr>
        <w:t>-</w:t>
      </w:r>
      <w:r w:rsidR="00ED7A28">
        <w:rPr>
          <w:rFonts w:eastAsia="SimSun" w:cs="Times New Roman"/>
          <w:sz w:val="24"/>
          <w:szCs w:val="24"/>
        </w:rPr>
        <w:t>relevance</w:t>
      </w:r>
      <w:r w:rsidR="00325145">
        <w:rPr>
          <w:rFonts w:eastAsia="SimSun" w:cs="Times New Roman"/>
          <w:sz w:val="24"/>
          <w:szCs w:val="24"/>
        </w:rPr>
        <w:t xml:space="preserve"> condition, </w:t>
      </w:r>
      <w:r w:rsidR="00325145" w:rsidRPr="003D3AB6">
        <w:rPr>
          <w:rFonts w:eastAsia="SimSun" w:cs="Times New Roman"/>
          <w:i/>
          <w:sz w:val="24"/>
          <w:szCs w:val="24"/>
        </w:rPr>
        <w:t>F</w:t>
      </w:r>
      <w:r w:rsidR="00325145">
        <w:rPr>
          <w:rFonts w:eastAsia="SimSun" w:cs="Times New Roman"/>
          <w:sz w:val="24"/>
          <w:szCs w:val="24"/>
        </w:rPr>
        <w:t>(1.625, 71.5)</w:t>
      </w:r>
      <w:r w:rsidR="00325145" w:rsidRPr="003149BC">
        <w:rPr>
          <w:rFonts w:eastAsia="SimSun" w:cs="Times New Roman"/>
          <w:sz w:val="24"/>
          <w:szCs w:val="24"/>
        </w:rPr>
        <w:t xml:space="preserve"> </w:t>
      </w:r>
      <w:r w:rsidR="00325145">
        <w:rPr>
          <w:rFonts w:eastAsia="SimSun" w:cs="Times New Roman"/>
          <w:sz w:val="24"/>
          <w:szCs w:val="24"/>
        </w:rPr>
        <w:t xml:space="preserve">= 1.074, </w:t>
      </w:r>
      <w:r w:rsidR="00325145" w:rsidRPr="003D3AB6">
        <w:rPr>
          <w:rFonts w:eastAsia="SimSun" w:cs="Times New Roman"/>
          <w:i/>
          <w:sz w:val="24"/>
          <w:szCs w:val="24"/>
        </w:rPr>
        <w:t>p</w:t>
      </w:r>
      <w:r w:rsidR="00325145">
        <w:rPr>
          <w:rFonts w:eastAsia="SimSun" w:cs="Times New Roman"/>
          <w:sz w:val="24"/>
          <w:szCs w:val="24"/>
        </w:rPr>
        <w:t xml:space="preserve"> = 0.3356,</w:t>
      </w:r>
      <w:r w:rsidR="00325145" w:rsidRPr="002A6736">
        <w:rPr>
          <w:rFonts w:eastAsia="SimSun" w:cs="Times New Roman"/>
          <w:bCs/>
          <w:i/>
          <w:iCs/>
          <w:sz w:val="24"/>
          <w:szCs w:val="24"/>
        </w:rPr>
        <w:t xml:space="preserve"> </w:t>
      </w:r>
      <w:r w:rsidR="00325145" w:rsidRPr="008523A3">
        <w:rPr>
          <w:rFonts w:eastAsia="SimSun" w:cs="Times New Roman"/>
          <w:bCs/>
          <w:i/>
          <w:iCs/>
          <w:sz w:val="24"/>
          <w:szCs w:val="24"/>
        </w:rPr>
        <w:t>ω</w:t>
      </w:r>
      <w:r w:rsidR="00325145" w:rsidRPr="003149BC">
        <w:rPr>
          <w:rFonts w:eastAsia="SimSun" w:cs="Times New Roman"/>
          <w:bCs/>
          <w:i/>
          <w:iCs/>
          <w:sz w:val="24"/>
          <w:szCs w:val="24"/>
        </w:rPr>
        <w:t>²</w:t>
      </w:r>
      <w:r w:rsidR="00325145">
        <w:rPr>
          <w:rFonts w:eastAsia="SimSun" w:cs="Times New Roman"/>
          <w:bCs/>
          <w:i/>
          <w:iCs/>
          <w:sz w:val="24"/>
          <w:szCs w:val="24"/>
        </w:rPr>
        <w:t xml:space="preserve"> </w:t>
      </w:r>
      <w:r w:rsidR="00325145" w:rsidRPr="003149BC">
        <w:rPr>
          <w:rFonts w:eastAsia="SimSun" w:cs="Times New Roman"/>
          <w:sz w:val="24"/>
          <w:szCs w:val="24"/>
        </w:rPr>
        <w:t>=</w:t>
      </w:r>
      <w:r w:rsidR="00325145">
        <w:rPr>
          <w:rFonts w:eastAsia="SimSun" w:cs="Times New Roman"/>
          <w:sz w:val="24"/>
          <w:szCs w:val="24"/>
        </w:rPr>
        <w:t xml:space="preserve"> 0.0016, BF</w:t>
      </w:r>
      <w:r w:rsidR="00325145" w:rsidRPr="00ED2139">
        <w:rPr>
          <w:rFonts w:eastAsia="SimSun" w:cs="Times New Roman"/>
          <w:sz w:val="24"/>
          <w:szCs w:val="24"/>
          <w:vertAlign w:val="subscript"/>
        </w:rPr>
        <w:t>10</w:t>
      </w:r>
      <w:r w:rsidR="00325145">
        <w:rPr>
          <w:rFonts w:eastAsia="SimSun" w:cs="Times New Roman"/>
          <w:sz w:val="24"/>
          <w:szCs w:val="24"/>
        </w:rPr>
        <w:t xml:space="preserve"> = 0.</w:t>
      </w:r>
      <w:r w:rsidR="00256D2C">
        <w:rPr>
          <w:rFonts w:eastAsia="SimSun" w:cs="Times New Roman"/>
          <w:sz w:val="24"/>
          <w:szCs w:val="24"/>
        </w:rPr>
        <w:t>1751</w:t>
      </w:r>
      <w:r w:rsidR="00325145">
        <w:rPr>
          <w:rFonts w:eastAsia="SimSun" w:cs="Times New Roman"/>
          <w:sz w:val="24"/>
          <w:szCs w:val="24"/>
        </w:rPr>
        <w:t>.</w:t>
      </w:r>
      <w:r>
        <w:rPr>
          <w:rFonts w:eastAsia="SimSun" w:cs="Times New Roman"/>
          <w:sz w:val="24"/>
          <w:szCs w:val="24"/>
        </w:rPr>
        <w:t xml:space="preserve"> No evidence for differences between good-self condition (</w:t>
      </w:r>
      <w:r w:rsidR="008561D9">
        <w:rPr>
          <w:rFonts w:eastAsia="SimSun" w:cs="Times New Roman"/>
          <w:sz w:val="24"/>
          <w:szCs w:val="24"/>
        </w:rPr>
        <w:t>2.15 ± 0.82</w:t>
      </w:r>
      <w:r>
        <w:rPr>
          <w:rFonts w:eastAsia="SimSun" w:cs="Times New Roman"/>
          <w:sz w:val="24"/>
          <w:szCs w:val="24"/>
        </w:rPr>
        <w:t>) and neutral self condition (</w:t>
      </w:r>
      <w:r w:rsidR="008561D9">
        <w:rPr>
          <w:rFonts w:eastAsia="SimSun" w:cs="Times New Roman"/>
          <w:sz w:val="24"/>
          <w:szCs w:val="24"/>
        </w:rPr>
        <w:t>1.98 ± 073</w:t>
      </w:r>
      <w:r>
        <w:rPr>
          <w:rFonts w:eastAsia="SimSun" w:cs="Times New Roman"/>
          <w:sz w:val="24"/>
          <w:szCs w:val="24"/>
        </w:rPr>
        <w:t xml:space="preserve">), </w:t>
      </w:r>
      <w:proofErr w:type="gramStart"/>
      <w:r w:rsidR="001E54F5" w:rsidRPr="003D3AB6">
        <w:rPr>
          <w:rFonts w:eastAsia="SimSun" w:cs="Times New Roman"/>
          <w:i/>
          <w:sz w:val="24"/>
          <w:szCs w:val="24"/>
        </w:rPr>
        <w:t>t</w:t>
      </w:r>
      <w:r w:rsidR="001E54F5">
        <w:rPr>
          <w:rFonts w:eastAsia="SimSun" w:cs="Times New Roman"/>
          <w:sz w:val="24"/>
          <w:szCs w:val="24"/>
        </w:rPr>
        <w:t>(</w:t>
      </w:r>
      <w:proofErr w:type="gramEnd"/>
      <w:r w:rsidR="001E54F5">
        <w:rPr>
          <w:rFonts w:eastAsia="SimSun" w:cs="Times New Roman"/>
          <w:sz w:val="24"/>
          <w:szCs w:val="24"/>
        </w:rPr>
        <w:t xml:space="preserve">44) = 1.892; </w:t>
      </w:r>
      <w:r w:rsidR="001E54F5" w:rsidRPr="003D3AB6">
        <w:rPr>
          <w:rFonts w:eastAsia="SimSun" w:cs="Times New Roman"/>
          <w:i/>
          <w:sz w:val="24"/>
          <w:szCs w:val="24"/>
        </w:rPr>
        <w:t>p</w:t>
      </w:r>
      <w:r w:rsidR="001E54F5">
        <w:rPr>
          <w:rFonts w:eastAsia="SimSun" w:cs="Times New Roman"/>
          <w:sz w:val="24"/>
          <w:szCs w:val="24"/>
        </w:rPr>
        <w:t xml:space="preserve"> = 0.0651, </w:t>
      </w:r>
      <w:r w:rsidR="008561D9">
        <w:rPr>
          <w:rFonts w:eastAsia="SimSun" w:cs="Times New Roman"/>
          <w:sz w:val="24"/>
          <w:szCs w:val="24"/>
        </w:rPr>
        <w:t xml:space="preserve">Cohen’d = 0.282, 95%CI [-0.017 0.578], </w:t>
      </w:r>
      <w:r w:rsidR="001E54F5">
        <w:rPr>
          <w:rFonts w:eastAsia="SimSun" w:cs="Times New Roman"/>
          <w:sz w:val="24"/>
          <w:szCs w:val="24"/>
        </w:rPr>
        <w:t>BF</w:t>
      </w:r>
      <w:r w:rsidR="001E54F5" w:rsidRPr="00ED2139">
        <w:rPr>
          <w:rFonts w:eastAsia="SimSun" w:cs="Times New Roman"/>
          <w:sz w:val="24"/>
          <w:szCs w:val="24"/>
          <w:vertAlign w:val="subscript"/>
        </w:rPr>
        <w:t>10</w:t>
      </w:r>
      <w:r w:rsidR="001E54F5">
        <w:rPr>
          <w:rFonts w:eastAsia="SimSun" w:cs="Times New Roman"/>
          <w:sz w:val="24"/>
          <w:szCs w:val="24"/>
        </w:rPr>
        <w:t xml:space="preserve"> = 0.826</w:t>
      </w:r>
      <w:r w:rsidR="005675B1" w:rsidRPr="007761AA">
        <w:rPr>
          <w:rFonts w:eastAsia="SimSun" w:cs="Times New Roman"/>
          <w:b/>
          <w:sz w:val="24"/>
          <w:szCs w:val="24"/>
        </w:rPr>
        <w:t xml:space="preserve">. </w:t>
      </w:r>
      <w:del w:id="297" w:author="Hu, C-P" w:date="2019-03-26T08:43:00Z">
        <w:r w:rsidR="005675B1" w:rsidRPr="007761AA" w:rsidDel="00AD3E9D">
          <w:rPr>
            <w:rFonts w:eastAsia="SimSun" w:cs="Times New Roman"/>
            <w:b/>
            <w:sz w:val="24"/>
            <w:szCs w:val="24"/>
          </w:rPr>
          <w:delText>But t</w:delText>
        </w:r>
      </w:del>
      <w:ins w:id="298" w:author="Hu, C-P" w:date="2019-03-26T08:43:00Z">
        <w:r w:rsidR="00AD3E9D">
          <w:rPr>
            <w:rFonts w:eastAsia="SimSun" w:cs="Times New Roman"/>
            <w:b/>
            <w:sz w:val="24"/>
            <w:szCs w:val="24"/>
          </w:rPr>
          <w:t>T</w:t>
        </w:r>
      </w:ins>
      <w:r w:rsidR="005675B1" w:rsidRPr="007761AA">
        <w:rPr>
          <w:rFonts w:eastAsia="SimSun" w:cs="Times New Roman"/>
          <w:b/>
          <w:sz w:val="24"/>
          <w:szCs w:val="24"/>
        </w:rPr>
        <w:t xml:space="preserve">here </w:t>
      </w:r>
      <w:del w:id="299" w:author="Hu, C-P" w:date="2019-03-26T08:43:00Z">
        <w:r w:rsidR="005675B1" w:rsidRPr="007761AA" w:rsidDel="00AD3E9D">
          <w:rPr>
            <w:rFonts w:eastAsia="SimSun" w:cs="Times New Roman"/>
            <w:b/>
            <w:sz w:val="24"/>
            <w:szCs w:val="24"/>
          </w:rPr>
          <w:delText>i</w:delText>
        </w:r>
      </w:del>
      <w:ins w:id="300" w:author="Hu, C-P" w:date="2019-03-26T08:43:00Z">
        <w:r w:rsidR="00AD3E9D">
          <w:rPr>
            <w:rFonts w:eastAsia="SimSun" w:cs="Times New Roman"/>
            <w:b/>
            <w:sz w:val="24"/>
            <w:szCs w:val="24"/>
          </w:rPr>
          <w:t>wa</w:t>
        </w:r>
      </w:ins>
      <w:r w:rsidR="005675B1" w:rsidRPr="007761AA">
        <w:rPr>
          <w:rFonts w:eastAsia="SimSun" w:cs="Times New Roman"/>
          <w:b/>
          <w:sz w:val="24"/>
          <w:szCs w:val="24"/>
        </w:rPr>
        <w:t>s weak evidence that</w:t>
      </w:r>
      <w:r w:rsidRPr="007761AA">
        <w:rPr>
          <w:rFonts w:eastAsia="SimSun" w:cs="Times New Roman"/>
          <w:b/>
          <w:sz w:val="24"/>
          <w:szCs w:val="24"/>
        </w:rPr>
        <w:t xml:space="preserve"> good self condition </w:t>
      </w:r>
      <w:r w:rsidR="005675B1" w:rsidRPr="007761AA">
        <w:rPr>
          <w:rFonts w:eastAsia="SimSun" w:cs="Times New Roman"/>
          <w:b/>
          <w:sz w:val="24"/>
          <w:szCs w:val="24"/>
        </w:rPr>
        <w:t xml:space="preserve">is better than </w:t>
      </w:r>
      <w:r w:rsidRPr="007761AA">
        <w:rPr>
          <w:rFonts w:eastAsia="SimSun" w:cs="Times New Roman"/>
          <w:b/>
          <w:sz w:val="24"/>
          <w:szCs w:val="24"/>
        </w:rPr>
        <w:t>bad self condition (</w:t>
      </w:r>
      <w:r w:rsidR="008561D9" w:rsidRPr="007761AA">
        <w:rPr>
          <w:rFonts w:eastAsia="SimSun" w:cs="Times New Roman"/>
          <w:b/>
          <w:sz w:val="24"/>
          <w:szCs w:val="24"/>
        </w:rPr>
        <w:t>1.91 ± 0.77</w:t>
      </w:r>
      <w:r w:rsidRPr="007761AA">
        <w:rPr>
          <w:rFonts w:eastAsia="SimSun" w:cs="Times New Roman"/>
          <w:b/>
          <w:sz w:val="24"/>
          <w:szCs w:val="24"/>
        </w:rPr>
        <w:t>)</w:t>
      </w:r>
      <w:r w:rsidR="001E54F5" w:rsidRPr="007761AA">
        <w:rPr>
          <w:rFonts w:eastAsia="SimSun" w:cs="Times New Roman"/>
          <w:b/>
          <w:sz w:val="24"/>
          <w:szCs w:val="24"/>
        </w:rPr>
        <w:t xml:space="preserve">, </w:t>
      </w:r>
      <w:proofErr w:type="gramStart"/>
      <w:r w:rsidR="001E54F5" w:rsidRPr="007761AA">
        <w:rPr>
          <w:rFonts w:eastAsia="SimSun" w:cs="Times New Roman"/>
          <w:b/>
          <w:i/>
          <w:sz w:val="24"/>
          <w:szCs w:val="24"/>
        </w:rPr>
        <w:t>t</w:t>
      </w:r>
      <w:r w:rsidR="001E54F5" w:rsidRPr="007761AA">
        <w:rPr>
          <w:rFonts w:eastAsia="SimSun" w:cs="Times New Roman"/>
          <w:b/>
          <w:sz w:val="24"/>
          <w:szCs w:val="24"/>
        </w:rPr>
        <w:t>(</w:t>
      </w:r>
      <w:proofErr w:type="gramEnd"/>
      <w:r w:rsidR="001E54F5" w:rsidRPr="007761AA">
        <w:rPr>
          <w:rFonts w:eastAsia="SimSun" w:cs="Times New Roman"/>
          <w:b/>
          <w:sz w:val="24"/>
          <w:szCs w:val="24"/>
        </w:rPr>
        <w:t xml:space="preserve">44) = 2.0491, </w:t>
      </w:r>
      <w:r w:rsidR="001E54F5" w:rsidRPr="007761AA">
        <w:rPr>
          <w:rFonts w:eastAsia="SimSun" w:cs="Times New Roman"/>
          <w:b/>
          <w:i/>
          <w:sz w:val="24"/>
          <w:szCs w:val="24"/>
        </w:rPr>
        <w:t>p</w:t>
      </w:r>
      <w:r w:rsidR="001E54F5" w:rsidRPr="007761AA">
        <w:rPr>
          <w:rFonts w:eastAsia="SimSun" w:cs="Times New Roman"/>
          <w:b/>
          <w:sz w:val="24"/>
          <w:szCs w:val="24"/>
        </w:rPr>
        <w:t xml:space="preserve"> = 0.0464, </w:t>
      </w:r>
      <w:r w:rsidR="008561D9" w:rsidRPr="007761AA">
        <w:rPr>
          <w:rFonts w:eastAsia="SimSun" w:cs="Times New Roman"/>
          <w:b/>
          <w:sz w:val="24"/>
          <w:szCs w:val="24"/>
        </w:rPr>
        <w:t>Cohen’d = 0.306, 95%CI [0.00</w:t>
      </w:r>
      <w:r w:rsidR="003904CE" w:rsidRPr="007761AA">
        <w:rPr>
          <w:rFonts w:eastAsia="SimSun" w:cs="Times New Roman"/>
          <w:b/>
          <w:sz w:val="24"/>
          <w:szCs w:val="24"/>
        </w:rPr>
        <w:t>5</w:t>
      </w:r>
      <w:r w:rsidR="008561D9" w:rsidRPr="007761AA">
        <w:rPr>
          <w:rFonts w:eastAsia="SimSun" w:cs="Times New Roman"/>
          <w:b/>
          <w:sz w:val="24"/>
          <w:szCs w:val="24"/>
        </w:rPr>
        <w:t xml:space="preserve"> 0.603], </w:t>
      </w:r>
      <w:r w:rsidR="001E54F5" w:rsidRPr="007761AA">
        <w:rPr>
          <w:rFonts w:eastAsia="SimSun" w:cs="Times New Roman"/>
          <w:b/>
          <w:sz w:val="24"/>
          <w:szCs w:val="24"/>
        </w:rPr>
        <w:t>BF</w:t>
      </w:r>
      <w:r w:rsidR="001E54F5" w:rsidRPr="007761AA">
        <w:rPr>
          <w:rFonts w:eastAsia="SimSun" w:cs="Times New Roman"/>
          <w:b/>
          <w:sz w:val="24"/>
          <w:szCs w:val="24"/>
          <w:vertAlign w:val="subscript"/>
        </w:rPr>
        <w:t>10</w:t>
      </w:r>
      <w:r w:rsidR="001E54F5" w:rsidRPr="007761AA">
        <w:rPr>
          <w:rFonts w:eastAsia="SimSun" w:cs="Times New Roman"/>
          <w:b/>
          <w:sz w:val="24"/>
          <w:szCs w:val="24"/>
        </w:rPr>
        <w:t xml:space="preserve"> = 1.083</w:t>
      </w:r>
      <w:r w:rsidRPr="007761AA">
        <w:rPr>
          <w:rFonts w:eastAsia="SimSun" w:cs="Times New Roman"/>
          <w:b/>
          <w:sz w:val="24"/>
          <w:szCs w:val="24"/>
        </w:rPr>
        <w:t>.</w:t>
      </w:r>
      <w:r>
        <w:rPr>
          <w:rFonts w:eastAsia="SimSun" w:cs="Times New Roman"/>
          <w:sz w:val="24"/>
          <w:szCs w:val="24"/>
        </w:rPr>
        <w:t xml:space="preserve"> For the neutral self and bad-self condition, the current showed that here is no differences between the two conditions, </w:t>
      </w:r>
      <w:proofErr w:type="gramStart"/>
      <w:r w:rsidR="001E54F5" w:rsidRPr="003D3AB6">
        <w:rPr>
          <w:rFonts w:eastAsia="SimSun" w:cs="Times New Roman"/>
          <w:i/>
          <w:sz w:val="24"/>
          <w:szCs w:val="24"/>
        </w:rPr>
        <w:t>t</w:t>
      </w:r>
      <w:r w:rsidR="001E54F5">
        <w:rPr>
          <w:rFonts w:eastAsia="SimSun" w:cs="Times New Roman"/>
          <w:sz w:val="24"/>
          <w:szCs w:val="24"/>
        </w:rPr>
        <w:t>(</w:t>
      </w:r>
      <w:proofErr w:type="gramEnd"/>
      <w:r w:rsidR="001E54F5">
        <w:rPr>
          <w:rFonts w:eastAsia="SimSun" w:cs="Times New Roman"/>
          <w:sz w:val="24"/>
          <w:szCs w:val="24"/>
        </w:rPr>
        <w:t xml:space="preserve">44) = 0.767, </w:t>
      </w:r>
      <w:r w:rsidR="001E54F5" w:rsidRPr="003D3AB6">
        <w:rPr>
          <w:rFonts w:eastAsia="SimSun" w:cs="Times New Roman"/>
          <w:i/>
          <w:sz w:val="24"/>
          <w:szCs w:val="24"/>
        </w:rPr>
        <w:t>p</w:t>
      </w:r>
      <w:r w:rsidR="001E54F5">
        <w:rPr>
          <w:rFonts w:eastAsia="SimSun" w:cs="Times New Roman"/>
          <w:sz w:val="24"/>
          <w:szCs w:val="24"/>
        </w:rPr>
        <w:t xml:space="preserve"> = 0.4474, </w:t>
      </w:r>
      <w:r w:rsidR="003904CE">
        <w:rPr>
          <w:rFonts w:eastAsia="SimSun" w:cs="Times New Roman"/>
          <w:sz w:val="24"/>
          <w:szCs w:val="24"/>
        </w:rPr>
        <w:t xml:space="preserve">Cohen’d = 0.114, 95%CI [-0.179 0.407], </w:t>
      </w:r>
      <w:r w:rsidR="001E54F5">
        <w:rPr>
          <w:rFonts w:eastAsia="SimSun" w:cs="Times New Roman"/>
          <w:sz w:val="24"/>
          <w:szCs w:val="24"/>
        </w:rPr>
        <w:t>BF</w:t>
      </w:r>
      <w:r w:rsidR="001E54F5" w:rsidRPr="00ED2139">
        <w:rPr>
          <w:rFonts w:eastAsia="SimSun" w:cs="Times New Roman"/>
          <w:sz w:val="24"/>
          <w:szCs w:val="24"/>
          <w:vertAlign w:val="subscript"/>
        </w:rPr>
        <w:t>10</w:t>
      </w:r>
      <w:r w:rsidR="001E54F5">
        <w:rPr>
          <w:rFonts w:eastAsia="SimSun" w:cs="Times New Roman"/>
          <w:sz w:val="24"/>
          <w:szCs w:val="24"/>
        </w:rPr>
        <w:t xml:space="preserve"> = 0.213</w:t>
      </w:r>
      <w:r w:rsidR="000914F9">
        <w:rPr>
          <w:rFonts w:eastAsia="SimSun" w:cs="Times New Roman"/>
          <w:sz w:val="24"/>
          <w:szCs w:val="24"/>
        </w:rPr>
        <w:t xml:space="preserve">. </w:t>
      </w:r>
    </w:p>
    <w:p w14:paraId="0A9E3B0C" w14:textId="465086B5" w:rsidR="007761AA" w:rsidRDefault="007761AA" w:rsidP="00E026D2">
      <w:pPr>
        <w:spacing w:line="480" w:lineRule="auto"/>
        <w:ind w:firstLine="720"/>
        <w:jc w:val="left"/>
        <w:rPr>
          <w:rFonts w:eastAsia="SimSun" w:cs="Times New Roman"/>
          <w:sz w:val="24"/>
          <w:szCs w:val="24"/>
        </w:rPr>
      </w:pPr>
      <w:r>
        <w:rPr>
          <w:rFonts w:eastAsia="SimSun" w:cs="Times New Roman"/>
          <w:sz w:val="24"/>
          <w:szCs w:val="24"/>
        </w:rPr>
        <w:t xml:space="preserve">For other condition? </w:t>
      </w:r>
    </w:p>
    <w:p w14:paraId="5E4F7816" w14:textId="2F02C216" w:rsidR="00752181" w:rsidRDefault="00B9221A" w:rsidP="00E026D2">
      <w:pPr>
        <w:spacing w:line="480" w:lineRule="auto"/>
        <w:ind w:firstLine="720"/>
        <w:jc w:val="left"/>
        <w:rPr>
          <w:rFonts w:eastAsia="SimSun" w:cs="Times New Roman"/>
          <w:sz w:val="24"/>
          <w:szCs w:val="24"/>
        </w:rPr>
      </w:pPr>
      <w:r w:rsidRPr="00D0217D">
        <w:rPr>
          <w:rFonts w:eastAsia="SimSun" w:cs="Times New Roman"/>
          <w:b/>
          <w:sz w:val="24"/>
          <w:szCs w:val="24"/>
        </w:rPr>
        <w:t>RTs</w:t>
      </w:r>
      <w:r>
        <w:rPr>
          <w:rFonts w:eastAsia="SimSun" w:cs="Times New Roman"/>
          <w:sz w:val="24"/>
          <w:szCs w:val="24"/>
        </w:rPr>
        <w:t>. A r</w:t>
      </w:r>
      <w:r w:rsidRPr="003149BC">
        <w:rPr>
          <w:rFonts w:eastAsia="SimSun" w:cs="Times New Roman"/>
          <w:sz w:val="24"/>
          <w:szCs w:val="24"/>
        </w:rPr>
        <w:t>epeated ANOVA for match</w:t>
      </w:r>
      <w:r>
        <w:rPr>
          <w:rFonts w:eastAsia="SimSun" w:cs="Times New Roman"/>
          <w:sz w:val="24"/>
          <w:szCs w:val="24"/>
        </w:rPr>
        <w:t xml:space="preserve"> trials</w:t>
      </w:r>
      <w:r w:rsidRPr="003149BC">
        <w:rPr>
          <w:rFonts w:eastAsia="SimSun" w:cs="Times New Roman"/>
          <w:sz w:val="24"/>
          <w:szCs w:val="24"/>
        </w:rPr>
        <w:t xml:space="preserve"> </w:t>
      </w:r>
      <w:r>
        <w:rPr>
          <w:rFonts w:eastAsia="SimSun" w:cs="Times New Roman"/>
          <w:sz w:val="24"/>
          <w:szCs w:val="24"/>
        </w:rPr>
        <w:t xml:space="preserve">revealed </w:t>
      </w:r>
      <w:r w:rsidR="00752181">
        <w:rPr>
          <w:rFonts w:eastAsia="SimSun" w:cs="Times New Roman"/>
          <w:sz w:val="24"/>
          <w:szCs w:val="24"/>
        </w:rPr>
        <w:t>that location didn’t have main effect or interaction with other factors (</w:t>
      </w:r>
      <w:proofErr w:type="gramStart"/>
      <w:r w:rsidR="00752181" w:rsidRPr="006404FD">
        <w:rPr>
          <w:rFonts w:eastAsia="SimSun" w:cs="Times New Roman"/>
          <w:i/>
          <w:sz w:val="24"/>
          <w:szCs w:val="24"/>
        </w:rPr>
        <w:t>Fs</w:t>
      </w:r>
      <w:r w:rsidR="00752181">
        <w:rPr>
          <w:rFonts w:eastAsia="SimSun" w:cs="Times New Roman"/>
          <w:sz w:val="24"/>
          <w:szCs w:val="24"/>
        </w:rPr>
        <w:t>(</w:t>
      </w:r>
      <w:proofErr w:type="gramEnd"/>
      <w:r w:rsidR="00752181">
        <w:rPr>
          <w:rFonts w:eastAsia="SimSun" w:cs="Times New Roman"/>
          <w:sz w:val="24"/>
          <w:szCs w:val="24"/>
        </w:rPr>
        <w:t>1,43) &lt; 2.53</w:t>
      </w:r>
      <w:r w:rsidR="00CA5493">
        <w:rPr>
          <w:rFonts w:eastAsia="SimSun" w:cs="Times New Roman"/>
          <w:sz w:val="24"/>
          <w:szCs w:val="24"/>
        </w:rPr>
        <w:t>8</w:t>
      </w:r>
      <w:r w:rsidR="00752181">
        <w:rPr>
          <w:rFonts w:eastAsia="SimSun" w:cs="Times New Roman"/>
          <w:sz w:val="24"/>
          <w:szCs w:val="24"/>
        </w:rPr>
        <w:t xml:space="preserve">, </w:t>
      </w:r>
      <w:r w:rsidR="00752181" w:rsidRPr="006404FD">
        <w:rPr>
          <w:rFonts w:eastAsia="SimSun" w:cs="Times New Roman"/>
          <w:i/>
          <w:sz w:val="24"/>
          <w:szCs w:val="24"/>
        </w:rPr>
        <w:t>ps</w:t>
      </w:r>
      <w:r w:rsidR="00752181">
        <w:rPr>
          <w:rFonts w:eastAsia="SimSun" w:cs="Times New Roman"/>
          <w:sz w:val="24"/>
          <w:szCs w:val="24"/>
        </w:rPr>
        <w:t xml:space="preserve"> &gt;</w:t>
      </w:r>
      <w:r w:rsidR="00304924">
        <w:rPr>
          <w:rFonts w:eastAsia="SimSun" w:cs="Times New Roman"/>
          <w:sz w:val="24"/>
          <w:szCs w:val="24"/>
        </w:rPr>
        <w:t xml:space="preserve"> =</w:t>
      </w:r>
      <w:r w:rsidR="00752181">
        <w:rPr>
          <w:rFonts w:eastAsia="SimSun" w:cs="Times New Roman"/>
          <w:sz w:val="24"/>
          <w:szCs w:val="24"/>
        </w:rPr>
        <w:t xml:space="preserve"> 0.08</w:t>
      </w:r>
      <w:r w:rsidR="00304924">
        <w:rPr>
          <w:rFonts w:eastAsia="SimSun" w:cs="Times New Roman"/>
          <w:sz w:val="24"/>
          <w:szCs w:val="24"/>
        </w:rPr>
        <w:t>5</w:t>
      </w:r>
      <w:r w:rsidR="00752181">
        <w:rPr>
          <w:rFonts w:eastAsia="SimSun" w:cs="Times New Roman"/>
          <w:sz w:val="24"/>
          <w:szCs w:val="24"/>
        </w:rPr>
        <w:t xml:space="preserve">), therefore we analyze the data together. </w:t>
      </w:r>
    </w:p>
    <w:p w14:paraId="4458E74C" w14:textId="7E35D3B9" w:rsidR="007D26EB" w:rsidRDefault="00E65E6B" w:rsidP="00E026D2">
      <w:pPr>
        <w:spacing w:line="480" w:lineRule="auto"/>
        <w:ind w:firstLine="720"/>
        <w:jc w:val="left"/>
        <w:rPr>
          <w:rFonts w:eastAsia="SimSun" w:cs="Times New Roman"/>
          <w:sz w:val="24"/>
          <w:szCs w:val="24"/>
        </w:rPr>
      </w:pPr>
      <w:r>
        <w:rPr>
          <w:rFonts w:eastAsia="SimSun" w:cs="Times New Roman"/>
          <w:sz w:val="24"/>
          <w:szCs w:val="24"/>
        </w:rPr>
        <w:t>For matched trials, the</w:t>
      </w:r>
      <w:r w:rsidR="0005575A">
        <w:rPr>
          <w:rFonts w:eastAsia="SimSun" w:cs="Times New Roman"/>
          <w:sz w:val="24"/>
          <w:szCs w:val="24"/>
        </w:rPr>
        <w:t xml:space="preserve"> evidence for</w:t>
      </w:r>
      <w:r w:rsidR="00B9221A">
        <w:rPr>
          <w:rFonts w:eastAsia="SimSun" w:cs="Times New Roman"/>
          <w:sz w:val="24"/>
          <w:szCs w:val="24"/>
        </w:rPr>
        <w:t xml:space="preserve"> </w:t>
      </w:r>
      <w:r w:rsidR="008105F1">
        <w:rPr>
          <w:rFonts w:eastAsia="SimSun" w:cs="Times New Roman"/>
          <w:sz w:val="24"/>
          <w:szCs w:val="24"/>
        </w:rPr>
        <w:t>interaction between moral valence and self-</w:t>
      </w:r>
      <w:r w:rsidR="00ED7A28">
        <w:rPr>
          <w:rFonts w:eastAsia="SimSun" w:cs="Times New Roman"/>
          <w:sz w:val="24"/>
          <w:szCs w:val="24"/>
        </w:rPr>
        <w:t>relevance</w:t>
      </w:r>
      <w:r w:rsidR="0005575A">
        <w:rPr>
          <w:rFonts w:eastAsia="SimSun" w:cs="Times New Roman"/>
          <w:sz w:val="24"/>
          <w:szCs w:val="24"/>
        </w:rPr>
        <w:t xml:space="preserve"> is not clear</w:t>
      </w:r>
      <w:r w:rsidR="008105F1">
        <w:rPr>
          <w:rFonts w:eastAsia="SimSun" w:cs="Times New Roman"/>
          <w:sz w:val="24"/>
          <w:szCs w:val="24"/>
        </w:rPr>
        <w:t xml:space="preserve">, </w:t>
      </w:r>
      <w:r w:rsidR="0082720A">
        <w:rPr>
          <w:rFonts w:eastAsia="SimSun" w:cs="Times New Roman"/>
          <w:sz w:val="24"/>
          <w:szCs w:val="24"/>
        </w:rPr>
        <w:t xml:space="preserve">as the NHST and Bayes Factor showed contridicting results, </w:t>
      </w:r>
      <w:proofErr w:type="gramStart"/>
      <w:r w:rsidR="008105F1" w:rsidRPr="00BF0727">
        <w:rPr>
          <w:rFonts w:eastAsia="SimSun" w:cs="Times New Roman"/>
          <w:i/>
          <w:sz w:val="24"/>
          <w:szCs w:val="24"/>
        </w:rPr>
        <w:t>F</w:t>
      </w:r>
      <w:r w:rsidR="008105F1">
        <w:rPr>
          <w:rFonts w:eastAsia="SimSun" w:cs="Times New Roman"/>
          <w:sz w:val="24"/>
          <w:szCs w:val="24"/>
        </w:rPr>
        <w:t>(</w:t>
      </w:r>
      <w:proofErr w:type="gramEnd"/>
      <w:r w:rsidR="008105F1">
        <w:rPr>
          <w:rFonts w:eastAsia="SimSun" w:cs="Times New Roman"/>
          <w:sz w:val="24"/>
          <w:szCs w:val="24"/>
        </w:rPr>
        <w:t>2,</w:t>
      </w:r>
      <w:r>
        <w:rPr>
          <w:rFonts w:eastAsia="SimSun" w:cs="Times New Roman"/>
          <w:sz w:val="24"/>
          <w:szCs w:val="24"/>
        </w:rPr>
        <w:t>88</w:t>
      </w:r>
      <w:r w:rsidR="008105F1">
        <w:rPr>
          <w:rFonts w:eastAsia="SimSun" w:cs="Times New Roman"/>
          <w:sz w:val="24"/>
          <w:szCs w:val="24"/>
        </w:rPr>
        <w:t>) = 5.</w:t>
      </w:r>
      <w:r>
        <w:rPr>
          <w:rFonts w:eastAsia="SimSun" w:cs="Times New Roman"/>
          <w:sz w:val="24"/>
          <w:szCs w:val="24"/>
        </w:rPr>
        <w:t>22</w:t>
      </w:r>
      <w:r w:rsidR="008105F1" w:rsidRPr="003149BC">
        <w:rPr>
          <w:rFonts w:eastAsia="SimSun" w:cs="Times New Roman"/>
          <w:sz w:val="24"/>
          <w:szCs w:val="24"/>
        </w:rPr>
        <w:t xml:space="preserve">, </w:t>
      </w:r>
      <w:r w:rsidR="008105F1" w:rsidRPr="00BF0727">
        <w:rPr>
          <w:rFonts w:eastAsia="SimSun" w:cs="Times New Roman"/>
          <w:i/>
          <w:sz w:val="24"/>
          <w:szCs w:val="24"/>
        </w:rPr>
        <w:t>p</w:t>
      </w:r>
      <w:r w:rsidR="008105F1">
        <w:rPr>
          <w:rFonts w:eastAsia="SimSun" w:cs="Times New Roman"/>
          <w:sz w:val="24"/>
          <w:szCs w:val="24"/>
        </w:rPr>
        <w:t xml:space="preserve"> = .</w:t>
      </w:r>
      <w:r>
        <w:rPr>
          <w:rFonts w:eastAsia="SimSun" w:cs="Times New Roman"/>
          <w:sz w:val="24"/>
          <w:szCs w:val="24"/>
        </w:rPr>
        <w:t>0072</w:t>
      </w:r>
      <w:r w:rsidR="008105F1" w:rsidRPr="003149BC">
        <w:rPr>
          <w:rFonts w:eastAsia="SimSun" w:cs="Times New Roman"/>
          <w:sz w:val="24"/>
          <w:szCs w:val="24"/>
        </w:rPr>
        <w:t>,</w:t>
      </w:r>
      <w:r w:rsidR="008105F1" w:rsidRPr="00F849C1">
        <w:rPr>
          <w:rFonts w:eastAsia="SimSun" w:cs="Times New Roman"/>
          <w:color w:val="0000FF"/>
          <w:sz w:val="24"/>
          <w:szCs w:val="24"/>
        </w:rPr>
        <w:t xml:space="preserve"> </w:t>
      </w:r>
      <w:r w:rsidR="0090541F" w:rsidRPr="008523A3">
        <w:rPr>
          <w:rFonts w:eastAsia="SimSun" w:cs="Times New Roman"/>
          <w:bCs/>
          <w:i/>
          <w:iCs/>
          <w:sz w:val="24"/>
          <w:szCs w:val="24"/>
        </w:rPr>
        <w:t>ω</w:t>
      </w:r>
      <w:r w:rsidR="0090541F" w:rsidRPr="00F849C1">
        <w:rPr>
          <w:rFonts w:eastAsia="SimSun" w:cs="Times New Roman"/>
          <w:color w:val="0000FF"/>
          <w:sz w:val="24"/>
          <w:szCs w:val="24"/>
        </w:rPr>
        <w:t>²</w:t>
      </w:r>
      <w:r w:rsidR="0090541F">
        <w:rPr>
          <w:rFonts w:eastAsia="SimSun" w:cs="Times New Roman"/>
          <w:color w:val="0000FF"/>
          <w:sz w:val="24"/>
          <w:szCs w:val="24"/>
        </w:rPr>
        <w:t xml:space="preserve"> </w:t>
      </w:r>
      <w:r w:rsidR="008105F1" w:rsidRPr="00F849C1">
        <w:rPr>
          <w:rFonts w:eastAsia="SimSun" w:cs="Times New Roman"/>
          <w:color w:val="0000FF"/>
          <w:sz w:val="24"/>
          <w:szCs w:val="24"/>
        </w:rPr>
        <w:t>=</w:t>
      </w:r>
      <w:r w:rsidR="0090541F">
        <w:rPr>
          <w:rFonts w:eastAsia="SimSun" w:cs="Times New Roman"/>
          <w:color w:val="0000FF"/>
          <w:sz w:val="24"/>
          <w:szCs w:val="24"/>
        </w:rPr>
        <w:t xml:space="preserve"> 0.0849</w:t>
      </w:r>
      <w:r w:rsidR="008105F1" w:rsidRPr="00F849C1">
        <w:rPr>
          <w:rFonts w:eastAsia="SimSun" w:cs="Times New Roman"/>
          <w:color w:val="0000FF"/>
          <w:sz w:val="24"/>
          <w:szCs w:val="24"/>
        </w:rPr>
        <w:t>,</w:t>
      </w:r>
      <w:r w:rsidR="00CC11EE">
        <w:rPr>
          <w:rFonts w:eastAsia="SimSun" w:cs="Times New Roman"/>
          <w:color w:val="0000FF"/>
          <w:sz w:val="24"/>
          <w:szCs w:val="24"/>
        </w:rPr>
        <w:t xml:space="preserve"> </w:t>
      </w:r>
      <w:r w:rsidR="00CC11EE">
        <w:rPr>
          <w:rFonts w:eastAsia="SimSun" w:cs="Times New Roman"/>
          <w:sz w:val="24"/>
          <w:szCs w:val="24"/>
        </w:rPr>
        <w:t>BF</w:t>
      </w:r>
      <w:r w:rsidR="00CC11EE" w:rsidRPr="00ED2139">
        <w:rPr>
          <w:rFonts w:eastAsia="SimSun" w:cs="Times New Roman"/>
          <w:sz w:val="24"/>
          <w:szCs w:val="24"/>
          <w:vertAlign w:val="subscript"/>
        </w:rPr>
        <w:t>10</w:t>
      </w:r>
      <w:r w:rsidR="00CC11EE">
        <w:rPr>
          <w:rFonts w:eastAsia="SimSun" w:cs="Times New Roman"/>
          <w:sz w:val="24"/>
          <w:szCs w:val="24"/>
        </w:rPr>
        <w:t xml:space="preserve"> = 0.199</w:t>
      </w:r>
      <w:r w:rsidR="008105F1" w:rsidRPr="00F849C1">
        <w:rPr>
          <w:rFonts w:eastAsia="SimSun" w:cs="Times New Roman"/>
          <w:color w:val="0000FF"/>
          <w:sz w:val="24"/>
          <w:szCs w:val="24"/>
        </w:rPr>
        <w:t>.</w:t>
      </w:r>
      <w:r w:rsidR="008105F1">
        <w:rPr>
          <w:rFonts w:eastAsia="SimSun" w:cs="Times New Roman"/>
          <w:sz w:val="24"/>
          <w:szCs w:val="24"/>
        </w:rPr>
        <w:t xml:space="preserve"> The </w:t>
      </w:r>
      <w:r w:rsidR="00B9221A" w:rsidRPr="003149BC">
        <w:rPr>
          <w:rFonts w:eastAsia="SimSun" w:cs="Times New Roman"/>
          <w:sz w:val="24"/>
          <w:szCs w:val="24"/>
        </w:rPr>
        <w:t>main effect o</w:t>
      </w:r>
      <w:r w:rsidR="00B9221A">
        <w:rPr>
          <w:rFonts w:eastAsia="SimSun" w:cs="Times New Roman"/>
          <w:sz w:val="24"/>
          <w:szCs w:val="24"/>
        </w:rPr>
        <w:t xml:space="preserve">f </w:t>
      </w:r>
      <w:r w:rsidR="008105F1">
        <w:rPr>
          <w:rFonts w:eastAsia="SimSun" w:cs="Times New Roman"/>
          <w:sz w:val="24"/>
          <w:szCs w:val="24"/>
        </w:rPr>
        <w:t>mora</w:t>
      </w:r>
      <w:r w:rsidR="00365731">
        <w:rPr>
          <w:rFonts w:eastAsia="SimSun" w:cs="Times New Roman"/>
          <w:sz w:val="24"/>
          <w:szCs w:val="24"/>
        </w:rPr>
        <w:t>l</w:t>
      </w:r>
      <w:r w:rsidR="008105F1">
        <w:rPr>
          <w:rFonts w:eastAsia="SimSun" w:cs="Times New Roman"/>
          <w:sz w:val="24"/>
          <w:szCs w:val="24"/>
        </w:rPr>
        <w:t xml:space="preserve"> valence was </w:t>
      </w:r>
      <w:r w:rsidR="00D4206B">
        <w:rPr>
          <w:rFonts w:eastAsia="SimSun" w:cs="Times New Roman"/>
          <w:sz w:val="24"/>
          <w:szCs w:val="24"/>
        </w:rPr>
        <w:t>significant</w:t>
      </w:r>
      <w:r w:rsidR="00B9221A" w:rsidRPr="003149BC">
        <w:rPr>
          <w:rFonts w:eastAsia="SimSun" w:cs="Times New Roman"/>
          <w:sz w:val="24"/>
          <w:szCs w:val="24"/>
        </w:rPr>
        <w:t xml:space="preserve">, </w:t>
      </w:r>
      <w:proofErr w:type="gramStart"/>
      <w:r w:rsidR="00B9221A" w:rsidRPr="00BF0727">
        <w:rPr>
          <w:rFonts w:eastAsia="SimSun" w:cs="Times New Roman"/>
          <w:i/>
          <w:sz w:val="24"/>
          <w:szCs w:val="24"/>
        </w:rPr>
        <w:t>F</w:t>
      </w:r>
      <w:r w:rsidR="008105F1">
        <w:rPr>
          <w:rFonts w:eastAsia="SimSun" w:cs="Times New Roman"/>
          <w:sz w:val="24"/>
          <w:szCs w:val="24"/>
        </w:rPr>
        <w:t>(</w:t>
      </w:r>
      <w:proofErr w:type="gramEnd"/>
      <w:r w:rsidR="008105F1">
        <w:rPr>
          <w:rFonts w:eastAsia="SimSun" w:cs="Times New Roman"/>
          <w:sz w:val="24"/>
          <w:szCs w:val="24"/>
        </w:rPr>
        <w:t>2,</w:t>
      </w:r>
      <w:r>
        <w:rPr>
          <w:rFonts w:eastAsia="SimSun" w:cs="Times New Roman"/>
          <w:sz w:val="24"/>
          <w:szCs w:val="24"/>
        </w:rPr>
        <w:t>88</w:t>
      </w:r>
      <w:r w:rsidR="00B9221A" w:rsidRPr="003149BC">
        <w:rPr>
          <w:rFonts w:eastAsia="SimSun" w:cs="Times New Roman"/>
          <w:sz w:val="24"/>
          <w:szCs w:val="24"/>
        </w:rPr>
        <w:t>) =</w:t>
      </w:r>
      <w:r w:rsidR="008105F1">
        <w:rPr>
          <w:rFonts w:eastAsia="SimSun" w:cs="Times New Roman"/>
          <w:sz w:val="24"/>
          <w:szCs w:val="24"/>
        </w:rPr>
        <w:t xml:space="preserve"> </w:t>
      </w:r>
      <w:r>
        <w:rPr>
          <w:rFonts w:eastAsia="SimSun" w:cs="Times New Roman"/>
          <w:sz w:val="24"/>
          <w:szCs w:val="24"/>
        </w:rPr>
        <w:t>11.04</w:t>
      </w:r>
      <w:r w:rsidR="00B9221A" w:rsidRPr="003149BC">
        <w:rPr>
          <w:rFonts w:eastAsia="SimSun" w:cs="Times New Roman"/>
          <w:sz w:val="24"/>
          <w:szCs w:val="24"/>
        </w:rPr>
        <w:t xml:space="preserve">, </w:t>
      </w:r>
      <w:r w:rsidR="00B9221A" w:rsidRPr="00BF0727">
        <w:rPr>
          <w:rFonts w:eastAsia="SimSun" w:cs="Times New Roman"/>
          <w:i/>
          <w:sz w:val="24"/>
          <w:szCs w:val="24"/>
        </w:rPr>
        <w:t>p</w:t>
      </w:r>
      <w:r w:rsidR="00B9221A" w:rsidRPr="003149BC">
        <w:rPr>
          <w:rFonts w:eastAsia="SimSun" w:cs="Times New Roman"/>
          <w:sz w:val="24"/>
          <w:szCs w:val="24"/>
        </w:rPr>
        <w:t xml:space="preserve"> = .</w:t>
      </w:r>
      <w:r w:rsidR="00B9221A">
        <w:rPr>
          <w:rFonts w:eastAsia="SimSun" w:cs="Times New Roman"/>
          <w:sz w:val="24"/>
          <w:szCs w:val="24"/>
        </w:rPr>
        <w:t>000</w:t>
      </w:r>
      <w:r>
        <w:rPr>
          <w:rFonts w:eastAsia="SimSun" w:cs="Times New Roman"/>
          <w:sz w:val="24"/>
          <w:szCs w:val="24"/>
        </w:rPr>
        <w:t>05</w:t>
      </w:r>
      <w:r w:rsidR="0090541F">
        <w:rPr>
          <w:rFonts w:eastAsia="SimSun" w:cs="Times New Roman"/>
          <w:sz w:val="24"/>
          <w:szCs w:val="24"/>
        </w:rPr>
        <w:t>3</w:t>
      </w:r>
      <w:r w:rsidR="00B9221A" w:rsidRPr="003149BC">
        <w:rPr>
          <w:rFonts w:eastAsia="SimSun" w:cs="Times New Roman"/>
          <w:sz w:val="24"/>
          <w:szCs w:val="24"/>
        </w:rPr>
        <w:t xml:space="preserve">, </w:t>
      </w:r>
      <w:r w:rsidR="0090541F" w:rsidRPr="008523A3">
        <w:rPr>
          <w:rFonts w:eastAsia="SimSun" w:cs="Times New Roman"/>
          <w:bCs/>
          <w:i/>
          <w:iCs/>
          <w:sz w:val="24"/>
          <w:szCs w:val="24"/>
        </w:rPr>
        <w:t>ω</w:t>
      </w:r>
      <w:r w:rsidR="0090541F" w:rsidRPr="00F849C1">
        <w:rPr>
          <w:rFonts w:eastAsia="SimSun" w:cs="Times New Roman"/>
          <w:color w:val="0000FF"/>
          <w:sz w:val="24"/>
          <w:szCs w:val="24"/>
        </w:rPr>
        <w:t>²</w:t>
      </w:r>
      <w:r w:rsidR="0090541F">
        <w:rPr>
          <w:rFonts w:eastAsia="SimSun" w:cs="Times New Roman"/>
          <w:color w:val="0000FF"/>
          <w:sz w:val="24"/>
          <w:szCs w:val="24"/>
        </w:rPr>
        <w:t xml:space="preserve"> </w:t>
      </w:r>
      <w:r w:rsidR="00B9221A" w:rsidRPr="00F849C1">
        <w:rPr>
          <w:rFonts w:eastAsia="SimSun" w:cs="Times New Roman"/>
          <w:color w:val="0000FF"/>
          <w:sz w:val="24"/>
          <w:szCs w:val="24"/>
        </w:rPr>
        <w:t>=</w:t>
      </w:r>
      <w:r w:rsidR="0090541F">
        <w:rPr>
          <w:rFonts w:eastAsia="SimSun" w:cs="Times New Roman"/>
          <w:color w:val="0000FF"/>
          <w:sz w:val="24"/>
          <w:szCs w:val="24"/>
        </w:rPr>
        <w:t xml:space="preserve"> 0.1808</w:t>
      </w:r>
      <w:r w:rsidR="00CC11EE">
        <w:rPr>
          <w:rFonts w:eastAsia="SimSun" w:cs="Times New Roman"/>
          <w:color w:val="0000FF"/>
          <w:sz w:val="24"/>
          <w:szCs w:val="24"/>
        </w:rPr>
        <w:t xml:space="preserve">, </w:t>
      </w:r>
      <w:r w:rsidR="00CC11EE">
        <w:rPr>
          <w:rFonts w:eastAsia="SimSun" w:cs="Times New Roman"/>
          <w:sz w:val="24"/>
          <w:szCs w:val="24"/>
        </w:rPr>
        <w:t>BF</w:t>
      </w:r>
      <w:r w:rsidR="00CC11EE" w:rsidRPr="00ED2139">
        <w:rPr>
          <w:rFonts w:eastAsia="SimSun" w:cs="Times New Roman"/>
          <w:sz w:val="24"/>
          <w:szCs w:val="24"/>
          <w:vertAlign w:val="subscript"/>
        </w:rPr>
        <w:t>10</w:t>
      </w:r>
      <w:r w:rsidR="00CC11EE">
        <w:rPr>
          <w:rFonts w:eastAsia="SimSun" w:cs="Times New Roman"/>
          <w:sz w:val="24"/>
          <w:szCs w:val="24"/>
        </w:rPr>
        <w:t xml:space="preserve"> = 2.371e+7</w:t>
      </w:r>
      <w:r w:rsidR="00B9221A">
        <w:rPr>
          <w:rFonts w:eastAsia="SimSun" w:cs="Times New Roman"/>
          <w:sz w:val="24"/>
          <w:szCs w:val="24"/>
        </w:rPr>
        <w:t xml:space="preserve">, while </w:t>
      </w:r>
      <w:r w:rsidR="0082720A">
        <w:rPr>
          <w:rFonts w:eastAsia="SimSun" w:cs="Times New Roman"/>
          <w:sz w:val="24"/>
          <w:szCs w:val="24"/>
        </w:rPr>
        <w:t xml:space="preserve">there is no </w:t>
      </w:r>
      <w:r w:rsidR="00B9221A" w:rsidRPr="003149BC">
        <w:rPr>
          <w:rFonts w:eastAsia="SimSun" w:cs="Times New Roman"/>
          <w:sz w:val="24"/>
          <w:szCs w:val="24"/>
        </w:rPr>
        <w:t xml:space="preserve">main effect of </w:t>
      </w:r>
      <w:r w:rsidR="008105F1">
        <w:rPr>
          <w:rFonts w:eastAsia="SimSun" w:cs="Times New Roman"/>
          <w:sz w:val="24"/>
          <w:szCs w:val="24"/>
        </w:rPr>
        <w:t>self-relatedness</w:t>
      </w:r>
      <w:r w:rsidR="00B9221A" w:rsidRPr="003149BC">
        <w:rPr>
          <w:rFonts w:eastAsia="SimSun" w:cs="Times New Roman"/>
          <w:sz w:val="24"/>
          <w:szCs w:val="24"/>
        </w:rPr>
        <w:t xml:space="preserve">, </w:t>
      </w:r>
      <w:r w:rsidR="00B9221A" w:rsidRPr="00BF0727">
        <w:rPr>
          <w:rFonts w:eastAsia="SimSun" w:cs="Times New Roman"/>
          <w:i/>
          <w:sz w:val="24"/>
          <w:szCs w:val="24"/>
        </w:rPr>
        <w:t>F</w:t>
      </w:r>
      <w:r w:rsidR="008105F1">
        <w:rPr>
          <w:rFonts w:eastAsia="SimSun" w:cs="Times New Roman"/>
          <w:sz w:val="24"/>
          <w:szCs w:val="24"/>
        </w:rPr>
        <w:t>(1,</w:t>
      </w:r>
      <w:r>
        <w:rPr>
          <w:rFonts w:eastAsia="SimSun" w:cs="Times New Roman"/>
          <w:sz w:val="24"/>
          <w:szCs w:val="24"/>
        </w:rPr>
        <w:t>44</w:t>
      </w:r>
      <w:r w:rsidR="00B9221A" w:rsidRPr="003149BC">
        <w:rPr>
          <w:rFonts w:eastAsia="SimSun" w:cs="Times New Roman"/>
          <w:sz w:val="24"/>
          <w:szCs w:val="24"/>
        </w:rPr>
        <w:t xml:space="preserve">) = </w:t>
      </w:r>
      <w:r w:rsidR="008105F1">
        <w:rPr>
          <w:rFonts w:eastAsia="SimSun" w:cs="Times New Roman"/>
          <w:sz w:val="24"/>
          <w:szCs w:val="24"/>
        </w:rPr>
        <w:t>0.</w:t>
      </w:r>
      <w:r>
        <w:rPr>
          <w:rFonts w:eastAsia="SimSun" w:cs="Times New Roman"/>
          <w:sz w:val="24"/>
          <w:szCs w:val="24"/>
        </w:rPr>
        <w:t>233</w:t>
      </w:r>
      <w:r w:rsidR="00B9221A" w:rsidRPr="003149BC">
        <w:rPr>
          <w:rFonts w:eastAsia="SimSun" w:cs="Times New Roman"/>
          <w:sz w:val="24"/>
          <w:szCs w:val="24"/>
        </w:rPr>
        <w:t xml:space="preserve">, </w:t>
      </w:r>
      <w:r w:rsidR="00B9221A" w:rsidRPr="00BF0727">
        <w:rPr>
          <w:rFonts w:eastAsia="SimSun" w:cs="Times New Roman"/>
          <w:i/>
          <w:sz w:val="24"/>
          <w:szCs w:val="24"/>
        </w:rPr>
        <w:t>p</w:t>
      </w:r>
      <w:r w:rsidR="00B9221A" w:rsidRPr="003149BC">
        <w:rPr>
          <w:rFonts w:eastAsia="SimSun" w:cs="Times New Roman"/>
          <w:sz w:val="24"/>
          <w:szCs w:val="24"/>
        </w:rPr>
        <w:t xml:space="preserve"> = </w:t>
      </w:r>
      <w:r w:rsidR="008105F1">
        <w:rPr>
          <w:rFonts w:eastAsia="SimSun" w:cs="Times New Roman"/>
          <w:sz w:val="24"/>
          <w:szCs w:val="24"/>
        </w:rPr>
        <w:t>0.</w:t>
      </w:r>
      <w:r>
        <w:rPr>
          <w:rFonts w:eastAsia="SimSun" w:cs="Times New Roman"/>
          <w:sz w:val="24"/>
          <w:szCs w:val="24"/>
        </w:rPr>
        <w:t>6317</w:t>
      </w:r>
      <w:r w:rsidR="00B9221A" w:rsidRPr="003149BC">
        <w:rPr>
          <w:rFonts w:eastAsia="SimSun" w:cs="Times New Roman"/>
          <w:sz w:val="24"/>
          <w:szCs w:val="24"/>
        </w:rPr>
        <w:t xml:space="preserve">, </w:t>
      </w:r>
      <w:r w:rsidR="0090541F" w:rsidRPr="008523A3">
        <w:rPr>
          <w:rFonts w:eastAsia="SimSun" w:cs="Times New Roman"/>
          <w:bCs/>
          <w:i/>
          <w:iCs/>
          <w:sz w:val="24"/>
          <w:szCs w:val="24"/>
        </w:rPr>
        <w:t>ω</w:t>
      </w:r>
      <w:r w:rsidR="0090541F" w:rsidRPr="00F849C1">
        <w:rPr>
          <w:rFonts w:eastAsia="SimSun" w:cs="Times New Roman"/>
          <w:color w:val="0000FF"/>
          <w:sz w:val="24"/>
          <w:szCs w:val="24"/>
        </w:rPr>
        <w:t>²</w:t>
      </w:r>
      <w:r w:rsidR="00B53081">
        <w:rPr>
          <w:rFonts w:eastAsia="SimSun" w:cs="Times New Roman"/>
          <w:color w:val="0000FF"/>
          <w:sz w:val="24"/>
          <w:szCs w:val="24"/>
        </w:rPr>
        <w:t xml:space="preserve"> </w:t>
      </w:r>
      <w:r w:rsidR="0090541F">
        <w:rPr>
          <w:rFonts w:eastAsia="SimSun" w:cs="Times New Roman"/>
          <w:color w:val="0000FF"/>
          <w:sz w:val="24"/>
          <w:szCs w:val="24"/>
        </w:rPr>
        <w:t>&lt; 0.0001</w:t>
      </w:r>
      <w:r w:rsidR="00CC11EE">
        <w:rPr>
          <w:rFonts w:eastAsia="SimSun" w:cs="Times New Roman"/>
          <w:color w:val="0000FF"/>
          <w:sz w:val="24"/>
          <w:szCs w:val="24"/>
        </w:rPr>
        <w:t xml:space="preserve">, </w:t>
      </w:r>
      <w:r w:rsidR="00CC11EE">
        <w:rPr>
          <w:rFonts w:eastAsia="SimSun" w:cs="Times New Roman"/>
          <w:sz w:val="24"/>
          <w:szCs w:val="24"/>
        </w:rPr>
        <w:t>BF</w:t>
      </w:r>
      <w:r w:rsidR="00CC11EE" w:rsidRPr="00ED2139">
        <w:rPr>
          <w:rFonts w:eastAsia="SimSun" w:cs="Times New Roman"/>
          <w:sz w:val="24"/>
          <w:szCs w:val="24"/>
          <w:vertAlign w:val="subscript"/>
        </w:rPr>
        <w:t>10</w:t>
      </w:r>
      <w:r w:rsidR="00CC11EE">
        <w:rPr>
          <w:rFonts w:eastAsia="SimSun" w:cs="Times New Roman"/>
          <w:sz w:val="24"/>
          <w:szCs w:val="24"/>
        </w:rPr>
        <w:t xml:space="preserve"> = 0.135</w:t>
      </w:r>
      <w:r w:rsidR="00B9221A">
        <w:rPr>
          <w:rFonts w:eastAsia="SimSun" w:cs="Times New Roman"/>
          <w:sz w:val="24"/>
          <w:szCs w:val="24"/>
        </w:rPr>
        <w:t xml:space="preserve">. </w:t>
      </w:r>
      <w:r w:rsidR="008105F1">
        <w:rPr>
          <w:rFonts w:eastAsia="SimSun" w:cs="Times New Roman"/>
          <w:sz w:val="24"/>
          <w:szCs w:val="24"/>
        </w:rPr>
        <w:t xml:space="preserve"> </w:t>
      </w:r>
    </w:p>
    <w:p w14:paraId="4F5C13B9" w14:textId="18C990E7" w:rsidR="007D26EB" w:rsidRDefault="00B9221A" w:rsidP="00E026D2">
      <w:pPr>
        <w:spacing w:line="480" w:lineRule="auto"/>
        <w:ind w:firstLine="720"/>
        <w:jc w:val="left"/>
        <w:rPr>
          <w:rFonts w:eastAsia="SimSun" w:cs="Times New Roman"/>
          <w:sz w:val="24"/>
          <w:szCs w:val="24"/>
        </w:rPr>
      </w:pPr>
      <w:r w:rsidRPr="003149BC">
        <w:rPr>
          <w:rFonts w:eastAsia="SimSun" w:cs="Times New Roman"/>
          <w:sz w:val="24"/>
          <w:szCs w:val="24"/>
        </w:rPr>
        <w:t xml:space="preserve">We </w:t>
      </w:r>
      <w:r>
        <w:rPr>
          <w:rFonts w:eastAsia="SimSun" w:cs="Times New Roman"/>
          <w:sz w:val="24"/>
          <w:szCs w:val="24"/>
        </w:rPr>
        <w:t>broke down the interaction by</w:t>
      </w:r>
      <w:r w:rsidRPr="003149BC">
        <w:rPr>
          <w:rFonts w:eastAsia="SimSun" w:cs="Times New Roman"/>
          <w:sz w:val="24"/>
          <w:szCs w:val="24"/>
        </w:rPr>
        <w:t xml:space="preserve"> analyz</w:t>
      </w:r>
      <w:r>
        <w:rPr>
          <w:rFonts w:eastAsia="SimSun" w:cs="Times New Roman"/>
          <w:sz w:val="24"/>
          <w:szCs w:val="24"/>
        </w:rPr>
        <w:t>ing</w:t>
      </w:r>
      <w:r w:rsidRPr="003149BC">
        <w:rPr>
          <w:rFonts w:eastAsia="SimSun" w:cs="Times New Roman"/>
          <w:sz w:val="24"/>
          <w:szCs w:val="24"/>
        </w:rPr>
        <w:t xml:space="preserve"> the data </w:t>
      </w:r>
      <w:r>
        <w:rPr>
          <w:rFonts w:eastAsia="SimSun" w:cs="Times New Roman"/>
          <w:sz w:val="24"/>
          <w:szCs w:val="24"/>
        </w:rPr>
        <w:t>for</w:t>
      </w:r>
      <w:r w:rsidRPr="003149BC">
        <w:rPr>
          <w:rFonts w:eastAsia="SimSun" w:cs="Times New Roman"/>
          <w:sz w:val="24"/>
          <w:szCs w:val="24"/>
        </w:rPr>
        <w:t xml:space="preserve"> self and other pairs separately. The</w:t>
      </w:r>
      <w:r>
        <w:rPr>
          <w:rFonts w:eastAsia="SimSun" w:cs="Times New Roman"/>
          <w:sz w:val="24"/>
          <w:szCs w:val="24"/>
        </w:rPr>
        <w:t>re was</w:t>
      </w:r>
      <w:r w:rsidRPr="003149BC">
        <w:rPr>
          <w:rFonts w:eastAsia="SimSun" w:cs="Times New Roman"/>
          <w:sz w:val="24"/>
          <w:szCs w:val="24"/>
        </w:rPr>
        <w:t xml:space="preserve"> a significant effect of</w:t>
      </w:r>
      <w:r>
        <w:rPr>
          <w:rFonts w:eastAsia="SimSun" w:cs="Times New Roman"/>
          <w:sz w:val="24"/>
          <w:szCs w:val="24"/>
        </w:rPr>
        <w:t xml:space="preserve"> moral</w:t>
      </w:r>
      <w:r w:rsidRPr="003149BC">
        <w:rPr>
          <w:rFonts w:eastAsia="SimSun" w:cs="Times New Roman"/>
          <w:sz w:val="24"/>
          <w:szCs w:val="24"/>
        </w:rPr>
        <w:t xml:space="preserve"> </w:t>
      </w:r>
      <w:r w:rsidR="0005575A">
        <w:rPr>
          <w:rFonts w:eastAsia="SimSun" w:cs="Times New Roman"/>
          <w:sz w:val="24"/>
          <w:szCs w:val="24"/>
        </w:rPr>
        <w:t xml:space="preserve">valence </w:t>
      </w:r>
      <w:r w:rsidRPr="003149BC">
        <w:rPr>
          <w:rFonts w:eastAsia="SimSun" w:cs="Times New Roman"/>
          <w:sz w:val="24"/>
          <w:szCs w:val="24"/>
        </w:rPr>
        <w:t xml:space="preserve">for </w:t>
      </w:r>
      <w:r w:rsidR="00D4206B" w:rsidRPr="003149BC">
        <w:rPr>
          <w:rFonts w:eastAsia="SimSun" w:cs="Times New Roman"/>
          <w:sz w:val="24"/>
          <w:szCs w:val="24"/>
        </w:rPr>
        <w:t>self</w:t>
      </w:r>
      <w:r w:rsidR="00811175">
        <w:rPr>
          <w:rFonts w:eastAsia="SimSun" w:cs="Times New Roman"/>
          <w:sz w:val="24"/>
          <w:szCs w:val="24"/>
        </w:rPr>
        <w:t xml:space="preserve"> relevant </w:t>
      </w:r>
      <w:r w:rsidR="00D4206B">
        <w:rPr>
          <w:rFonts w:eastAsia="SimSun" w:cs="Times New Roman"/>
          <w:sz w:val="24"/>
          <w:szCs w:val="24"/>
        </w:rPr>
        <w:t>stimuli</w:t>
      </w:r>
      <w:r w:rsidRPr="003149BC">
        <w:rPr>
          <w:rFonts w:eastAsia="SimSun" w:cs="Times New Roman"/>
          <w:sz w:val="24"/>
          <w:szCs w:val="24"/>
        </w:rPr>
        <w:t xml:space="preserve">, </w:t>
      </w:r>
      <w:proofErr w:type="gramStart"/>
      <w:r w:rsidRPr="00BF0727">
        <w:rPr>
          <w:rFonts w:eastAsia="SimSun" w:cs="Times New Roman"/>
          <w:i/>
          <w:sz w:val="24"/>
          <w:szCs w:val="24"/>
        </w:rPr>
        <w:t>F</w:t>
      </w:r>
      <w:r w:rsidR="00BE4A61">
        <w:rPr>
          <w:rFonts w:eastAsia="SimSun" w:cs="Times New Roman"/>
          <w:sz w:val="24"/>
          <w:szCs w:val="24"/>
        </w:rPr>
        <w:t>(</w:t>
      </w:r>
      <w:proofErr w:type="gramEnd"/>
      <w:r w:rsidR="000544F7">
        <w:rPr>
          <w:rFonts w:eastAsia="SimSun" w:cs="Times New Roman"/>
          <w:sz w:val="24"/>
          <w:szCs w:val="24"/>
        </w:rPr>
        <w:t>1.74</w:t>
      </w:r>
      <w:r w:rsidR="00BE4A61">
        <w:rPr>
          <w:rFonts w:eastAsia="SimSun" w:cs="Times New Roman"/>
          <w:sz w:val="24"/>
          <w:szCs w:val="24"/>
        </w:rPr>
        <w:t>,</w:t>
      </w:r>
      <w:r w:rsidR="000544F7">
        <w:rPr>
          <w:rFonts w:eastAsia="SimSun" w:cs="Times New Roman"/>
          <w:sz w:val="24"/>
          <w:szCs w:val="24"/>
        </w:rPr>
        <w:t xml:space="preserve"> 76.5</w:t>
      </w:r>
      <w:r w:rsidR="00BE4A61">
        <w:rPr>
          <w:rFonts w:eastAsia="SimSun" w:cs="Times New Roman"/>
          <w:sz w:val="24"/>
          <w:szCs w:val="24"/>
        </w:rPr>
        <w:t xml:space="preserve">) = </w:t>
      </w:r>
      <w:r w:rsidR="00D26E1F">
        <w:rPr>
          <w:rFonts w:eastAsia="SimSun" w:cs="Times New Roman"/>
          <w:sz w:val="24"/>
          <w:szCs w:val="24"/>
        </w:rPr>
        <w:t>13.687</w:t>
      </w:r>
      <w:r w:rsidRPr="003149BC">
        <w:rPr>
          <w:rFonts w:eastAsia="SimSun" w:cs="Times New Roman"/>
          <w:sz w:val="24"/>
          <w:szCs w:val="24"/>
        </w:rPr>
        <w:t xml:space="preserve">, </w:t>
      </w:r>
      <w:r w:rsidRPr="00BF0727">
        <w:rPr>
          <w:rFonts w:eastAsia="SimSun" w:cs="Times New Roman"/>
          <w:i/>
          <w:sz w:val="24"/>
          <w:szCs w:val="24"/>
        </w:rPr>
        <w:t>p</w:t>
      </w:r>
      <w:r w:rsidR="00993019">
        <w:rPr>
          <w:rFonts w:eastAsia="SimSun" w:cs="Times New Roman"/>
          <w:sz w:val="24"/>
          <w:szCs w:val="24"/>
        </w:rPr>
        <w:t xml:space="preserve"> &lt;</w:t>
      </w:r>
      <w:r w:rsidR="00BE4A61">
        <w:rPr>
          <w:rFonts w:eastAsia="SimSun" w:cs="Times New Roman"/>
          <w:sz w:val="24"/>
          <w:szCs w:val="24"/>
        </w:rPr>
        <w:t xml:space="preserve"> 0.000</w:t>
      </w:r>
      <w:r w:rsidR="00993019">
        <w:rPr>
          <w:rFonts w:eastAsia="SimSun" w:cs="Times New Roman"/>
          <w:sz w:val="24"/>
          <w:szCs w:val="24"/>
        </w:rPr>
        <w:t>1</w:t>
      </w:r>
      <w:r w:rsidRPr="003149BC">
        <w:rPr>
          <w:rFonts w:eastAsia="SimSun" w:cs="Times New Roman"/>
          <w:sz w:val="24"/>
          <w:szCs w:val="24"/>
        </w:rPr>
        <w:t>,</w:t>
      </w:r>
      <w:r w:rsidR="00BA3F62">
        <w:rPr>
          <w:rFonts w:eastAsia="SimSun" w:cs="Times New Roman"/>
          <w:sz w:val="24"/>
          <w:szCs w:val="24"/>
        </w:rPr>
        <w:t xml:space="preserve"> </w:t>
      </w:r>
      <w:r w:rsidR="000544F7" w:rsidRPr="008523A3">
        <w:rPr>
          <w:rFonts w:eastAsia="SimSun" w:cs="Times New Roman"/>
          <w:bCs/>
          <w:i/>
          <w:iCs/>
          <w:sz w:val="24"/>
          <w:szCs w:val="24"/>
        </w:rPr>
        <w:t>ω</w:t>
      </w:r>
      <w:r w:rsidR="000544F7" w:rsidRPr="00F849C1">
        <w:rPr>
          <w:rFonts w:eastAsia="SimSun" w:cs="Times New Roman"/>
          <w:color w:val="0000FF"/>
          <w:sz w:val="24"/>
          <w:szCs w:val="24"/>
        </w:rPr>
        <w:t>²</w:t>
      </w:r>
      <w:r w:rsidR="000544F7">
        <w:rPr>
          <w:rFonts w:eastAsia="SimSun" w:cs="Times New Roman"/>
          <w:color w:val="0000FF"/>
          <w:sz w:val="24"/>
          <w:szCs w:val="24"/>
        </w:rPr>
        <w:t xml:space="preserve"> </w:t>
      </w:r>
      <w:r w:rsidR="000544F7" w:rsidRPr="00F849C1">
        <w:rPr>
          <w:rFonts w:eastAsia="SimSun" w:cs="Times New Roman"/>
          <w:color w:val="0000FF"/>
          <w:sz w:val="24"/>
          <w:szCs w:val="24"/>
        </w:rPr>
        <w:t>=</w:t>
      </w:r>
      <w:r w:rsidR="000544F7">
        <w:rPr>
          <w:rFonts w:eastAsia="SimSun" w:cs="Times New Roman"/>
          <w:color w:val="0000FF"/>
          <w:sz w:val="24"/>
          <w:szCs w:val="24"/>
        </w:rPr>
        <w:t xml:space="preserve"> 0.218, </w:t>
      </w:r>
      <w:bookmarkStart w:id="301" w:name="_Hlk507566926"/>
      <w:r w:rsidR="000544F7">
        <w:rPr>
          <w:rFonts w:eastAsia="SimSun" w:cs="Times New Roman"/>
          <w:sz w:val="24"/>
          <w:szCs w:val="24"/>
        </w:rPr>
        <w:t>BF</w:t>
      </w:r>
      <w:r w:rsidR="000544F7" w:rsidRPr="00ED2139">
        <w:rPr>
          <w:rFonts w:eastAsia="SimSun" w:cs="Times New Roman"/>
          <w:sz w:val="24"/>
          <w:szCs w:val="24"/>
          <w:vertAlign w:val="subscript"/>
        </w:rPr>
        <w:t>10</w:t>
      </w:r>
      <w:r w:rsidR="000544F7">
        <w:rPr>
          <w:rFonts w:eastAsia="SimSun" w:cs="Times New Roman"/>
          <w:sz w:val="24"/>
          <w:szCs w:val="24"/>
        </w:rPr>
        <w:t xml:space="preserve"> = </w:t>
      </w:r>
      <w:bookmarkEnd w:id="301"/>
      <w:r w:rsidR="000544F7">
        <w:rPr>
          <w:rFonts w:eastAsia="SimSun" w:cs="Times New Roman"/>
          <w:sz w:val="24"/>
          <w:szCs w:val="24"/>
        </w:rPr>
        <w:t>2668.5</w:t>
      </w:r>
      <w:r w:rsidRPr="003149BC">
        <w:rPr>
          <w:rFonts w:eastAsia="SimSun" w:cs="Times New Roman"/>
          <w:sz w:val="24"/>
          <w:szCs w:val="24"/>
        </w:rPr>
        <w:t xml:space="preserve">. </w:t>
      </w:r>
      <w:r w:rsidRPr="007761AA">
        <w:rPr>
          <w:rFonts w:eastAsia="SimSun" w:cs="Times New Roman"/>
          <w:b/>
          <w:sz w:val="24"/>
          <w:szCs w:val="24"/>
        </w:rPr>
        <w:t xml:space="preserve">Paired </w:t>
      </w:r>
      <w:r w:rsidRPr="007761AA">
        <w:rPr>
          <w:rFonts w:eastAsia="SimSun" w:cs="Times New Roman"/>
          <w:b/>
          <w:i/>
          <w:sz w:val="24"/>
          <w:szCs w:val="24"/>
        </w:rPr>
        <w:t>t</w:t>
      </w:r>
      <w:r w:rsidRPr="007761AA">
        <w:rPr>
          <w:rFonts w:eastAsia="SimSun" w:cs="Times New Roman"/>
          <w:b/>
          <w:sz w:val="24"/>
          <w:szCs w:val="24"/>
        </w:rPr>
        <w:t xml:space="preserve"> tests showed that good-self association (</w:t>
      </w:r>
      <w:r w:rsidR="005E6C8E" w:rsidRPr="007761AA">
        <w:rPr>
          <w:rFonts w:eastAsia="SimSun" w:cs="Times New Roman"/>
          <w:b/>
          <w:sz w:val="24"/>
          <w:szCs w:val="24"/>
        </w:rPr>
        <w:t xml:space="preserve">680 </w:t>
      </w:r>
      <w:r w:rsidRPr="007761AA">
        <w:rPr>
          <w:rFonts w:eastAsia="SimSun" w:cs="Times New Roman"/>
          <w:b/>
          <w:sz w:val="24"/>
          <w:szCs w:val="24"/>
        </w:rPr>
        <w:t xml:space="preserve">± </w:t>
      </w:r>
      <w:r w:rsidR="00BE4A61" w:rsidRPr="007761AA">
        <w:rPr>
          <w:rFonts w:eastAsia="SimSun" w:cs="Times New Roman"/>
          <w:b/>
          <w:sz w:val="24"/>
          <w:szCs w:val="24"/>
        </w:rPr>
        <w:t>6</w:t>
      </w:r>
      <w:r w:rsidR="000544F7" w:rsidRPr="007761AA">
        <w:rPr>
          <w:rFonts w:eastAsia="SimSun" w:cs="Times New Roman"/>
          <w:b/>
          <w:sz w:val="24"/>
          <w:szCs w:val="24"/>
        </w:rPr>
        <w:t>5</w:t>
      </w:r>
      <w:r w:rsidR="005E6C8E" w:rsidRPr="007761AA">
        <w:rPr>
          <w:rFonts w:eastAsia="SimSun" w:cs="Times New Roman"/>
          <w:b/>
          <w:sz w:val="24"/>
          <w:szCs w:val="24"/>
        </w:rPr>
        <w:t>.7</w:t>
      </w:r>
      <w:r w:rsidRPr="007761AA">
        <w:rPr>
          <w:rFonts w:eastAsia="SimSun" w:cs="Times New Roman"/>
          <w:b/>
          <w:sz w:val="24"/>
          <w:szCs w:val="24"/>
        </w:rPr>
        <w:t xml:space="preserve">) were </w:t>
      </w:r>
      <w:r w:rsidR="00811175" w:rsidRPr="007761AA">
        <w:rPr>
          <w:rFonts w:eastAsia="SimSun" w:cs="Times New Roman"/>
          <w:b/>
          <w:sz w:val="24"/>
          <w:szCs w:val="24"/>
        </w:rPr>
        <w:t xml:space="preserve">faster than </w:t>
      </w:r>
      <w:r w:rsidRPr="007761AA">
        <w:rPr>
          <w:rFonts w:eastAsia="SimSun" w:cs="Times New Roman"/>
          <w:b/>
          <w:sz w:val="24"/>
          <w:szCs w:val="24"/>
        </w:rPr>
        <w:t>bad-self associations</w:t>
      </w:r>
      <w:r w:rsidR="00BE4A61" w:rsidRPr="007761AA">
        <w:rPr>
          <w:rFonts w:eastAsia="SimSun" w:cs="Times New Roman"/>
          <w:b/>
          <w:sz w:val="24"/>
          <w:szCs w:val="24"/>
        </w:rPr>
        <w:t xml:space="preserve"> (</w:t>
      </w:r>
      <w:r w:rsidR="005E6C8E" w:rsidRPr="007761AA">
        <w:rPr>
          <w:rFonts w:eastAsia="SimSun" w:cs="Times New Roman"/>
          <w:b/>
          <w:sz w:val="24"/>
          <w:szCs w:val="24"/>
        </w:rPr>
        <w:t xml:space="preserve">720  </w:t>
      </w:r>
      <w:r w:rsidRPr="007761AA">
        <w:rPr>
          <w:rFonts w:eastAsia="SimSun" w:cs="Times New Roman"/>
          <w:b/>
          <w:sz w:val="24"/>
          <w:szCs w:val="24"/>
        </w:rPr>
        <w:t xml:space="preserve">± </w:t>
      </w:r>
      <w:r w:rsidR="00BE4A61" w:rsidRPr="007761AA">
        <w:rPr>
          <w:rFonts w:eastAsia="SimSun" w:cs="Times New Roman"/>
          <w:b/>
          <w:sz w:val="24"/>
          <w:szCs w:val="24"/>
        </w:rPr>
        <w:t>6</w:t>
      </w:r>
      <w:r w:rsidR="005E6C8E" w:rsidRPr="007761AA">
        <w:rPr>
          <w:rFonts w:eastAsia="SimSun" w:cs="Times New Roman"/>
          <w:b/>
          <w:sz w:val="24"/>
          <w:szCs w:val="24"/>
        </w:rPr>
        <w:t>0.2</w:t>
      </w:r>
      <w:r w:rsidRPr="007761AA">
        <w:rPr>
          <w:rFonts w:eastAsia="SimSun" w:cs="Times New Roman"/>
          <w:b/>
          <w:sz w:val="24"/>
          <w:szCs w:val="24"/>
        </w:rPr>
        <w:t>)</w:t>
      </w:r>
      <w:r w:rsidR="0005575A" w:rsidRPr="007761AA">
        <w:rPr>
          <w:rFonts w:eastAsia="SimSun" w:cs="Times New Roman"/>
          <w:b/>
          <w:sz w:val="24"/>
          <w:szCs w:val="24"/>
        </w:rPr>
        <w:t xml:space="preserve">, </w:t>
      </w:r>
      <w:r w:rsidRPr="007761AA">
        <w:rPr>
          <w:rFonts w:eastAsia="SimSun" w:cs="Times New Roman"/>
          <w:b/>
          <w:i/>
          <w:sz w:val="24"/>
          <w:szCs w:val="24"/>
        </w:rPr>
        <w:t>t</w:t>
      </w:r>
      <w:r w:rsidR="00BE4A61" w:rsidRPr="007761AA">
        <w:rPr>
          <w:rFonts w:eastAsia="SimSun" w:cs="Times New Roman"/>
          <w:b/>
          <w:sz w:val="24"/>
          <w:szCs w:val="24"/>
        </w:rPr>
        <w:t>(</w:t>
      </w:r>
      <w:r w:rsidR="009B3CB5" w:rsidRPr="007761AA">
        <w:rPr>
          <w:rFonts w:eastAsia="SimSun" w:cs="Times New Roman"/>
          <w:b/>
          <w:sz w:val="24"/>
          <w:szCs w:val="24"/>
        </w:rPr>
        <w:t>44</w:t>
      </w:r>
      <w:r w:rsidRPr="007761AA">
        <w:rPr>
          <w:rFonts w:eastAsia="SimSun" w:cs="Times New Roman"/>
          <w:b/>
          <w:sz w:val="24"/>
          <w:szCs w:val="24"/>
        </w:rPr>
        <w:t>) = -</w:t>
      </w:r>
      <w:r w:rsidR="009B3CB5" w:rsidRPr="007761AA">
        <w:rPr>
          <w:rFonts w:eastAsia="SimSun" w:cs="Times New Roman"/>
          <w:b/>
          <w:sz w:val="24"/>
          <w:szCs w:val="24"/>
        </w:rPr>
        <w:t>4.22</w:t>
      </w:r>
      <w:r w:rsidRPr="007761AA">
        <w:rPr>
          <w:rFonts w:eastAsia="SimSun" w:cs="Times New Roman"/>
          <w:b/>
          <w:sz w:val="24"/>
          <w:szCs w:val="24"/>
        </w:rPr>
        <w:t xml:space="preserve">, </w:t>
      </w:r>
      <w:r w:rsidRPr="007761AA">
        <w:rPr>
          <w:rFonts w:eastAsia="SimSun" w:cs="Times New Roman"/>
          <w:b/>
          <w:i/>
          <w:sz w:val="24"/>
          <w:szCs w:val="24"/>
        </w:rPr>
        <w:t>p</w:t>
      </w:r>
      <w:r w:rsidRPr="007761AA">
        <w:rPr>
          <w:rFonts w:eastAsia="SimSun" w:cs="Times New Roman"/>
          <w:b/>
          <w:sz w:val="24"/>
          <w:szCs w:val="24"/>
        </w:rPr>
        <w:t xml:space="preserve"> </w:t>
      </w:r>
      <w:r w:rsidR="00811175" w:rsidRPr="007761AA">
        <w:rPr>
          <w:rFonts w:eastAsia="SimSun" w:cs="Times New Roman"/>
          <w:b/>
          <w:sz w:val="24"/>
          <w:szCs w:val="24"/>
        </w:rPr>
        <w:t>&lt;</w:t>
      </w:r>
      <w:r w:rsidR="009B3CB5" w:rsidRPr="007761AA">
        <w:rPr>
          <w:rFonts w:eastAsia="SimSun" w:cs="Times New Roman"/>
          <w:b/>
          <w:sz w:val="24"/>
          <w:szCs w:val="24"/>
        </w:rPr>
        <w:t xml:space="preserve"> </w:t>
      </w:r>
      <w:r w:rsidRPr="007761AA">
        <w:rPr>
          <w:rFonts w:eastAsia="SimSun" w:cs="Times New Roman"/>
          <w:b/>
          <w:sz w:val="24"/>
          <w:szCs w:val="24"/>
        </w:rPr>
        <w:t>.00</w:t>
      </w:r>
      <w:r w:rsidR="00993019" w:rsidRPr="007761AA">
        <w:rPr>
          <w:rFonts w:eastAsia="SimSun" w:cs="Times New Roman"/>
          <w:b/>
          <w:sz w:val="24"/>
          <w:szCs w:val="24"/>
        </w:rPr>
        <w:t>1</w:t>
      </w:r>
      <w:r w:rsidRPr="007761AA">
        <w:rPr>
          <w:rFonts w:eastAsia="SimSun" w:cs="Times New Roman"/>
          <w:b/>
          <w:sz w:val="24"/>
          <w:szCs w:val="24"/>
        </w:rPr>
        <w:t xml:space="preserve">, </w:t>
      </w:r>
      <w:r w:rsidRPr="007761AA">
        <w:rPr>
          <w:rFonts w:eastAsia="SimSun" w:cs="Times New Roman"/>
          <w:b/>
          <w:color w:val="0000FF"/>
          <w:sz w:val="24"/>
          <w:szCs w:val="24"/>
        </w:rPr>
        <w:t xml:space="preserve">Cohen’s </w:t>
      </w:r>
      <w:r w:rsidRPr="007761AA">
        <w:rPr>
          <w:rFonts w:eastAsia="SimSun" w:cs="Times New Roman"/>
          <w:b/>
          <w:i/>
          <w:color w:val="0000FF"/>
          <w:sz w:val="24"/>
          <w:szCs w:val="24"/>
        </w:rPr>
        <w:t>d</w:t>
      </w:r>
      <w:r w:rsidRPr="007761AA">
        <w:rPr>
          <w:rFonts w:eastAsia="SimSun" w:cs="Times New Roman"/>
          <w:b/>
          <w:color w:val="0000FF"/>
          <w:sz w:val="24"/>
          <w:szCs w:val="24"/>
        </w:rPr>
        <w:t xml:space="preserve"> = -0.</w:t>
      </w:r>
      <w:r w:rsidR="00BE4A61" w:rsidRPr="007761AA">
        <w:rPr>
          <w:rFonts w:eastAsia="SimSun" w:cs="Times New Roman"/>
          <w:b/>
          <w:color w:val="0000FF"/>
          <w:sz w:val="24"/>
          <w:szCs w:val="24"/>
        </w:rPr>
        <w:t>6</w:t>
      </w:r>
      <w:r w:rsidR="009B3CB5" w:rsidRPr="007761AA">
        <w:rPr>
          <w:rFonts w:eastAsia="SimSun" w:cs="Times New Roman"/>
          <w:b/>
          <w:color w:val="0000FF"/>
          <w:sz w:val="24"/>
          <w:szCs w:val="24"/>
        </w:rPr>
        <w:t>29</w:t>
      </w:r>
      <w:r w:rsidRPr="007761AA">
        <w:rPr>
          <w:rFonts w:eastAsia="SimSun" w:cs="Times New Roman"/>
          <w:b/>
          <w:color w:val="0000FF"/>
          <w:sz w:val="24"/>
          <w:szCs w:val="24"/>
        </w:rPr>
        <w:t xml:space="preserve"> CI [</w:t>
      </w:r>
      <w:r w:rsidR="00BE4A61" w:rsidRPr="007761AA">
        <w:rPr>
          <w:rFonts w:eastAsia="SimSun" w:cs="Times New Roman"/>
          <w:b/>
          <w:color w:val="0000FF"/>
          <w:sz w:val="24"/>
          <w:szCs w:val="24"/>
        </w:rPr>
        <w:t>-</w:t>
      </w:r>
      <w:r w:rsidR="009B3CB5" w:rsidRPr="007761AA">
        <w:rPr>
          <w:rFonts w:eastAsia="SimSun" w:cs="Times New Roman"/>
          <w:b/>
          <w:color w:val="0000FF"/>
          <w:sz w:val="24"/>
          <w:szCs w:val="24"/>
        </w:rPr>
        <w:t>0.</w:t>
      </w:r>
      <w:r w:rsidR="00811175" w:rsidRPr="007761AA">
        <w:rPr>
          <w:rFonts w:eastAsia="SimSun" w:cs="Times New Roman"/>
          <w:b/>
          <w:color w:val="0000FF"/>
          <w:sz w:val="24"/>
          <w:szCs w:val="24"/>
        </w:rPr>
        <w:t xml:space="preserve">947 </w:t>
      </w:r>
      <w:r w:rsidR="00BE4A61" w:rsidRPr="007761AA">
        <w:rPr>
          <w:rFonts w:eastAsia="SimSun" w:cs="Times New Roman"/>
          <w:b/>
          <w:color w:val="0000FF"/>
          <w:sz w:val="24"/>
          <w:szCs w:val="24"/>
        </w:rPr>
        <w:t>-</w:t>
      </w:r>
      <w:r w:rsidR="009B3CB5" w:rsidRPr="007761AA">
        <w:rPr>
          <w:rFonts w:eastAsia="SimSun" w:cs="Times New Roman"/>
          <w:b/>
          <w:color w:val="0000FF"/>
          <w:sz w:val="24"/>
          <w:szCs w:val="24"/>
        </w:rPr>
        <w:t>0.</w:t>
      </w:r>
      <w:r w:rsidR="000544F7" w:rsidRPr="007761AA">
        <w:rPr>
          <w:rFonts w:eastAsia="SimSun" w:cs="Times New Roman"/>
          <w:b/>
          <w:color w:val="0000FF"/>
          <w:sz w:val="24"/>
          <w:szCs w:val="24"/>
        </w:rPr>
        <w:t>306</w:t>
      </w:r>
      <w:r w:rsidRPr="007761AA">
        <w:rPr>
          <w:rFonts w:eastAsia="SimSun" w:cs="Times New Roman"/>
          <w:b/>
          <w:color w:val="0000FF"/>
          <w:sz w:val="24"/>
          <w:szCs w:val="24"/>
        </w:rPr>
        <w:t>]</w:t>
      </w:r>
      <w:r w:rsidR="001E44B4" w:rsidRPr="007761AA">
        <w:rPr>
          <w:rFonts w:eastAsia="SimSun" w:cs="Times New Roman"/>
          <w:b/>
          <w:color w:val="0000FF"/>
          <w:sz w:val="24"/>
          <w:szCs w:val="24"/>
        </w:rPr>
        <w:t xml:space="preserve">, </w:t>
      </w:r>
      <w:r w:rsidR="001E44B4" w:rsidRPr="007761AA">
        <w:rPr>
          <w:rFonts w:eastAsia="SimSun" w:cs="Times New Roman"/>
          <w:b/>
          <w:sz w:val="24"/>
          <w:szCs w:val="24"/>
        </w:rPr>
        <w:t>BF</w:t>
      </w:r>
      <w:r w:rsidR="001E44B4" w:rsidRPr="007761AA">
        <w:rPr>
          <w:rFonts w:eastAsia="SimSun" w:cs="Times New Roman"/>
          <w:b/>
          <w:sz w:val="24"/>
          <w:szCs w:val="24"/>
          <w:vertAlign w:val="subscript"/>
        </w:rPr>
        <w:t>10</w:t>
      </w:r>
      <w:r w:rsidR="001E44B4" w:rsidRPr="007761AA">
        <w:rPr>
          <w:rFonts w:eastAsia="SimSun" w:cs="Times New Roman"/>
          <w:b/>
          <w:sz w:val="24"/>
          <w:szCs w:val="24"/>
        </w:rPr>
        <w:t xml:space="preserve"> = </w:t>
      </w:r>
      <w:r w:rsidR="00490CB7" w:rsidRPr="007761AA">
        <w:rPr>
          <w:rFonts w:eastAsia="SimSun" w:cs="Times New Roman"/>
          <w:b/>
          <w:sz w:val="24"/>
          <w:szCs w:val="24"/>
        </w:rPr>
        <w:t>200</w:t>
      </w:r>
      <w:r w:rsidRPr="007761AA">
        <w:rPr>
          <w:rFonts w:eastAsia="SimSun" w:cs="Times New Roman"/>
          <w:b/>
          <w:sz w:val="24"/>
          <w:szCs w:val="24"/>
        </w:rPr>
        <w:t xml:space="preserve">, and  </w:t>
      </w:r>
      <w:r w:rsidR="008D57DE" w:rsidRPr="007761AA">
        <w:rPr>
          <w:rFonts w:eastAsia="SimSun" w:cs="Times New Roman"/>
          <w:b/>
          <w:sz w:val="24"/>
          <w:szCs w:val="24"/>
        </w:rPr>
        <w:t>neutral</w:t>
      </w:r>
      <w:r w:rsidRPr="007761AA">
        <w:rPr>
          <w:rFonts w:eastAsia="SimSun" w:cs="Times New Roman"/>
          <w:b/>
          <w:sz w:val="24"/>
          <w:szCs w:val="24"/>
        </w:rPr>
        <w:t xml:space="preserve">-self </w:t>
      </w:r>
      <w:r w:rsidR="00BE4A61" w:rsidRPr="007761AA">
        <w:rPr>
          <w:rFonts w:eastAsia="SimSun" w:cs="Times New Roman"/>
          <w:b/>
          <w:sz w:val="24"/>
          <w:szCs w:val="24"/>
        </w:rPr>
        <w:t>association (</w:t>
      </w:r>
      <w:r w:rsidR="005E6C8E" w:rsidRPr="007761AA">
        <w:rPr>
          <w:rFonts w:eastAsia="SimSun" w:cs="Times New Roman"/>
          <w:b/>
          <w:sz w:val="24"/>
          <w:szCs w:val="24"/>
        </w:rPr>
        <w:t xml:space="preserve">712 </w:t>
      </w:r>
      <w:r w:rsidRPr="007761AA">
        <w:rPr>
          <w:rFonts w:eastAsia="SimSun" w:cs="Times New Roman"/>
          <w:b/>
          <w:sz w:val="24"/>
          <w:szCs w:val="24"/>
        </w:rPr>
        <w:t xml:space="preserve">± </w:t>
      </w:r>
      <w:r w:rsidR="00BE4A61" w:rsidRPr="007761AA">
        <w:rPr>
          <w:rFonts w:eastAsia="SimSun" w:cs="Times New Roman"/>
          <w:b/>
          <w:sz w:val="24"/>
          <w:szCs w:val="24"/>
        </w:rPr>
        <w:t>5</w:t>
      </w:r>
      <w:r w:rsidR="005E6C8E" w:rsidRPr="007761AA">
        <w:rPr>
          <w:rFonts w:eastAsia="SimSun" w:cs="Times New Roman"/>
          <w:b/>
          <w:sz w:val="24"/>
          <w:szCs w:val="24"/>
        </w:rPr>
        <w:t>4.9</w:t>
      </w:r>
      <w:r w:rsidRPr="007761AA">
        <w:rPr>
          <w:rFonts w:eastAsia="SimSun" w:cs="Times New Roman"/>
          <w:b/>
          <w:sz w:val="24"/>
          <w:szCs w:val="24"/>
        </w:rPr>
        <w:t>)</w:t>
      </w:r>
      <w:r w:rsidR="0005575A" w:rsidRPr="007761AA">
        <w:rPr>
          <w:rFonts w:eastAsia="SimSun" w:cs="Times New Roman"/>
          <w:b/>
          <w:sz w:val="24"/>
          <w:szCs w:val="24"/>
        </w:rPr>
        <w:t>,</w:t>
      </w:r>
      <w:r w:rsidRPr="007761AA">
        <w:rPr>
          <w:rFonts w:eastAsia="SimSun" w:cs="Times New Roman"/>
          <w:b/>
          <w:sz w:val="24"/>
          <w:szCs w:val="24"/>
        </w:rPr>
        <w:t xml:space="preserve"> </w:t>
      </w:r>
      <w:r w:rsidRPr="007761AA">
        <w:rPr>
          <w:rFonts w:eastAsia="SimSun" w:cs="Times New Roman"/>
          <w:b/>
          <w:i/>
          <w:sz w:val="24"/>
          <w:szCs w:val="24"/>
        </w:rPr>
        <w:t>t</w:t>
      </w:r>
      <w:r w:rsidR="00BE4A61" w:rsidRPr="007761AA">
        <w:rPr>
          <w:rFonts w:eastAsia="SimSun" w:cs="Times New Roman"/>
          <w:b/>
          <w:sz w:val="24"/>
          <w:szCs w:val="24"/>
        </w:rPr>
        <w:t>(</w:t>
      </w:r>
      <w:r w:rsidR="009B3CB5" w:rsidRPr="007761AA">
        <w:rPr>
          <w:rFonts w:eastAsia="SimSun" w:cs="Times New Roman"/>
          <w:b/>
          <w:sz w:val="24"/>
          <w:szCs w:val="24"/>
        </w:rPr>
        <w:t>44</w:t>
      </w:r>
      <w:r w:rsidRPr="007761AA">
        <w:rPr>
          <w:rFonts w:eastAsia="SimSun" w:cs="Times New Roman"/>
          <w:b/>
          <w:sz w:val="24"/>
          <w:szCs w:val="24"/>
        </w:rPr>
        <w:t>) = -</w:t>
      </w:r>
      <w:r w:rsidR="00BE4A61" w:rsidRPr="007761AA">
        <w:rPr>
          <w:rFonts w:eastAsia="SimSun" w:cs="Times New Roman"/>
          <w:b/>
          <w:sz w:val="24"/>
          <w:szCs w:val="24"/>
        </w:rPr>
        <w:t>4.6</w:t>
      </w:r>
      <w:r w:rsidR="009B3CB5" w:rsidRPr="007761AA">
        <w:rPr>
          <w:rFonts w:eastAsia="SimSun" w:cs="Times New Roman"/>
          <w:b/>
          <w:sz w:val="24"/>
          <w:szCs w:val="24"/>
        </w:rPr>
        <w:t>7</w:t>
      </w:r>
      <w:r w:rsidRPr="007761AA">
        <w:rPr>
          <w:rFonts w:eastAsia="SimSun" w:cs="Times New Roman"/>
          <w:b/>
          <w:sz w:val="24"/>
          <w:szCs w:val="24"/>
        </w:rPr>
        <w:t xml:space="preserve">, </w:t>
      </w:r>
      <w:r w:rsidRPr="007761AA">
        <w:rPr>
          <w:rFonts w:eastAsia="SimSun" w:cs="Times New Roman"/>
          <w:b/>
          <w:i/>
          <w:sz w:val="24"/>
          <w:szCs w:val="24"/>
        </w:rPr>
        <w:t>p</w:t>
      </w:r>
      <w:r w:rsidRPr="007761AA">
        <w:rPr>
          <w:rFonts w:eastAsia="SimSun" w:cs="Times New Roman"/>
          <w:b/>
          <w:sz w:val="24"/>
          <w:szCs w:val="24"/>
        </w:rPr>
        <w:t xml:space="preserve"> </w:t>
      </w:r>
      <w:r w:rsidR="00811175" w:rsidRPr="007761AA">
        <w:rPr>
          <w:rFonts w:eastAsia="SimSun" w:cs="Times New Roman"/>
          <w:b/>
          <w:sz w:val="24"/>
          <w:szCs w:val="24"/>
        </w:rPr>
        <w:t>&lt;</w:t>
      </w:r>
      <w:r w:rsidR="009B3CB5" w:rsidRPr="007761AA">
        <w:rPr>
          <w:rFonts w:eastAsia="SimSun" w:cs="Times New Roman"/>
          <w:b/>
          <w:sz w:val="24"/>
          <w:szCs w:val="24"/>
        </w:rPr>
        <w:t xml:space="preserve"> </w:t>
      </w:r>
      <w:r w:rsidRPr="007761AA">
        <w:rPr>
          <w:rFonts w:eastAsia="SimSun" w:cs="Times New Roman"/>
          <w:b/>
          <w:sz w:val="24"/>
          <w:szCs w:val="24"/>
        </w:rPr>
        <w:t>0.00</w:t>
      </w:r>
      <w:r w:rsidR="00811175" w:rsidRPr="007761AA">
        <w:rPr>
          <w:rFonts w:eastAsia="SimSun" w:cs="Times New Roman"/>
          <w:b/>
          <w:sz w:val="24"/>
          <w:szCs w:val="24"/>
        </w:rPr>
        <w:t>1</w:t>
      </w:r>
      <w:r w:rsidR="00BE4A61" w:rsidRPr="007761AA">
        <w:rPr>
          <w:rFonts w:eastAsia="SimSun" w:cs="Times New Roman"/>
          <w:b/>
          <w:sz w:val="24"/>
          <w:szCs w:val="24"/>
        </w:rPr>
        <w:t xml:space="preserve">, </w:t>
      </w:r>
      <w:r w:rsidRPr="007761AA">
        <w:rPr>
          <w:rFonts w:eastAsia="SimSun" w:cs="Times New Roman"/>
          <w:b/>
          <w:color w:val="0000FF"/>
          <w:sz w:val="24"/>
          <w:szCs w:val="24"/>
        </w:rPr>
        <w:t xml:space="preserve">Cohen’s </w:t>
      </w:r>
      <w:r w:rsidRPr="007761AA">
        <w:rPr>
          <w:rFonts w:eastAsia="SimSun" w:cs="Times New Roman"/>
          <w:b/>
          <w:i/>
          <w:color w:val="0000FF"/>
          <w:sz w:val="24"/>
          <w:szCs w:val="24"/>
        </w:rPr>
        <w:t>d</w:t>
      </w:r>
      <w:r w:rsidRPr="007761AA">
        <w:rPr>
          <w:rFonts w:eastAsia="SimSun" w:cs="Times New Roman"/>
          <w:b/>
          <w:color w:val="0000FF"/>
          <w:sz w:val="24"/>
          <w:szCs w:val="24"/>
        </w:rPr>
        <w:t xml:space="preserve"> = </w:t>
      </w:r>
      <w:r w:rsidR="009B3CB5" w:rsidRPr="007761AA">
        <w:rPr>
          <w:rFonts w:eastAsia="SimSun" w:cs="Times New Roman"/>
          <w:b/>
          <w:color w:val="0000FF"/>
          <w:sz w:val="24"/>
          <w:szCs w:val="24"/>
        </w:rPr>
        <w:t>-0.696</w:t>
      </w:r>
      <w:r w:rsidRPr="007761AA">
        <w:rPr>
          <w:rFonts w:eastAsia="SimSun" w:cs="Times New Roman"/>
          <w:b/>
          <w:sz w:val="24"/>
          <w:szCs w:val="24"/>
        </w:rPr>
        <w:t xml:space="preserve">, </w:t>
      </w:r>
      <w:r w:rsidRPr="007761AA">
        <w:rPr>
          <w:rFonts w:eastAsia="SimSun" w:cs="Times New Roman"/>
          <w:b/>
          <w:color w:val="0000FF"/>
          <w:sz w:val="24"/>
          <w:szCs w:val="24"/>
        </w:rPr>
        <w:t>95% CI [-</w:t>
      </w:r>
      <w:r w:rsidR="009B3CB5" w:rsidRPr="007761AA">
        <w:rPr>
          <w:rFonts w:eastAsia="SimSun" w:cs="Times New Roman"/>
          <w:b/>
          <w:color w:val="0000FF"/>
          <w:sz w:val="24"/>
          <w:szCs w:val="24"/>
        </w:rPr>
        <w:t>1.0</w:t>
      </w:r>
      <w:r w:rsidR="00B153DA" w:rsidRPr="007761AA">
        <w:rPr>
          <w:rFonts w:eastAsia="SimSun" w:cs="Times New Roman"/>
          <w:b/>
          <w:color w:val="0000FF"/>
          <w:sz w:val="24"/>
          <w:szCs w:val="24"/>
        </w:rPr>
        <w:t>19</w:t>
      </w:r>
      <w:r w:rsidRPr="007761AA">
        <w:rPr>
          <w:rFonts w:eastAsia="SimSun" w:cs="Times New Roman"/>
          <w:b/>
          <w:color w:val="0000FF"/>
          <w:sz w:val="24"/>
          <w:szCs w:val="24"/>
        </w:rPr>
        <w:t xml:space="preserve"> -</w:t>
      </w:r>
      <w:r w:rsidR="009B3CB5" w:rsidRPr="007761AA">
        <w:rPr>
          <w:rFonts w:eastAsia="SimSun" w:cs="Times New Roman"/>
          <w:b/>
          <w:color w:val="0000FF"/>
          <w:sz w:val="24"/>
          <w:szCs w:val="24"/>
        </w:rPr>
        <w:t>0.3</w:t>
      </w:r>
      <w:r w:rsidR="00B153DA" w:rsidRPr="007761AA">
        <w:rPr>
          <w:rFonts w:eastAsia="SimSun" w:cs="Times New Roman"/>
          <w:b/>
          <w:color w:val="0000FF"/>
          <w:sz w:val="24"/>
          <w:szCs w:val="24"/>
        </w:rPr>
        <w:t>67</w:t>
      </w:r>
      <w:r w:rsidRPr="007761AA">
        <w:rPr>
          <w:rFonts w:eastAsia="SimSun" w:cs="Times New Roman"/>
          <w:b/>
          <w:color w:val="0000FF"/>
          <w:sz w:val="24"/>
          <w:szCs w:val="24"/>
        </w:rPr>
        <w:t>]</w:t>
      </w:r>
      <w:r w:rsidR="001E44B4" w:rsidRPr="007761AA">
        <w:rPr>
          <w:rFonts w:eastAsia="SimSun" w:cs="Times New Roman"/>
          <w:b/>
          <w:color w:val="0000FF"/>
          <w:sz w:val="24"/>
          <w:szCs w:val="24"/>
        </w:rPr>
        <w:t xml:space="preserve">, </w:t>
      </w:r>
      <w:r w:rsidR="001E44B4" w:rsidRPr="007761AA">
        <w:rPr>
          <w:rFonts w:eastAsia="SimSun" w:cs="Times New Roman"/>
          <w:b/>
          <w:sz w:val="24"/>
          <w:szCs w:val="24"/>
        </w:rPr>
        <w:t>BF</w:t>
      </w:r>
      <w:r w:rsidR="001E44B4" w:rsidRPr="007761AA">
        <w:rPr>
          <w:rFonts w:eastAsia="SimSun" w:cs="Times New Roman"/>
          <w:b/>
          <w:sz w:val="24"/>
          <w:szCs w:val="24"/>
          <w:vertAlign w:val="subscript"/>
        </w:rPr>
        <w:t>10</w:t>
      </w:r>
      <w:r w:rsidR="001E44B4" w:rsidRPr="007761AA">
        <w:rPr>
          <w:rFonts w:eastAsia="SimSun" w:cs="Times New Roman"/>
          <w:b/>
          <w:sz w:val="24"/>
          <w:szCs w:val="24"/>
        </w:rPr>
        <w:t xml:space="preserve"> = </w:t>
      </w:r>
      <w:r w:rsidR="00490CB7" w:rsidRPr="007761AA">
        <w:rPr>
          <w:rFonts w:eastAsia="SimSun" w:cs="Times New Roman"/>
          <w:b/>
          <w:sz w:val="24"/>
          <w:szCs w:val="24"/>
        </w:rPr>
        <w:t>745.3</w:t>
      </w:r>
      <w:r w:rsidRPr="007761AA">
        <w:rPr>
          <w:rFonts w:eastAsia="SimSun" w:cs="Times New Roman"/>
          <w:b/>
          <w:sz w:val="24"/>
          <w:szCs w:val="24"/>
        </w:rPr>
        <w:t>.</w:t>
      </w:r>
      <w:r w:rsidRPr="003149BC">
        <w:rPr>
          <w:rFonts w:eastAsia="SimSun" w:cs="Times New Roman"/>
          <w:sz w:val="24"/>
          <w:szCs w:val="24"/>
        </w:rPr>
        <w:t xml:space="preserve"> </w:t>
      </w:r>
      <w:r>
        <w:rPr>
          <w:rFonts w:eastAsia="SimSun" w:cs="Times New Roman"/>
          <w:sz w:val="24"/>
          <w:szCs w:val="24"/>
        </w:rPr>
        <w:t>T</w:t>
      </w:r>
      <w:r w:rsidRPr="003149BC">
        <w:rPr>
          <w:rFonts w:eastAsia="SimSun" w:cs="Times New Roman"/>
          <w:sz w:val="24"/>
          <w:szCs w:val="24"/>
        </w:rPr>
        <w:t xml:space="preserve">he </w:t>
      </w:r>
      <w:r w:rsidR="0005575A">
        <w:rPr>
          <w:rFonts w:eastAsia="SimSun" w:cs="Times New Roman"/>
          <w:sz w:val="24"/>
          <w:szCs w:val="24"/>
        </w:rPr>
        <w:t>neutral</w:t>
      </w:r>
      <w:r w:rsidRPr="003149BC">
        <w:rPr>
          <w:rFonts w:eastAsia="SimSun" w:cs="Times New Roman"/>
          <w:sz w:val="24"/>
          <w:szCs w:val="24"/>
        </w:rPr>
        <w:t>-self and bad-self association</w:t>
      </w:r>
      <w:r>
        <w:rPr>
          <w:rFonts w:eastAsia="SimSun" w:cs="Times New Roman"/>
          <w:sz w:val="24"/>
          <w:szCs w:val="24"/>
        </w:rPr>
        <w:t>s did not</w:t>
      </w:r>
      <w:r w:rsidRPr="003149BC">
        <w:rPr>
          <w:rFonts w:eastAsia="SimSun" w:cs="Times New Roman"/>
          <w:sz w:val="24"/>
          <w:szCs w:val="24"/>
        </w:rPr>
        <w:t xml:space="preserve"> differ</w:t>
      </w:r>
      <w:r w:rsidR="0005575A">
        <w:rPr>
          <w:rFonts w:eastAsia="SimSun" w:cs="Times New Roman"/>
          <w:sz w:val="24"/>
          <w:szCs w:val="24"/>
        </w:rPr>
        <w:t xml:space="preserve">, </w:t>
      </w:r>
      <w:proofErr w:type="gramStart"/>
      <w:r w:rsidRPr="0021134B">
        <w:rPr>
          <w:rFonts w:eastAsia="SimSun" w:cs="Times New Roman"/>
          <w:i/>
          <w:sz w:val="24"/>
          <w:szCs w:val="24"/>
        </w:rPr>
        <w:t>t</w:t>
      </w:r>
      <w:r w:rsidR="00BE4A61">
        <w:rPr>
          <w:rFonts w:eastAsia="SimSun" w:cs="Times New Roman"/>
          <w:sz w:val="24"/>
          <w:szCs w:val="24"/>
        </w:rPr>
        <w:t>(</w:t>
      </w:r>
      <w:proofErr w:type="gramEnd"/>
      <w:r w:rsidR="009B3CB5">
        <w:rPr>
          <w:rFonts w:eastAsia="SimSun" w:cs="Times New Roman"/>
          <w:sz w:val="24"/>
          <w:szCs w:val="24"/>
        </w:rPr>
        <w:t>44</w:t>
      </w:r>
      <w:r w:rsidR="00BE4A61">
        <w:rPr>
          <w:rFonts w:eastAsia="SimSun" w:cs="Times New Roman"/>
          <w:sz w:val="24"/>
          <w:szCs w:val="24"/>
        </w:rPr>
        <w:t xml:space="preserve">) = </w:t>
      </w:r>
      <w:r w:rsidR="001E44B4">
        <w:rPr>
          <w:rFonts w:eastAsia="SimSun" w:cs="Times New Roman"/>
          <w:sz w:val="24"/>
          <w:szCs w:val="24"/>
        </w:rPr>
        <w:t>-</w:t>
      </w:r>
      <w:r w:rsidR="009B3CB5">
        <w:rPr>
          <w:rFonts w:eastAsia="SimSun" w:cs="Times New Roman"/>
          <w:sz w:val="24"/>
          <w:szCs w:val="24"/>
        </w:rPr>
        <w:t>1.04</w:t>
      </w:r>
      <w:r w:rsidRPr="003149BC">
        <w:rPr>
          <w:rFonts w:eastAsia="SimSun" w:cs="Times New Roman"/>
          <w:sz w:val="24"/>
          <w:szCs w:val="24"/>
        </w:rPr>
        <w:t xml:space="preserve">, </w:t>
      </w:r>
      <w:r w:rsidRPr="0021134B">
        <w:rPr>
          <w:rFonts w:eastAsia="SimSun" w:cs="Times New Roman"/>
          <w:i/>
          <w:sz w:val="24"/>
          <w:szCs w:val="24"/>
        </w:rPr>
        <w:t>p</w:t>
      </w:r>
      <w:r w:rsidR="00BE4A61">
        <w:rPr>
          <w:rFonts w:eastAsia="SimSun" w:cs="Times New Roman"/>
          <w:sz w:val="24"/>
          <w:szCs w:val="24"/>
        </w:rPr>
        <w:t xml:space="preserve"> = .</w:t>
      </w:r>
      <w:r w:rsidR="009B3CB5">
        <w:rPr>
          <w:rFonts w:eastAsia="SimSun" w:cs="Times New Roman"/>
          <w:sz w:val="24"/>
          <w:szCs w:val="24"/>
        </w:rPr>
        <w:t>31</w:t>
      </w:r>
      <w:r w:rsidRPr="003149BC">
        <w:rPr>
          <w:rFonts w:eastAsia="SimSun" w:cs="Times New Roman"/>
          <w:sz w:val="24"/>
          <w:szCs w:val="24"/>
        </w:rPr>
        <w:t xml:space="preserve">, </w:t>
      </w:r>
      <w:r w:rsidRPr="00DD6A14">
        <w:rPr>
          <w:rFonts w:eastAsia="SimSun" w:cs="Times New Roman"/>
          <w:color w:val="0000CC"/>
          <w:sz w:val="24"/>
          <w:szCs w:val="24"/>
        </w:rPr>
        <w:t xml:space="preserve">Cohen’s </w:t>
      </w:r>
      <w:r w:rsidRPr="00DD6A14">
        <w:rPr>
          <w:rFonts w:eastAsia="SimSun" w:cs="Times New Roman"/>
          <w:i/>
          <w:color w:val="0000CC"/>
          <w:sz w:val="24"/>
          <w:szCs w:val="24"/>
        </w:rPr>
        <w:t>d</w:t>
      </w:r>
      <w:r w:rsidRPr="00DD6A14">
        <w:rPr>
          <w:rFonts w:eastAsia="SimSun" w:cs="Times New Roman"/>
          <w:color w:val="0000CC"/>
          <w:sz w:val="24"/>
          <w:szCs w:val="24"/>
        </w:rPr>
        <w:t xml:space="preserve"> = </w:t>
      </w:r>
      <w:r w:rsidR="001E44B4">
        <w:rPr>
          <w:rFonts w:eastAsia="SimSun" w:cs="Times New Roman"/>
          <w:color w:val="0000CC"/>
          <w:sz w:val="24"/>
          <w:szCs w:val="24"/>
        </w:rPr>
        <w:t>-</w:t>
      </w:r>
      <w:r w:rsidRPr="00DD6A14">
        <w:rPr>
          <w:rFonts w:eastAsia="SimSun" w:cs="Times New Roman"/>
          <w:color w:val="0000CC"/>
          <w:sz w:val="24"/>
          <w:szCs w:val="24"/>
        </w:rPr>
        <w:t>0.</w:t>
      </w:r>
      <w:r w:rsidR="009B3CB5">
        <w:rPr>
          <w:rFonts w:eastAsia="SimSun" w:cs="Times New Roman"/>
          <w:color w:val="0000CC"/>
          <w:sz w:val="24"/>
          <w:szCs w:val="24"/>
        </w:rPr>
        <w:t>155</w:t>
      </w:r>
      <w:r w:rsidRPr="00DD6A14">
        <w:rPr>
          <w:rFonts w:eastAsia="SimSun" w:cs="Times New Roman"/>
          <w:color w:val="0000CC"/>
          <w:sz w:val="24"/>
          <w:szCs w:val="24"/>
        </w:rPr>
        <w:t xml:space="preserve">, </w:t>
      </w:r>
      <w:r w:rsidR="008F5881" w:rsidRPr="00DD6A14">
        <w:rPr>
          <w:rFonts w:eastAsia="SimSun" w:cs="Times New Roman"/>
          <w:color w:val="0000CC"/>
          <w:sz w:val="24"/>
          <w:szCs w:val="24"/>
        </w:rPr>
        <w:t>95%</w:t>
      </w:r>
      <w:r w:rsidRPr="00DD6A14">
        <w:rPr>
          <w:rFonts w:eastAsia="SimSun" w:cs="Times New Roman"/>
          <w:color w:val="0000CC"/>
          <w:sz w:val="24"/>
          <w:szCs w:val="24"/>
        </w:rPr>
        <w:t>CI [</w:t>
      </w:r>
      <w:r w:rsidR="009B3CB5">
        <w:rPr>
          <w:rFonts w:eastAsia="SimSun" w:cs="Times New Roman"/>
          <w:color w:val="0000CC"/>
          <w:sz w:val="24"/>
          <w:szCs w:val="24"/>
        </w:rPr>
        <w:t>-0.</w:t>
      </w:r>
      <w:r w:rsidR="001E44B4">
        <w:rPr>
          <w:rFonts w:eastAsia="SimSun" w:cs="Times New Roman"/>
          <w:color w:val="0000CC"/>
          <w:sz w:val="24"/>
          <w:szCs w:val="24"/>
        </w:rPr>
        <w:t>44</w:t>
      </w:r>
      <w:r w:rsidR="00811175">
        <w:rPr>
          <w:rFonts w:eastAsia="SimSun" w:cs="Times New Roman"/>
          <w:color w:val="0000CC"/>
          <w:sz w:val="24"/>
          <w:szCs w:val="24"/>
        </w:rPr>
        <w:t>8</w:t>
      </w:r>
      <w:r w:rsidR="009B3CB5">
        <w:rPr>
          <w:rFonts w:eastAsia="SimSun" w:cs="Times New Roman"/>
          <w:color w:val="0000CC"/>
          <w:sz w:val="24"/>
          <w:szCs w:val="24"/>
        </w:rPr>
        <w:t xml:space="preserve"> 0.</w:t>
      </w:r>
      <w:r w:rsidR="001E44B4">
        <w:rPr>
          <w:rFonts w:eastAsia="SimSun" w:cs="Times New Roman"/>
          <w:color w:val="0000CC"/>
          <w:sz w:val="24"/>
          <w:szCs w:val="24"/>
        </w:rPr>
        <w:t>14</w:t>
      </w:r>
      <w:r w:rsidRPr="00DD6A14">
        <w:rPr>
          <w:rFonts w:eastAsia="SimSun" w:cs="Times New Roman"/>
          <w:color w:val="0000CC"/>
          <w:sz w:val="24"/>
          <w:szCs w:val="24"/>
        </w:rPr>
        <w:t>]</w:t>
      </w:r>
      <w:r w:rsidR="001E44B4">
        <w:rPr>
          <w:rFonts w:eastAsia="SimSun" w:cs="Times New Roman"/>
          <w:color w:val="0000CC"/>
          <w:sz w:val="24"/>
          <w:szCs w:val="24"/>
        </w:rPr>
        <w:t xml:space="preserve">, </w:t>
      </w:r>
      <w:r w:rsidR="001E44B4">
        <w:rPr>
          <w:rFonts w:eastAsia="SimSun" w:cs="Times New Roman"/>
          <w:sz w:val="24"/>
          <w:szCs w:val="24"/>
        </w:rPr>
        <w:t>BF</w:t>
      </w:r>
      <w:r w:rsidR="001E44B4" w:rsidRPr="00ED2139">
        <w:rPr>
          <w:rFonts w:eastAsia="SimSun" w:cs="Times New Roman"/>
          <w:sz w:val="24"/>
          <w:szCs w:val="24"/>
          <w:vertAlign w:val="subscript"/>
        </w:rPr>
        <w:t>10</w:t>
      </w:r>
      <w:r w:rsidR="001E44B4">
        <w:rPr>
          <w:rFonts w:eastAsia="SimSun" w:cs="Times New Roman"/>
          <w:sz w:val="24"/>
          <w:szCs w:val="24"/>
        </w:rPr>
        <w:t xml:space="preserve"> =</w:t>
      </w:r>
      <w:r w:rsidR="00490CB7">
        <w:rPr>
          <w:rFonts w:eastAsia="SimSun" w:cs="Times New Roman"/>
          <w:sz w:val="24"/>
          <w:szCs w:val="24"/>
        </w:rPr>
        <w:t xml:space="preserve"> 0.267</w:t>
      </w:r>
      <w:r w:rsidRPr="00DD6A14">
        <w:rPr>
          <w:rFonts w:eastAsia="SimSun" w:cs="Times New Roman"/>
          <w:color w:val="0000CC"/>
          <w:sz w:val="24"/>
          <w:szCs w:val="24"/>
        </w:rPr>
        <w:t>.</w:t>
      </w:r>
      <w:r w:rsidRPr="003149BC">
        <w:rPr>
          <w:rFonts w:eastAsia="SimSun" w:cs="Times New Roman"/>
          <w:sz w:val="24"/>
          <w:szCs w:val="24"/>
        </w:rPr>
        <w:t xml:space="preserve"> R</w:t>
      </w:r>
      <w:r>
        <w:rPr>
          <w:rFonts w:eastAsia="SimSun" w:cs="Times New Roman"/>
          <w:sz w:val="24"/>
          <w:szCs w:val="24"/>
        </w:rPr>
        <w:t xml:space="preserve">Ts </w:t>
      </w:r>
      <w:r w:rsidR="00811175">
        <w:rPr>
          <w:rFonts w:eastAsia="SimSun" w:cs="Times New Roman"/>
          <w:sz w:val="24"/>
          <w:szCs w:val="24"/>
        </w:rPr>
        <w:t>in</w:t>
      </w:r>
      <w:r>
        <w:rPr>
          <w:rFonts w:eastAsia="SimSun" w:cs="Times New Roman"/>
          <w:sz w:val="24"/>
          <w:szCs w:val="24"/>
        </w:rPr>
        <w:t xml:space="preserve"> </w:t>
      </w:r>
      <w:r w:rsidRPr="003149BC">
        <w:rPr>
          <w:rFonts w:eastAsia="SimSun" w:cs="Times New Roman"/>
          <w:sz w:val="24"/>
          <w:szCs w:val="24"/>
        </w:rPr>
        <w:t>good-self</w:t>
      </w:r>
      <w:r w:rsidR="00811175">
        <w:rPr>
          <w:rFonts w:eastAsia="SimSun" w:cs="Times New Roman"/>
          <w:sz w:val="24"/>
          <w:szCs w:val="24"/>
        </w:rPr>
        <w:t xml:space="preserve"> condition</w:t>
      </w:r>
      <w:r>
        <w:rPr>
          <w:rFonts w:eastAsia="SimSun" w:cs="Times New Roman"/>
          <w:sz w:val="24"/>
          <w:szCs w:val="24"/>
        </w:rPr>
        <w:t xml:space="preserve"> were</w:t>
      </w:r>
      <w:r w:rsidRPr="003149BC">
        <w:rPr>
          <w:rFonts w:eastAsia="SimSun" w:cs="Times New Roman"/>
          <w:sz w:val="24"/>
          <w:szCs w:val="24"/>
        </w:rPr>
        <w:t xml:space="preserve"> facilitate</w:t>
      </w:r>
      <w:r>
        <w:rPr>
          <w:rFonts w:eastAsia="SimSun" w:cs="Times New Roman"/>
          <w:sz w:val="24"/>
          <w:szCs w:val="24"/>
        </w:rPr>
        <w:t xml:space="preserve">d but without performance being impaired for bad-self associations (relative to the </w:t>
      </w:r>
      <w:del w:id="302" w:author="Hu, C-P" w:date="2019-03-26T08:44:00Z">
        <w:r w:rsidDel="00E01150">
          <w:rPr>
            <w:rFonts w:eastAsia="SimSun" w:cs="Times New Roman"/>
            <w:sz w:val="24"/>
            <w:szCs w:val="24"/>
          </w:rPr>
          <w:delText xml:space="preserve">normal </w:delText>
        </w:r>
      </w:del>
      <w:ins w:id="303" w:author="Hu, C-P" w:date="2019-03-26T08:44:00Z">
        <w:r w:rsidR="00E01150">
          <w:rPr>
            <w:rFonts w:eastAsia="SimSun" w:cs="Times New Roman"/>
            <w:sz w:val="24"/>
            <w:szCs w:val="24"/>
          </w:rPr>
          <w:t xml:space="preserve">neutral </w:t>
        </w:r>
      </w:ins>
      <w:proofErr w:type="gramStart"/>
      <w:r>
        <w:rPr>
          <w:rFonts w:eastAsia="SimSun" w:cs="Times New Roman"/>
          <w:sz w:val="24"/>
          <w:szCs w:val="24"/>
        </w:rPr>
        <w:t>self)</w:t>
      </w:r>
      <w:r w:rsidRPr="003149BC">
        <w:rPr>
          <w:rFonts w:eastAsia="SimSun" w:cs="Times New Roman"/>
          <w:sz w:val="24"/>
          <w:szCs w:val="24"/>
        </w:rPr>
        <w:t>(</w:t>
      </w:r>
      <w:proofErr w:type="gramEnd"/>
      <w:r w:rsidRPr="003149BC">
        <w:rPr>
          <w:rFonts w:eastAsia="SimSun" w:cs="Times New Roman"/>
          <w:sz w:val="24"/>
          <w:szCs w:val="24"/>
        </w:rPr>
        <w:t xml:space="preserve">see Figure </w:t>
      </w:r>
      <w:r>
        <w:rPr>
          <w:rFonts w:eastAsia="SimSun" w:cs="Times New Roman"/>
          <w:sz w:val="24"/>
          <w:szCs w:val="24"/>
        </w:rPr>
        <w:t>5</w:t>
      </w:r>
      <w:r w:rsidRPr="003149BC">
        <w:rPr>
          <w:rFonts w:eastAsia="SimSun" w:cs="Times New Roman"/>
          <w:sz w:val="24"/>
          <w:szCs w:val="24"/>
        </w:rPr>
        <w:t xml:space="preserve">). </w:t>
      </w:r>
    </w:p>
    <w:p w14:paraId="65E11736" w14:textId="34721333" w:rsidR="00B9221A" w:rsidRDefault="00B9221A" w:rsidP="00E026D2">
      <w:pPr>
        <w:spacing w:line="480" w:lineRule="auto"/>
        <w:ind w:firstLine="720"/>
        <w:jc w:val="left"/>
        <w:rPr>
          <w:rFonts w:eastAsia="SimSun" w:cs="Times New Roman"/>
          <w:sz w:val="24"/>
          <w:szCs w:val="24"/>
        </w:rPr>
      </w:pPr>
      <w:r w:rsidRPr="003149BC">
        <w:rPr>
          <w:rFonts w:eastAsia="SimSun" w:cs="Times New Roman"/>
          <w:sz w:val="24"/>
          <w:szCs w:val="24"/>
        </w:rPr>
        <w:t xml:space="preserve">For </w:t>
      </w:r>
      <w:r>
        <w:rPr>
          <w:rFonts w:eastAsia="SimSun" w:cs="Times New Roman"/>
          <w:sz w:val="24"/>
          <w:szCs w:val="24"/>
        </w:rPr>
        <w:t>the stranger</w:t>
      </w:r>
      <w:r w:rsidRPr="003149BC">
        <w:rPr>
          <w:rFonts w:eastAsia="SimSun" w:cs="Times New Roman"/>
          <w:sz w:val="24"/>
          <w:szCs w:val="24"/>
        </w:rPr>
        <w:t xml:space="preserve"> condition, the main effect of moral </w:t>
      </w:r>
      <w:r>
        <w:rPr>
          <w:rFonts w:eastAsia="SimSun" w:cs="Times New Roman"/>
          <w:sz w:val="24"/>
          <w:szCs w:val="24"/>
        </w:rPr>
        <w:t>valence</w:t>
      </w:r>
      <w:r w:rsidR="007D26EB">
        <w:rPr>
          <w:rFonts w:eastAsia="SimSun" w:cs="Times New Roman"/>
          <w:sz w:val="24"/>
          <w:szCs w:val="24"/>
        </w:rPr>
        <w:t xml:space="preserve"> </w:t>
      </w:r>
      <w:proofErr w:type="gramStart"/>
      <w:r w:rsidR="007D26EB">
        <w:rPr>
          <w:rFonts w:eastAsia="SimSun" w:cs="Times New Roman"/>
          <w:sz w:val="24"/>
          <w:szCs w:val="24"/>
        </w:rPr>
        <w:t xml:space="preserve">was </w:t>
      </w:r>
      <w:r w:rsidRPr="003149BC">
        <w:rPr>
          <w:rFonts w:eastAsia="SimSun" w:cs="Times New Roman"/>
          <w:sz w:val="24"/>
          <w:szCs w:val="24"/>
        </w:rPr>
        <w:t xml:space="preserve"> </w:t>
      </w:r>
      <w:r w:rsidR="00811175">
        <w:rPr>
          <w:rFonts w:eastAsia="SimSun" w:cs="Times New Roman"/>
          <w:sz w:val="24"/>
          <w:szCs w:val="24"/>
        </w:rPr>
        <w:t>also</w:t>
      </w:r>
      <w:proofErr w:type="gramEnd"/>
      <w:r w:rsidR="00811175">
        <w:rPr>
          <w:rFonts w:eastAsia="SimSun" w:cs="Times New Roman"/>
          <w:sz w:val="24"/>
          <w:szCs w:val="24"/>
        </w:rPr>
        <w:t xml:space="preserve"> </w:t>
      </w:r>
      <w:r w:rsidRPr="003149BC">
        <w:rPr>
          <w:rFonts w:eastAsia="SimSun" w:cs="Times New Roman"/>
          <w:sz w:val="24"/>
          <w:szCs w:val="24"/>
        </w:rPr>
        <w:t xml:space="preserve">significant, </w:t>
      </w:r>
      <w:r w:rsidRPr="0021134B">
        <w:rPr>
          <w:rFonts w:eastAsia="SimSun" w:cs="Times New Roman"/>
          <w:i/>
          <w:sz w:val="24"/>
          <w:szCs w:val="24"/>
        </w:rPr>
        <w:t>F</w:t>
      </w:r>
      <w:r w:rsidRPr="003149BC">
        <w:rPr>
          <w:rFonts w:eastAsia="SimSun" w:cs="Times New Roman"/>
          <w:sz w:val="24"/>
          <w:szCs w:val="24"/>
        </w:rPr>
        <w:t>(</w:t>
      </w:r>
      <w:r>
        <w:rPr>
          <w:rFonts w:eastAsia="SimSun" w:cs="Times New Roman"/>
          <w:sz w:val="24"/>
          <w:szCs w:val="24"/>
        </w:rPr>
        <w:t>2,</w:t>
      </w:r>
      <w:r w:rsidR="0095584E">
        <w:rPr>
          <w:rFonts w:eastAsia="SimSun" w:cs="Times New Roman"/>
          <w:sz w:val="24"/>
          <w:szCs w:val="24"/>
        </w:rPr>
        <w:t>88</w:t>
      </w:r>
      <w:r w:rsidR="007D26EB">
        <w:rPr>
          <w:rFonts w:eastAsia="SimSun" w:cs="Times New Roman"/>
          <w:sz w:val="24"/>
          <w:szCs w:val="24"/>
        </w:rPr>
        <w:t xml:space="preserve">) = </w:t>
      </w:r>
      <w:r w:rsidR="00D26E1F">
        <w:rPr>
          <w:rFonts w:eastAsia="SimSun" w:cs="Times New Roman"/>
          <w:sz w:val="24"/>
          <w:szCs w:val="24"/>
        </w:rPr>
        <w:t>7.09</w:t>
      </w:r>
      <w:r w:rsidRPr="003149BC">
        <w:rPr>
          <w:rFonts w:eastAsia="SimSun" w:cs="Times New Roman"/>
          <w:sz w:val="24"/>
          <w:szCs w:val="24"/>
        </w:rPr>
        <w:t xml:space="preserve">, </w:t>
      </w:r>
      <w:r w:rsidRPr="0021134B">
        <w:rPr>
          <w:rFonts w:eastAsia="SimSun" w:cs="Times New Roman"/>
          <w:i/>
          <w:sz w:val="24"/>
          <w:szCs w:val="24"/>
        </w:rPr>
        <w:t>p</w:t>
      </w:r>
      <w:r w:rsidR="00BE4A61">
        <w:rPr>
          <w:rFonts w:eastAsia="SimSun" w:cs="Times New Roman"/>
          <w:sz w:val="24"/>
          <w:szCs w:val="24"/>
        </w:rPr>
        <w:t xml:space="preserve"> = </w:t>
      </w:r>
      <w:r w:rsidR="007D26EB">
        <w:rPr>
          <w:rFonts w:eastAsia="SimSun" w:cs="Times New Roman"/>
          <w:sz w:val="24"/>
          <w:szCs w:val="24"/>
        </w:rPr>
        <w:t>0.</w:t>
      </w:r>
      <w:r w:rsidR="00811175">
        <w:rPr>
          <w:rFonts w:eastAsia="SimSun" w:cs="Times New Roman"/>
          <w:sz w:val="24"/>
          <w:szCs w:val="24"/>
        </w:rPr>
        <w:t>0018</w:t>
      </w:r>
      <w:r w:rsidR="007D26EB">
        <w:rPr>
          <w:rFonts w:eastAsia="SimSun" w:cs="Times New Roman"/>
          <w:sz w:val="24"/>
          <w:szCs w:val="24"/>
        </w:rPr>
        <w:t>,</w:t>
      </w:r>
      <w:r>
        <w:rPr>
          <w:rFonts w:eastAsia="SimSun" w:cs="Times New Roman"/>
          <w:sz w:val="24"/>
          <w:szCs w:val="24"/>
        </w:rPr>
        <w:t xml:space="preserve"> </w:t>
      </w:r>
      <w:r w:rsidR="00BA3F62" w:rsidRPr="008523A3">
        <w:rPr>
          <w:rFonts w:eastAsia="SimSun" w:cs="Times New Roman"/>
          <w:bCs/>
          <w:i/>
          <w:iCs/>
          <w:sz w:val="24"/>
          <w:szCs w:val="24"/>
        </w:rPr>
        <w:t>ω</w:t>
      </w:r>
      <w:r w:rsidR="00BA3F62" w:rsidRPr="00F849C1">
        <w:rPr>
          <w:rFonts w:eastAsia="SimSun" w:cs="Times New Roman"/>
          <w:color w:val="0000FF"/>
          <w:sz w:val="24"/>
          <w:szCs w:val="24"/>
        </w:rPr>
        <w:t>²</w:t>
      </w:r>
      <w:r w:rsidR="008F5881" w:rsidRPr="003149BC">
        <w:rPr>
          <w:rFonts w:eastAsia="SimSun" w:cs="Times New Roman"/>
          <w:sz w:val="24"/>
          <w:szCs w:val="24"/>
        </w:rPr>
        <w:t xml:space="preserve">  =</w:t>
      </w:r>
      <w:r w:rsidR="00811175">
        <w:rPr>
          <w:rFonts w:eastAsia="SimSun" w:cs="Times New Roman"/>
          <w:sz w:val="24"/>
          <w:szCs w:val="24"/>
        </w:rPr>
        <w:t xml:space="preserve"> 0.037</w:t>
      </w:r>
      <w:r w:rsidR="008F5881" w:rsidRPr="003149BC">
        <w:rPr>
          <w:rFonts w:eastAsia="SimSun" w:cs="Times New Roman"/>
          <w:sz w:val="24"/>
          <w:szCs w:val="24"/>
        </w:rPr>
        <w:t>,</w:t>
      </w:r>
      <w:r w:rsidR="008E34CB">
        <w:rPr>
          <w:rFonts w:eastAsia="SimSun" w:cs="Times New Roman"/>
          <w:color w:val="0000FF"/>
          <w:sz w:val="24"/>
          <w:szCs w:val="24"/>
        </w:rPr>
        <w:t xml:space="preserve"> </w:t>
      </w:r>
      <w:r w:rsidR="008E34CB">
        <w:rPr>
          <w:rFonts w:eastAsia="SimSun" w:cs="Times New Roman"/>
          <w:sz w:val="24"/>
          <w:szCs w:val="24"/>
        </w:rPr>
        <w:t>BF</w:t>
      </w:r>
      <w:r w:rsidR="008E34CB" w:rsidRPr="00ED2139">
        <w:rPr>
          <w:rFonts w:eastAsia="SimSun" w:cs="Times New Roman"/>
          <w:sz w:val="24"/>
          <w:szCs w:val="24"/>
          <w:vertAlign w:val="subscript"/>
        </w:rPr>
        <w:t>10</w:t>
      </w:r>
      <w:r w:rsidR="008E34CB">
        <w:rPr>
          <w:rFonts w:eastAsia="SimSun" w:cs="Times New Roman"/>
          <w:sz w:val="24"/>
          <w:szCs w:val="24"/>
        </w:rPr>
        <w:t xml:space="preserve"> = </w:t>
      </w:r>
      <w:r w:rsidR="00811175">
        <w:rPr>
          <w:rFonts w:eastAsia="SimSun" w:cs="Times New Roman"/>
          <w:sz w:val="24"/>
          <w:szCs w:val="24"/>
        </w:rPr>
        <w:t>21</w:t>
      </w:r>
      <w:r w:rsidR="008F5881">
        <w:rPr>
          <w:rFonts w:eastAsia="SimSun" w:cs="Times New Roman"/>
          <w:color w:val="0000FF"/>
          <w:sz w:val="24"/>
          <w:szCs w:val="24"/>
        </w:rPr>
        <w:t xml:space="preserve">. </w:t>
      </w:r>
      <w:r w:rsidR="00136BBE">
        <w:rPr>
          <w:rFonts w:eastAsia="SimSun" w:cs="Times New Roman"/>
          <w:color w:val="0000FF"/>
          <w:sz w:val="24"/>
          <w:szCs w:val="24"/>
        </w:rPr>
        <w:t xml:space="preserve">The RT for </w:t>
      </w:r>
      <w:r w:rsidR="00136BBE">
        <w:rPr>
          <w:rFonts w:eastAsia="SimSun" w:cs="Times New Roman"/>
          <w:sz w:val="24"/>
          <w:szCs w:val="24"/>
        </w:rPr>
        <w:t>good</w:t>
      </w:r>
      <w:r w:rsidR="00136BBE">
        <w:rPr>
          <w:rFonts w:eastAsia="SimSun" w:cs="Times New Roman"/>
          <w:color w:val="0000FF"/>
          <w:sz w:val="24"/>
          <w:szCs w:val="24"/>
        </w:rPr>
        <w:t>-</w:t>
      </w:r>
      <w:r w:rsidR="008F5881">
        <w:rPr>
          <w:rFonts w:eastAsia="SimSun" w:cs="Times New Roman"/>
          <w:color w:val="0000FF"/>
          <w:sz w:val="24"/>
          <w:szCs w:val="24"/>
        </w:rPr>
        <w:t xml:space="preserve">other </w:t>
      </w:r>
      <w:r w:rsidR="00136BBE">
        <w:rPr>
          <w:rFonts w:eastAsia="SimSun" w:cs="Times New Roman"/>
          <w:color w:val="0000FF"/>
          <w:sz w:val="24"/>
          <w:szCs w:val="24"/>
        </w:rPr>
        <w:t xml:space="preserve">association condition </w:t>
      </w:r>
      <w:r w:rsidR="008F5881">
        <w:rPr>
          <w:rFonts w:eastAsia="SimSun" w:cs="Times New Roman"/>
          <w:color w:val="0000FF"/>
          <w:sz w:val="24"/>
          <w:szCs w:val="24"/>
        </w:rPr>
        <w:t>(</w:t>
      </w:r>
      <w:r w:rsidR="005E6C8E">
        <w:rPr>
          <w:rFonts w:eastAsia="SimSun" w:cs="Times New Roman"/>
          <w:color w:val="0000FF"/>
          <w:sz w:val="24"/>
          <w:szCs w:val="24"/>
        </w:rPr>
        <w:t xml:space="preserve">688 </w:t>
      </w:r>
      <w:r w:rsidR="008F5881">
        <w:rPr>
          <w:rFonts w:eastAsia="SimSun" w:cs="Times New Roman"/>
          <w:sz w:val="24"/>
          <w:szCs w:val="24"/>
        </w:rPr>
        <w:t>±</w:t>
      </w:r>
      <w:r w:rsidR="005E6C8E">
        <w:rPr>
          <w:rFonts w:eastAsia="SimSun" w:cs="Times New Roman"/>
          <w:sz w:val="24"/>
          <w:szCs w:val="24"/>
        </w:rPr>
        <w:t xml:space="preserve"> 66.9</w:t>
      </w:r>
      <w:r w:rsidR="008F5881">
        <w:rPr>
          <w:rFonts w:eastAsia="SimSun" w:cs="Times New Roman"/>
          <w:sz w:val="24"/>
          <w:szCs w:val="24"/>
        </w:rPr>
        <w:t xml:space="preserve">) </w:t>
      </w:r>
      <w:r w:rsidR="00136BBE">
        <w:rPr>
          <w:rFonts w:eastAsia="SimSun" w:cs="Times New Roman"/>
          <w:sz w:val="24"/>
          <w:szCs w:val="24"/>
        </w:rPr>
        <w:t xml:space="preserve">is faster than the </w:t>
      </w:r>
      <w:r w:rsidR="00457412">
        <w:rPr>
          <w:rFonts w:eastAsia="SimSun" w:cs="Times New Roman"/>
          <w:color w:val="0000FF"/>
          <w:sz w:val="24"/>
          <w:szCs w:val="24"/>
        </w:rPr>
        <w:t>bad</w:t>
      </w:r>
      <w:r w:rsidR="00136BBE">
        <w:rPr>
          <w:rFonts w:eastAsia="SimSun" w:cs="Times New Roman"/>
          <w:sz w:val="24"/>
          <w:szCs w:val="24"/>
        </w:rPr>
        <w:t>-</w:t>
      </w:r>
      <w:r w:rsidR="008F5881">
        <w:rPr>
          <w:rFonts w:eastAsia="SimSun" w:cs="Times New Roman"/>
          <w:sz w:val="24"/>
          <w:szCs w:val="24"/>
        </w:rPr>
        <w:t>other</w:t>
      </w:r>
      <w:r w:rsidR="00136BBE">
        <w:rPr>
          <w:rFonts w:eastAsia="SimSun" w:cs="Times New Roman"/>
          <w:sz w:val="24"/>
          <w:szCs w:val="24"/>
        </w:rPr>
        <w:t xml:space="preserve"> association condition</w:t>
      </w:r>
      <w:r w:rsidR="008F5881">
        <w:rPr>
          <w:rFonts w:eastAsia="SimSun" w:cs="Times New Roman"/>
          <w:sz w:val="24"/>
          <w:szCs w:val="24"/>
        </w:rPr>
        <w:t xml:space="preserve"> (</w:t>
      </w:r>
      <w:r w:rsidR="005E6C8E">
        <w:rPr>
          <w:rFonts w:eastAsia="SimSun" w:cs="Times New Roman"/>
          <w:sz w:val="24"/>
          <w:szCs w:val="24"/>
        </w:rPr>
        <w:t xml:space="preserve">718 </w:t>
      </w:r>
      <w:r w:rsidR="008F5881">
        <w:rPr>
          <w:rFonts w:eastAsia="SimSun" w:cs="Times New Roman"/>
          <w:sz w:val="24"/>
          <w:szCs w:val="24"/>
        </w:rPr>
        <w:t>±</w:t>
      </w:r>
      <w:r w:rsidR="005E6C8E">
        <w:rPr>
          <w:rFonts w:eastAsia="SimSun" w:cs="Times New Roman"/>
          <w:sz w:val="24"/>
          <w:szCs w:val="24"/>
        </w:rPr>
        <w:t xml:space="preserve"> 49.7</w:t>
      </w:r>
      <w:r w:rsidR="008F5881">
        <w:rPr>
          <w:rFonts w:eastAsia="SimSun" w:cs="Times New Roman"/>
          <w:sz w:val="24"/>
          <w:szCs w:val="24"/>
        </w:rPr>
        <w:t>),</w:t>
      </w:r>
      <w:r w:rsidR="008F5881" w:rsidRPr="00741D73">
        <w:rPr>
          <w:rFonts w:eastAsia="SimSun" w:cs="Times New Roman"/>
          <w:i/>
          <w:sz w:val="24"/>
          <w:szCs w:val="24"/>
        </w:rPr>
        <w:t xml:space="preserve"> </w:t>
      </w:r>
      <w:proofErr w:type="gramStart"/>
      <w:r w:rsidR="008F5881" w:rsidRPr="00741D73">
        <w:rPr>
          <w:rFonts w:eastAsia="SimSun" w:cs="Times New Roman"/>
          <w:i/>
          <w:sz w:val="24"/>
          <w:szCs w:val="24"/>
        </w:rPr>
        <w:t>t</w:t>
      </w:r>
      <w:r w:rsidR="008F5881">
        <w:rPr>
          <w:rFonts w:eastAsia="SimSun" w:cs="Times New Roman"/>
          <w:sz w:val="24"/>
          <w:szCs w:val="24"/>
        </w:rPr>
        <w:t>(</w:t>
      </w:r>
      <w:proofErr w:type="gramEnd"/>
      <w:r w:rsidR="00457412">
        <w:rPr>
          <w:rFonts w:eastAsia="SimSun" w:cs="Times New Roman"/>
          <w:sz w:val="24"/>
          <w:szCs w:val="24"/>
        </w:rPr>
        <w:t>44</w:t>
      </w:r>
      <w:r w:rsidR="008F5881">
        <w:rPr>
          <w:rFonts w:eastAsia="SimSun" w:cs="Times New Roman"/>
          <w:sz w:val="24"/>
          <w:szCs w:val="24"/>
        </w:rPr>
        <w:t>) =</w:t>
      </w:r>
      <w:r w:rsidR="00457412">
        <w:rPr>
          <w:rFonts w:eastAsia="SimSun" w:cs="Times New Roman"/>
          <w:sz w:val="24"/>
          <w:szCs w:val="24"/>
        </w:rPr>
        <w:t xml:space="preserve"> -</w:t>
      </w:r>
      <w:r w:rsidR="00D41406">
        <w:rPr>
          <w:rFonts w:eastAsia="SimSun" w:cs="Times New Roman"/>
          <w:sz w:val="24"/>
          <w:szCs w:val="24"/>
        </w:rPr>
        <w:t>3.353</w:t>
      </w:r>
      <w:r w:rsidR="008F5881">
        <w:rPr>
          <w:rFonts w:eastAsia="SimSun" w:cs="Times New Roman"/>
          <w:sz w:val="24"/>
          <w:szCs w:val="24"/>
        </w:rPr>
        <w:t xml:space="preserve">, </w:t>
      </w:r>
      <w:r w:rsidR="008F5881" w:rsidRPr="00741D73">
        <w:rPr>
          <w:rFonts w:eastAsia="SimSun" w:cs="Times New Roman"/>
          <w:i/>
          <w:sz w:val="24"/>
          <w:szCs w:val="24"/>
        </w:rPr>
        <w:t>p</w:t>
      </w:r>
      <w:r w:rsidR="008F5881">
        <w:rPr>
          <w:rFonts w:eastAsia="SimSun" w:cs="Times New Roman"/>
          <w:sz w:val="24"/>
          <w:szCs w:val="24"/>
        </w:rPr>
        <w:t xml:space="preserve"> = </w:t>
      </w:r>
      <w:r w:rsidR="00457412">
        <w:rPr>
          <w:rFonts w:eastAsia="SimSun" w:cs="Times New Roman"/>
          <w:sz w:val="24"/>
          <w:szCs w:val="24"/>
        </w:rPr>
        <w:t>0.00</w:t>
      </w:r>
      <w:r w:rsidR="00D41406">
        <w:rPr>
          <w:rFonts w:eastAsia="SimSun" w:cs="Times New Roman"/>
          <w:sz w:val="24"/>
          <w:szCs w:val="24"/>
        </w:rPr>
        <w:t>17</w:t>
      </w:r>
      <w:r w:rsidR="008F5881">
        <w:rPr>
          <w:rFonts w:eastAsia="SimSun" w:cs="Times New Roman"/>
          <w:sz w:val="24"/>
          <w:szCs w:val="24"/>
        </w:rPr>
        <w:t xml:space="preserve">, </w:t>
      </w:r>
      <w:r w:rsidR="008F5881" w:rsidRPr="00E50B5B">
        <w:rPr>
          <w:rFonts w:eastAsia="SimSun" w:cs="Times New Roman"/>
          <w:color w:val="0000CC"/>
          <w:sz w:val="24"/>
          <w:szCs w:val="24"/>
        </w:rPr>
        <w:t xml:space="preserve">Cohen’s </w:t>
      </w:r>
      <w:r w:rsidR="008F5881" w:rsidRPr="00E50B5B">
        <w:rPr>
          <w:rFonts w:eastAsia="SimSun" w:cs="Times New Roman"/>
          <w:i/>
          <w:color w:val="0000CC"/>
          <w:sz w:val="24"/>
          <w:szCs w:val="24"/>
        </w:rPr>
        <w:t>d</w:t>
      </w:r>
      <w:r w:rsidR="008F5881" w:rsidRPr="00E50B5B">
        <w:rPr>
          <w:rFonts w:eastAsia="SimSun" w:cs="Times New Roman"/>
          <w:color w:val="0000CC"/>
          <w:sz w:val="24"/>
          <w:szCs w:val="24"/>
        </w:rPr>
        <w:t xml:space="preserve"> = </w:t>
      </w:r>
      <w:r w:rsidR="00457412">
        <w:rPr>
          <w:rFonts w:eastAsia="SimSun" w:cs="Times New Roman"/>
          <w:color w:val="0000CC"/>
          <w:sz w:val="24"/>
          <w:szCs w:val="24"/>
        </w:rPr>
        <w:t>-</w:t>
      </w:r>
      <w:r w:rsidR="008F5881">
        <w:rPr>
          <w:rFonts w:eastAsia="SimSun" w:cs="Times New Roman"/>
          <w:color w:val="0000CC"/>
          <w:sz w:val="24"/>
          <w:szCs w:val="24"/>
        </w:rPr>
        <w:t>0.</w:t>
      </w:r>
      <w:r w:rsidR="00354B11">
        <w:rPr>
          <w:rFonts w:eastAsia="SimSun" w:cs="Times New Roman"/>
          <w:color w:val="0000CC"/>
          <w:sz w:val="24"/>
          <w:szCs w:val="24"/>
        </w:rPr>
        <w:t>4999</w:t>
      </w:r>
      <w:r w:rsidR="008F5881" w:rsidRPr="00E50B5B">
        <w:rPr>
          <w:rFonts w:eastAsia="SimSun" w:cs="Times New Roman"/>
          <w:color w:val="0000CC"/>
          <w:sz w:val="24"/>
          <w:szCs w:val="24"/>
        </w:rPr>
        <w:t>, 95%CI [-</w:t>
      </w:r>
      <w:r w:rsidR="00457412">
        <w:rPr>
          <w:rFonts w:eastAsia="SimSun" w:cs="Times New Roman"/>
          <w:color w:val="0000CC"/>
          <w:sz w:val="24"/>
          <w:szCs w:val="24"/>
        </w:rPr>
        <w:t>0.</w:t>
      </w:r>
      <w:r w:rsidR="00354B11">
        <w:rPr>
          <w:rFonts w:eastAsia="SimSun" w:cs="Times New Roman"/>
          <w:color w:val="0000CC"/>
          <w:sz w:val="24"/>
          <w:szCs w:val="24"/>
        </w:rPr>
        <w:t>8075</w:t>
      </w:r>
      <w:r w:rsidR="00457412">
        <w:rPr>
          <w:rFonts w:eastAsia="SimSun" w:cs="Times New Roman"/>
          <w:color w:val="0000CC"/>
          <w:sz w:val="24"/>
          <w:szCs w:val="24"/>
        </w:rPr>
        <w:t xml:space="preserve"> -0.</w:t>
      </w:r>
      <w:r w:rsidR="00354B11">
        <w:rPr>
          <w:rFonts w:eastAsia="SimSun" w:cs="Times New Roman"/>
          <w:color w:val="0000CC"/>
          <w:sz w:val="24"/>
          <w:szCs w:val="24"/>
        </w:rPr>
        <w:t>1872</w:t>
      </w:r>
      <w:r w:rsidR="008F5881" w:rsidRPr="00E50B5B">
        <w:rPr>
          <w:rFonts w:eastAsia="SimSun" w:cs="Times New Roman"/>
          <w:color w:val="0000CC"/>
          <w:sz w:val="24"/>
          <w:szCs w:val="24"/>
        </w:rPr>
        <w:t>]</w:t>
      </w:r>
      <w:r w:rsidR="00354B11">
        <w:rPr>
          <w:rFonts w:eastAsia="SimSun" w:cs="Times New Roman"/>
          <w:color w:val="0000CC"/>
          <w:sz w:val="24"/>
          <w:szCs w:val="24"/>
        </w:rPr>
        <w:t xml:space="preserve">, </w:t>
      </w:r>
      <w:r w:rsidR="00354B11">
        <w:rPr>
          <w:rFonts w:eastAsia="SimSun" w:cs="Times New Roman"/>
          <w:sz w:val="24"/>
          <w:szCs w:val="24"/>
        </w:rPr>
        <w:t>BF</w:t>
      </w:r>
      <w:r w:rsidR="00354B11" w:rsidRPr="00ED2139">
        <w:rPr>
          <w:rFonts w:eastAsia="SimSun" w:cs="Times New Roman"/>
          <w:sz w:val="24"/>
          <w:szCs w:val="24"/>
          <w:vertAlign w:val="subscript"/>
        </w:rPr>
        <w:t>10</w:t>
      </w:r>
      <w:r w:rsidR="00354B11">
        <w:rPr>
          <w:rFonts w:eastAsia="SimSun" w:cs="Times New Roman"/>
          <w:sz w:val="24"/>
          <w:szCs w:val="24"/>
        </w:rPr>
        <w:t xml:space="preserve"> = 18.84</w:t>
      </w:r>
      <w:r w:rsidR="00136BBE">
        <w:rPr>
          <w:rFonts w:eastAsia="SimSun" w:cs="Times New Roman"/>
          <w:sz w:val="24"/>
          <w:szCs w:val="24"/>
        </w:rPr>
        <w:t xml:space="preserve">. The RT for </w:t>
      </w:r>
      <w:r w:rsidR="00457412">
        <w:rPr>
          <w:rFonts w:eastAsia="SimSun" w:cs="Times New Roman"/>
          <w:sz w:val="24"/>
          <w:szCs w:val="24"/>
        </w:rPr>
        <w:t>good</w:t>
      </w:r>
      <w:r w:rsidR="00136BBE">
        <w:rPr>
          <w:rFonts w:eastAsia="SimSun" w:cs="Times New Roman"/>
          <w:sz w:val="24"/>
          <w:szCs w:val="24"/>
        </w:rPr>
        <w:t>-</w:t>
      </w:r>
      <w:r w:rsidR="008F5881">
        <w:rPr>
          <w:rFonts w:eastAsia="SimSun" w:cs="Times New Roman"/>
          <w:sz w:val="24"/>
          <w:szCs w:val="24"/>
        </w:rPr>
        <w:t>other</w:t>
      </w:r>
      <w:r w:rsidR="00136BBE">
        <w:rPr>
          <w:rFonts w:eastAsia="SimSun" w:cs="Times New Roman"/>
          <w:sz w:val="24"/>
          <w:szCs w:val="24"/>
        </w:rPr>
        <w:t xml:space="preserve"> condition is slightly faster than </w:t>
      </w:r>
      <w:r w:rsidR="008D57DE">
        <w:rPr>
          <w:rFonts w:eastAsia="SimSun" w:cs="Times New Roman"/>
          <w:sz w:val="24"/>
          <w:szCs w:val="24"/>
        </w:rPr>
        <w:t>neutral</w:t>
      </w:r>
      <w:r w:rsidR="00136BBE">
        <w:rPr>
          <w:rFonts w:eastAsia="SimSun" w:cs="Times New Roman"/>
          <w:sz w:val="24"/>
          <w:szCs w:val="24"/>
        </w:rPr>
        <w:t>-</w:t>
      </w:r>
      <w:r w:rsidR="008F5881">
        <w:rPr>
          <w:rFonts w:eastAsia="SimSun" w:cs="Times New Roman"/>
          <w:sz w:val="24"/>
          <w:szCs w:val="24"/>
        </w:rPr>
        <w:t>other</w:t>
      </w:r>
      <w:r w:rsidR="005E6C8E">
        <w:rPr>
          <w:rFonts w:eastAsia="SimSun" w:cs="Times New Roman"/>
          <w:sz w:val="24"/>
          <w:szCs w:val="24"/>
        </w:rPr>
        <w:t xml:space="preserve"> </w:t>
      </w:r>
      <w:r w:rsidR="00136BBE">
        <w:rPr>
          <w:rFonts w:eastAsia="SimSun" w:cs="Times New Roman"/>
          <w:sz w:val="24"/>
          <w:szCs w:val="24"/>
        </w:rPr>
        <w:t xml:space="preserve">condition </w:t>
      </w:r>
      <w:r w:rsidR="005E6C8E">
        <w:rPr>
          <w:rFonts w:eastAsia="SimSun" w:cs="Times New Roman"/>
          <w:sz w:val="24"/>
          <w:szCs w:val="24"/>
        </w:rPr>
        <w:t>(704 ± 57.1)</w:t>
      </w:r>
      <w:r w:rsidR="008F5881">
        <w:rPr>
          <w:rFonts w:eastAsia="SimSun" w:cs="Times New Roman"/>
          <w:sz w:val="24"/>
          <w:szCs w:val="24"/>
        </w:rPr>
        <w:t>,</w:t>
      </w:r>
      <w:r w:rsidR="00136BBE">
        <w:rPr>
          <w:rFonts w:eastAsia="SimSun" w:cs="Times New Roman"/>
          <w:sz w:val="24"/>
          <w:szCs w:val="24"/>
        </w:rPr>
        <w:t xml:space="preserve"> but the evidence is not strong,</w:t>
      </w:r>
      <w:r w:rsidR="008F5881">
        <w:rPr>
          <w:rFonts w:eastAsia="SimSun" w:cs="Times New Roman"/>
          <w:sz w:val="24"/>
          <w:szCs w:val="24"/>
        </w:rPr>
        <w:t xml:space="preserve"> </w:t>
      </w:r>
      <w:r w:rsidR="008F5881" w:rsidRPr="006404FD">
        <w:rPr>
          <w:rFonts w:eastAsia="SimSun" w:cs="Times New Roman"/>
          <w:i/>
          <w:sz w:val="24"/>
          <w:szCs w:val="24"/>
        </w:rPr>
        <w:t>t</w:t>
      </w:r>
      <w:r w:rsidR="008F5881">
        <w:rPr>
          <w:rFonts w:eastAsia="SimSun" w:cs="Times New Roman"/>
          <w:sz w:val="24"/>
          <w:szCs w:val="24"/>
        </w:rPr>
        <w:t xml:space="preserve"> (</w:t>
      </w:r>
      <w:r w:rsidR="00457412">
        <w:rPr>
          <w:rFonts w:eastAsia="SimSun" w:cs="Times New Roman"/>
          <w:sz w:val="24"/>
          <w:szCs w:val="24"/>
        </w:rPr>
        <w:t>44</w:t>
      </w:r>
      <w:r w:rsidR="008F5881">
        <w:rPr>
          <w:rFonts w:eastAsia="SimSun" w:cs="Times New Roman"/>
          <w:sz w:val="24"/>
          <w:szCs w:val="24"/>
        </w:rPr>
        <w:t xml:space="preserve">) = </w:t>
      </w:r>
      <w:r w:rsidR="00457412">
        <w:rPr>
          <w:rFonts w:eastAsia="SimSun" w:cs="Times New Roman"/>
          <w:sz w:val="24"/>
          <w:szCs w:val="24"/>
        </w:rPr>
        <w:t>-</w:t>
      </w:r>
      <w:r w:rsidR="00354B11">
        <w:rPr>
          <w:rFonts w:eastAsia="SimSun" w:cs="Times New Roman"/>
          <w:sz w:val="24"/>
          <w:szCs w:val="24"/>
        </w:rPr>
        <w:t>2.21</w:t>
      </w:r>
      <w:r w:rsidR="008F5881">
        <w:rPr>
          <w:rFonts w:eastAsia="SimSun" w:cs="Times New Roman"/>
          <w:sz w:val="24"/>
          <w:szCs w:val="24"/>
        </w:rPr>
        <w:t xml:space="preserve">, </w:t>
      </w:r>
      <w:r w:rsidR="008F5881" w:rsidRPr="003D3AB6">
        <w:rPr>
          <w:rFonts w:eastAsia="SimSun" w:cs="Times New Roman"/>
          <w:i/>
          <w:sz w:val="24"/>
          <w:szCs w:val="24"/>
        </w:rPr>
        <w:t>p</w:t>
      </w:r>
      <w:r w:rsidR="008F5881">
        <w:rPr>
          <w:rFonts w:eastAsia="SimSun" w:cs="Times New Roman"/>
          <w:sz w:val="24"/>
          <w:szCs w:val="24"/>
        </w:rPr>
        <w:t xml:space="preserve"> = 0.</w:t>
      </w:r>
      <w:r w:rsidR="00457412">
        <w:rPr>
          <w:rFonts w:eastAsia="SimSun" w:cs="Times New Roman"/>
          <w:sz w:val="24"/>
          <w:szCs w:val="24"/>
        </w:rPr>
        <w:t>0</w:t>
      </w:r>
      <w:r w:rsidR="00354B11">
        <w:rPr>
          <w:rFonts w:eastAsia="SimSun" w:cs="Times New Roman"/>
          <w:sz w:val="24"/>
          <w:szCs w:val="24"/>
        </w:rPr>
        <w:t>324</w:t>
      </w:r>
      <w:r w:rsidR="008F5881">
        <w:rPr>
          <w:rFonts w:eastAsia="SimSun" w:cs="Times New Roman"/>
          <w:sz w:val="24"/>
          <w:szCs w:val="24"/>
        </w:rPr>
        <w:t xml:space="preserve">, </w:t>
      </w:r>
      <w:r w:rsidR="008F5881" w:rsidRPr="00E50B5B">
        <w:rPr>
          <w:rFonts w:eastAsia="SimSun" w:cs="Times New Roman"/>
          <w:color w:val="0000CC"/>
          <w:sz w:val="24"/>
          <w:szCs w:val="24"/>
        </w:rPr>
        <w:t xml:space="preserve">Cohen’s </w:t>
      </w:r>
      <w:r w:rsidR="008F5881" w:rsidRPr="00E50B5B">
        <w:rPr>
          <w:rFonts w:eastAsia="SimSun" w:cs="Times New Roman"/>
          <w:i/>
          <w:color w:val="0000CC"/>
          <w:sz w:val="24"/>
          <w:szCs w:val="24"/>
        </w:rPr>
        <w:t>d</w:t>
      </w:r>
      <w:r w:rsidR="008F5881" w:rsidRPr="00E50B5B">
        <w:rPr>
          <w:rFonts w:eastAsia="SimSun" w:cs="Times New Roman"/>
          <w:color w:val="0000CC"/>
          <w:sz w:val="24"/>
          <w:szCs w:val="24"/>
        </w:rPr>
        <w:t xml:space="preserve"> = </w:t>
      </w:r>
      <w:r w:rsidR="00457412">
        <w:rPr>
          <w:rFonts w:eastAsia="SimSun" w:cs="Times New Roman"/>
          <w:color w:val="0000CC"/>
          <w:sz w:val="24"/>
          <w:szCs w:val="24"/>
        </w:rPr>
        <w:t>-0.</w:t>
      </w:r>
      <w:r w:rsidR="00354B11">
        <w:rPr>
          <w:rFonts w:eastAsia="SimSun" w:cs="Times New Roman"/>
          <w:color w:val="0000CC"/>
          <w:sz w:val="24"/>
          <w:szCs w:val="24"/>
        </w:rPr>
        <w:t>3294</w:t>
      </w:r>
      <w:r w:rsidR="008F5881" w:rsidRPr="00E50B5B">
        <w:rPr>
          <w:rFonts w:eastAsia="SimSun" w:cs="Times New Roman"/>
          <w:color w:val="0000CC"/>
          <w:sz w:val="24"/>
          <w:szCs w:val="24"/>
        </w:rPr>
        <w:t>, 95%CI [-</w:t>
      </w:r>
      <w:r w:rsidR="00354B11">
        <w:rPr>
          <w:rFonts w:eastAsia="SimSun" w:cs="Times New Roman"/>
          <w:color w:val="0000CC"/>
          <w:sz w:val="24"/>
          <w:szCs w:val="24"/>
        </w:rPr>
        <w:t xml:space="preserve">6278 </w:t>
      </w:r>
      <w:r w:rsidR="00457412">
        <w:rPr>
          <w:rFonts w:eastAsia="SimSun" w:cs="Times New Roman"/>
          <w:color w:val="0000CC"/>
          <w:sz w:val="24"/>
          <w:szCs w:val="24"/>
        </w:rPr>
        <w:t>-0.</w:t>
      </w:r>
      <w:r w:rsidR="00354B11">
        <w:rPr>
          <w:rFonts w:eastAsia="SimSun" w:cs="Times New Roman"/>
          <w:color w:val="0000CC"/>
          <w:sz w:val="24"/>
          <w:szCs w:val="24"/>
        </w:rPr>
        <w:t>0275</w:t>
      </w:r>
      <w:r w:rsidR="008F5881" w:rsidRPr="00E50B5B">
        <w:rPr>
          <w:rFonts w:eastAsia="SimSun" w:cs="Times New Roman"/>
          <w:color w:val="0000CC"/>
          <w:sz w:val="24"/>
          <w:szCs w:val="24"/>
        </w:rPr>
        <w:t>]</w:t>
      </w:r>
      <w:r w:rsidR="00354B11">
        <w:rPr>
          <w:rFonts w:eastAsia="SimSun" w:cs="Times New Roman"/>
          <w:color w:val="0000CC"/>
          <w:sz w:val="24"/>
          <w:szCs w:val="24"/>
        </w:rPr>
        <w:t xml:space="preserve">, </w:t>
      </w:r>
      <w:r w:rsidR="00354B11">
        <w:rPr>
          <w:rFonts w:eastAsia="SimSun" w:cs="Times New Roman"/>
          <w:sz w:val="24"/>
          <w:szCs w:val="24"/>
        </w:rPr>
        <w:t>BF</w:t>
      </w:r>
      <w:r w:rsidR="00354B11" w:rsidRPr="00ED2139">
        <w:rPr>
          <w:rFonts w:eastAsia="SimSun" w:cs="Times New Roman"/>
          <w:sz w:val="24"/>
          <w:szCs w:val="24"/>
          <w:vertAlign w:val="subscript"/>
        </w:rPr>
        <w:t>10</w:t>
      </w:r>
      <w:r w:rsidR="00354B11">
        <w:rPr>
          <w:rFonts w:eastAsia="SimSun" w:cs="Times New Roman"/>
          <w:sz w:val="24"/>
          <w:szCs w:val="24"/>
        </w:rPr>
        <w:t xml:space="preserve"> = 1.454</w:t>
      </w:r>
      <w:r w:rsidR="00136BBE">
        <w:rPr>
          <w:rFonts w:eastAsia="SimSun" w:cs="Times New Roman"/>
          <w:sz w:val="24"/>
          <w:szCs w:val="24"/>
        </w:rPr>
        <w:t>. While there is is no strong evidence about the differences between</w:t>
      </w:r>
      <w:r w:rsidR="008F5881">
        <w:rPr>
          <w:rFonts w:eastAsia="SimSun" w:cs="Times New Roman"/>
          <w:sz w:val="24"/>
          <w:szCs w:val="24"/>
        </w:rPr>
        <w:t xml:space="preserve"> bad</w:t>
      </w:r>
      <w:r w:rsidR="00136BBE">
        <w:rPr>
          <w:rFonts w:eastAsia="SimSun" w:cs="Times New Roman"/>
          <w:sz w:val="24"/>
          <w:szCs w:val="24"/>
        </w:rPr>
        <w:t>-</w:t>
      </w:r>
      <w:r w:rsidR="008F5881">
        <w:rPr>
          <w:rFonts w:eastAsia="SimSun" w:cs="Times New Roman"/>
          <w:sz w:val="24"/>
          <w:szCs w:val="24"/>
        </w:rPr>
        <w:t xml:space="preserve">other vs. </w:t>
      </w:r>
      <w:r w:rsidR="008D57DE">
        <w:rPr>
          <w:rFonts w:eastAsia="SimSun" w:cs="Times New Roman"/>
          <w:sz w:val="24"/>
          <w:szCs w:val="24"/>
        </w:rPr>
        <w:t>neutral</w:t>
      </w:r>
      <w:r w:rsidR="00136BBE">
        <w:rPr>
          <w:rFonts w:eastAsia="SimSun" w:cs="Times New Roman"/>
          <w:sz w:val="24"/>
          <w:szCs w:val="24"/>
        </w:rPr>
        <w:t>-</w:t>
      </w:r>
      <w:r w:rsidR="008F5881">
        <w:rPr>
          <w:rFonts w:eastAsia="SimSun" w:cs="Times New Roman"/>
          <w:sz w:val="24"/>
          <w:szCs w:val="24"/>
        </w:rPr>
        <w:t xml:space="preserve">other </w:t>
      </w:r>
      <w:r w:rsidR="00136BBE">
        <w:rPr>
          <w:rFonts w:eastAsia="SimSun" w:cs="Times New Roman"/>
          <w:sz w:val="24"/>
          <w:szCs w:val="24"/>
        </w:rPr>
        <w:t>conditions</w:t>
      </w:r>
      <w:r w:rsidR="008F5881">
        <w:rPr>
          <w:rFonts w:eastAsia="SimSun" w:cs="Times New Roman"/>
          <w:sz w:val="24"/>
          <w:szCs w:val="24"/>
        </w:rPr>
        <w:t xml:space="preserve">, </w:t>
      </w:r>
      <w:proofErr w:type="gramStart"/>
      <w:r w:rsidR="008F5881" w:rsidRPr="003D3AB6">
        <w:rPr>
          <w:rFonts w:eastAsia="SimSun" w:cs="Times New Roman"/>
          <w:i/>
          <w:sz w:val="24"/>
          <w:szCs w:val="24"/>
        </w:rPr>
        <w:t>t</w:t>
      </w:r>
      <w:r w:rsidR="008F5881">
        <w:rPr>
          <w:rFonts w:eastAsia="SimSun" w:cs="Times New Roman"/>
          <w:sz w:val="24"/>
          <w:szCs w:val="24"/>
        </w:rPr>
        <w:t>(</w:t>
      </w:r>
      <w:proofErr w:type="gramEnd"/>
      <w:r w:rsidR="000144CA">
        <w:rPr>
          <w:rFonts w:eastAsia="SimSun" w:cs="Times New Roman"/>
          <w:sz w:val="24"/>
          <w:szCs w:val="24"/>
        </w:rPr>
        <w:t>44</w:t>
      </w:r>
      <w:r w:rsidR="008F5881">
        <w:rPr>
          <w:rFonts w:eastAsia="SimSun" w:cs="Times New Roman"/>
          <w:sz w:val="24"/>
          <w:szCs w:val="24"/>
        </w:rPr>
        <w:t>) =</w:t>
      </w:r>
      <w:r w:rsidR="00136BBE">
        <w:rPr>
          <w:rFonts w:eastAsia="SimSun" w:cs="Times New Roman"/>
          <w:sz w:val="24"/>
          <w:szCs w:val="24"/>
        </w:rPr>
        <w:t xml:space="preserve"> </w:t>
      </w:r>
      <w:r w:rsidR="00354B11">
        <w:rPr>
          <w:rFonts w:eastAsia="SimSun" w:cs="Times New Roman"/>
          <w:sz w:val="24"/>
          <w:szCs w:val="24"/>
        </w:rPr>
        <w:t>-</w:t>
      </w:r>
      <w:r w:rsidR="008F5881">
        <w:rPr>
          <w:rFonts w:eastAsia="SimSun" w:cs="Times New Roman"/>
          <w:sz w:val="24"/>
          <w:szCs w:val="24"/>
        </w:rPr>
        <w:t>1.</w:t>
      </w:r>
      <w:r w:rsidR="00354B11">
        <w:rPr>
          <w:rFonts w:eastAsia="SimSun" w:cs="Times New Roman"/>
          <w:sz w:val="24"/>
          <w:szCs w:val="24"/>
        </w:rPr>
        <w:t>8267</w:t>
      </w:r>
      <w:r w:rsidR="008F5881">
        <w:rPr>
          <w:rFonts w:eastAsia="SimSun" w:cs="Times New Roman"/>
          <w:sz w:val="24"/>
          <w:szCs w:val="24"/>
        </w:rPr>
        <w:t xml:space="preserve">, </w:t>
      </w:r>
      <w:r w:rsidR="008F5881" w:rsidRPr="003D3AB6">
        <w:rPr>
          <w:rFonts w:eastAsia="SimSun" w:cs="Times New Roman"/>
          <w:i/>
          <w:sz w:val="24"/>
          <w:szCs w:val="24"/>
        </w:rPr>
        <w:t>p</w:t>
      </w:r>
      <w:r w:rsidR="008F5881">
        <w:rPr>
          <w:rFonts w:eastAsia="SimSun" w:cs="Times New Roman"/>
          <w:sz w:val="24"/>
          <w:szCs w:val="24"/>
        </w:rPr>
        <w:t xml:space="preserve"> = 0.</w:t>
      </w:r>
      <w:r w:rsidR="00354B11">
        <w:rPr>
          <w:rFonts w:eastAsia="SimSun" w:cs="Times New Roman"/>
          <w:sz w:val="24"/>
          <w:szCs w:val="24"/>
        </w:rPr>
        <w:t>0745</w:t>
      </w:r>
      <w:r w:rsidR="008F5881">
        <w:rPr>
          <w:rFonts w:eastAsia="SimSun" w:cs="Times New Roman"/>
          <w:sz w:val="24"/>
          <w:szCs w:val="24"/>
        </w:rPr>
        <w:t xml:space="preserve">, </w:t>
      </w:r>
      <w:r w:rsidR="008F5881" w:rsidRPr="00E50B5B">
        <w:rPr>
          <w:rFonts w:eastAsia="SimSun" w:cs="Times New Roman"/>
          <w:color w:val="0000CC"/>
          <w:sz w:val="24"/>
          <w:szCs w:val="24"/>
        </w:rPr>
        <w:t xml:space="preserve">Cohen’s </w:t>
      </w:r>
      <w:r w:rsidR="008F5881" w:rsidRPr="00E50B5B">
        <w:rPr>
          <w:rFonts w:eastAsia="SimSun" w:cs="Times New Roman"/>
          <w:i/>
          <w:color w:val="0000CC"/>
          <w:sz w:val="24"/>
          <w:szCs w:val="24"/>
        </w:rPr>
        <w:t>d</w:t>
      </w:r>
      <w:r w:rsidR="008F5881" w:rsidRPr="00E50B5B">
        <w:rPr>
          <w:rFonts w:eastAsia="SimSun" w:cs="Times New Roman"/>
          <w:color w:val="0000CC"/>
          <w:sz w:val="24"/>
          <w:szCs w:val="24"/>
        </w:rPr>
        <w:t xml:space="preserve"> </w:t>
      </w:r>
      <w:r w:rsidR="008F5881">
        <w:rPr>
          <w:rFonts w:eastAsia="SimSun" w:cs="Times New Roman"/>
          <w:color w:val="0000CC"/>
          <w:sz w:val="24"/>
          <w:szCs w:val="24"/>
        </w:rPr>
        <w:t xml:space="preserve">= </w:t>
      </w:r>
      <w:r w:rsidR="00354B11">
        <w:rPr>
          <w:rFonts w:eastAsia="SimSun" w:cs="Times New Roman"/>
          <w:color w:val="0000CC"/>
          <w:sz w:val="24"/>
          <w:szCs w:val="24"/>
        </w:rPr>
        <w:t>-</w:t>
      </w:r>
      <w:r w:rsidR="008F5881">
        <w:rPr>
          <w:rFonts w:eastAsia="SimSun" w:cs="Times New Roman"/>
          <w:color w:val="0000CC"/>
          <w:sz w:val="24"/>
          <w:szCs w:val="24"/>
        </w:rPr>
        <w:t>0.</w:t>
      </w:r>
      <w:r w:rsidR="00354B11">
        <w:rPr>
          <w:rFonts w:eastAsia="SimSun" w:cs="Times New Roman"/>
          <w:color w:val="0000CC"/>
          <w:sz w:val="24"/>
          <w:szCs w:val="24"/>
        </w:rPr>
        <w:t>2723</w:t>
      </w:r>
      <w:r w:rsidR="008F5881" w:rsidRPr="00E50B5B">
        <w:rPr>
          <w:rFonts w:eastAsia="SimSun" w:cs="Times New Roman"/>
          <w:color w:val="0000CC"/>
          <w:sz w:val="24"/>
          <w:szCs w:val="24"/>
        </w:rPr>
        <w:t>, 95%CI [-</w:t>
      </w:r>
      <w:r w:rsidR="000144CA">
        <w:rPr>
          <w:rFonts w:eastAsia="SimSun" w:cs="Times New Roman"/>
          <w:color w:val="0000CC"/>
          <w:sz w:val="24"/>
          <w:szCs w:val="24"/>
        </w:rPr>
        <w:t>0.</w:t>
      </w:r>
      <w:r w:rsidR="00354B11">
        <w:rPr>
          <w:rFonts w:eastAsia="SimSun" w:cs="Times New Roman"/>
          <w:color w:val="0000CC"/>
          <w:sz w:val="24"/>
          <w:szCs w:val="24"/>
        </w:rPr>
        <w:t>5685</w:t>
      </w:r>
      <w:r w:rsidR="000144CA">
        <w:rPr>
          <w:rFonts w:eastAsia="SimSun" w:cs="Times New Roman"/>
          <w:color w:val="0000CC"/>
          <w:sz w:val="24"/>
          <w:szCs w:val="24"/>
        </w:rPr>
        <w:t xml:space="preserve"> 0.</w:t>
      </w:r>
      <w:r w:rsidR="00354B11">
        <w:rPr>
          <w:rFonts w:eastAsia="SimSun" w:cs="Times New Roman"/>
          <w:color w:val="0000CC"/>
          <w:sz w:val="24"/>
          <w:szCs w:val="24"/>
        </w:rPr>
        <w:t>0268</w:t>
      </w:r>
      <w:r w:rsidR="008F5881" w:rsidRPr="00E50B5B">
        <w:rPr>
          <w:rFonts w:eastAsia="SimSun" w:cs="Times New Roman"/>
          <w:color w:val="0000CC"/>
          <w:sz w:val="24"/>
          <w:szCs w:val="24"/>
        </w:rPr>
        <w:t>]</w:t>
      </w:r>
      <w:r w:rsidR="00354B11">
        <w:rPr>
          <w:rFonts w:eastAsia="SimSun" w:cs="Times New Roman"/>
          <w:color w:val="0000CC"/>
          <w:sz w:val="24"/>
          <w:szCs w:val="24"/>
        </w:rPr>
        <w:t xml:space="preserve">, </w:t>
      </w:r>
      <w:r w:rsidR="00354B11">
        <w:rPr>
          <w:rFonts w:eastAsia="SimSun" w:cs="Times New Roman"/>
          <w:sz w:val="24"/>
          <w:szCs w:val="24"/>
        </w:rPr>
        <w:t>BF</w:t>
      </w:r>
      <w:r w:rsidR="00354B11" w:rsidRPr="00ED2139">
        <w:rPr>
          <w:rFonts w:eastAsia="SimSun" w:cs="Times New Roman"/>
          <w:sz w:val="24"/>
          <w:szCs w:val="24"/>
          <w:vertAlign w:val="subscript"/>
        </w:rPr>
        <w:t>10</w:t>
      </w:r>
      <w:r w:rsidR="00354B11">
        <w:rPr>
          <w:rFonts w:eastAsia="SimSun" w:cs="Times New Roman"/>
          <w:sz w:val="24"/>
          <w:szCs w:val="24"/>
        </w:rPr>
        <w:t xml:space="preserve"> = 0.743</w:t>
      </w:r>
      <w:r w:rsidR="008F5881" w:rsidRPr="00E50B5B">
        <w:rPr>
          <w:rFonts w:eastAsia="SimSun" w:cs="Times New Roman"/>
          <w:color w:val="0000CC"/>
          <w:sz w:val="24"/>
          <w:szCs w:val="24"/>
        </w:rPr>
        <w:t>.</w:t>
      </w:r>
    </w:p>
    <w:p w14:paraId="0744591F" w14:textId="28D5E8C9" w:rsidR="00B9221A" w:rsidRDefault="00B9221A" w:rsidP="00E026D2">
      <w:pPr>
        <w:spacing w:line="480" w:lineRule="auto"/>
        <w:ind w:firstLine="720"/>
        <w:jc w:val="left"/>
        <w:rPr>
          <w:rFonts w:eastAsia="SimSun" w:cs="Times New Roman"/>
          <w:sz w:val="24"/>
          <w:szCs w:val="24"/>
        </w:rPr>
      </w:pPr>
      <w:r>
        <w:rPr>
          <w:rFonts w:eastAsia="SimSun" w:cs="Times New Roman"/>
          <w:sz w:val="24"/>
          <w:szCs w:val="24"/>
        </w:rPr>
        <w:t xml:space="preserve">We also analyzed the effect of </w:t>
      </w:r>
      <w:r w:rsidR="007D26EB">
        <w:rPr>
          <w:rFonts w:eastAsia="SimSun" w:cs="Times New Roman"/>
          <w:sz w:val="24"/>
          <w:szCs w:val="24"/>
        </w:rPr>
        <w:t>self-</w:t>
      </w:r>
      <w:r w:rsidR="00ED7A28">
        <w:rPr>
          <w:rFonts w:eastAsia="SimSun" w:cs="Times New Roman"/>
          <w:sz w:val="24"/>
          <w:szCs w:val="24"/>
        </w:rPr>
        <w:t>relevance</w:t>
      </w:r>
      <w:r w:rsidR="007D26EB">
        <w:rPr>
          <w:rFonts w:eastAsia="SimSun" w:cs="Times New Roman"/>
          <w:sz w:val="24"/>
          <w:szCs w:val="24"/>
        </w:rPr>
        <w:t xml:space="preserve"> </w:t>
      </w:r>
      <w:r>
        <w:rPr>
          <w:rFonts w:eastAsia="SimSun" w:cs="Times New Roman"/>
          <w:sz w:val="24"/>
          <w:szCs w:val="24"/>
        </w:rPr>
        <w:t xml:space="preserve">on the moral associations.  Pair-wise </w:t>
      </w:r>
      <w:r w:rsidRPr="00D85EE4">
        <w:rPr>
          <w:rFonts w:eastAsia="SimSun" w:cs="Times New Roman"/>
          <w:i/>
          <w:sz w:val="24"/>
          <w:szCs w:val="24"/>
        </w:rPr>
        <w:t>t</w:t>
      </w:r>
      <w:r>
        <w:rPr>
          <w:rFonts w:eastAsia="SimSun" w:cs="Times New Roman"/>
          <w:sz w:val="24"/>
          <w:szCs w:val="24"/>
        </w:rPr>
        <w:t xml:space="preserve"> tests</w:t>
      </w:r>
      <w:r w:rsidR="005D0943">
        <w:rPr>
          <w:rFonts w:eastAsia="SimSun" w:cs="Times New Roman"/>
          <w:sz w:val="24"/>
          <w:szCs w:val="24"/>
        </w:rPr>
        <w:t xml:space="preserve"> showed that </w:t>
      </w:r>
      <w:r w:rsidR="005D0943" w:rsidRPr="007761AA">
        <w:rPr>
          <w:rFonts w:eastAsia="SimSun" w:cs="Times New Roman"/>
          <w:b/>
          <w:sz w:val="24"/>
          <w:szCs w:val="24"/>
        </w:rPr>
        <w:t xml:space="preserve">the </w:t>
      </w:r>
      <w:r w:rsidR="00364CBB" w:rsidRPr="007761AA">
        <w:rPr>
          <w:rFonts w:eastAsia="SimSun" w:cs="Times New Roman"/>
          <w:b/>
          <w:sz w:val="24"/>
          <w:szCs w:val="24"/>
        </w:rPr>
        <w:t xml:space="preserve">good </w:t>
      </w:r>
      <w:r w:rsidR="005D0943" w:rsidRPr="007761AA">
        <w:rPr>
          <w:rFonts w:eastAsia="SimSun" w:cs="Times New Roman"/>
          <w:b/>
          <w:sz w:val="24"/>
          <w:szCs w:val="24"/>
        </w:rPr>
        <w:t xml:space="preserve">self was faster than </w:t>
      </w:r>
      <w:r w:rsidR="00364CBB" w:rsidRPr="007761AA">
        <w:rPr>
          <w:rFonts w:eastAsia="SimSun" w:cs="Times New Roman"/>
          <w:b/>
          <w:sz w:val="24"/>
          <w:szCs w:val="24"/>
        </w:rPr>
        <w:t xml:space="preserve">good </w:t>
      </w:r>
      <w:r w:rsidR="005D0943" w:rsidRPr="007761AA">
        <w:rPr>
          <w:rFonts w:eastAsia="SimSun" w:cs="Times New Roman"/>
          <w:b/>
          <w:sz w:val="24"/>
          <w:szCs w:val="24"/>
        </w:rPr>
        <w:t>other,</w:t>
      </w:r>
      <w:r w:rsidR="0064698C" w:rsidRPr="007761AA">
        <w:rPr>
          <w:rFonts w:eastAsia="SimSun" w:cs="Times New Roman"/>
          <w:b/>
          <w:sz w:val="24"/>
          <w:szCs w:val="24"/>
        </w:rPr>
        <w:t xml:space="preserve"> but the evidence is weak,</w:t>
      </w:r>
      <w:r w:rsidR="005D0943" w:rsidRPr="007761AA">
        <w:rPr>
          <w:rFonts w:eastAsia="SimSun" w:cs="Times New Roman"/>
          <w:b/>
          <w:sz w:val="24"/>
          <w:szCs w:val="24"/>
        </w:rPr>
        <w:t xml:space="preserve"> </w:t>
      </w:r>
      <w:proofErr w:type="gramStart"/>
      <w:r w:rsidRPr="007761AA">
        <w:rPr>
          <w:rFonts w:eastAsia="SimSun" w:cs="Times New Roman"/>
          <w:b/>
          <w:i/>
          <w:sz w:val="24"/>
          <w:szCs w:val="24"/>
        </w:rPr>
        <w:t>t</w:t>
      </w:r>
      <w:r w:rsidR="00BE4A61" w:rsidRPr="007761AA">
        <w:rPr>
          <w:rFonts w:eastAsia="SimSun" w:cs="Times New Roman"/>
          <w:b/>
          <w:sz w:val="24"/>
          <w:szCs w:val="24"/>
        </w:rPr>
        <w:t>(</w:t>
      </w:r>
      <w:proofErr w:type="gramEnd"/>
      <w:r w:rsidR="00364CBB" w:rsidRPr="007761AA">
        <w:rPr>
          <w:rFonts w:eastAsia="SimSun" w:cs="Times New Roman"/>
          <w:b/>
          <w:sz w:val="24"/>
          <w:szCs w:val="24"/>
        </w:rPr>
        <w:t>44</w:t>
      </w:r>
      <w:r w:rsidRPr="007761AA">
        <w:rPr>
          <w:rFonts w:eastAsia="SimSun" w:cs="Times New Roman"/>
          <w:b/>
          <w:sz w:val="24"/>
          <w:szCs w:val="24"/>
        </w:rPr>
        <w:t>) =</w:t>
      </w:r>
      <w:r w:rsidR="00811175" w:rsidRPr="007761AA">
        <w:rPr>
          <w:rFonts w:eastAsia="SimSun" w:cs="Times New Roman"/>
          <w:b/>
          <w:sz w:val="24"/>
          <w:szCs w:val="24"/>
        </w:rPr>
        <w:t xml:space="preserve"> -</w:t>
      </w:r>
      <w:r w:rsidR="005D0943" w:rsidRPr="007761AA">
        <w:rPr>
          <w:rFonts w:eastAsia="SimSun" w:cs="Times New Roman"/>
          <w:b/>
          <w:sz w:val="24"/>
          <w:szCs w:val="24"/>
        </w:rPr>
        <w:t>2.</w:t>
      </w:r>
      <w:r w:rsidR="00364CBB" w:rsidRPr="007761AA">
        <w:rPr>
          <w:rFonts w:eastAsia="SimSun" w:cs="Times New Roman"/>
          <w:b/>
          <w:sz w:val="24"/>
          <w:szCs w:val="24"/>
        </w:rPr>
        <w:t>17</w:t>
      </w:r>
      <w:r w:rsidR="005D0943" w:rsidRPr="007761AA">
        <w:rPr>
          <w:rFonts w:eastAsia="SimSun" w:cs="Times New Roman"/>
          <w:b/>
          <w:sz w:val="24"/>
          <w:szCs w:val="24"/>
        </w:rPr>
        <w:t xml:space="preserve">, </w:t>
      </w:r>
      <w:r w:rsidRPr="007761AA">
        <w:rPr>
          <w:rFonts w:eastAsia="SimSun" w:cs="Times New Roman"/>
          <w:b/>
          <w:sz w:val="24"/>
          <w:szCs w:val="24"/>
        </w:rPr>
        <w:t xml:space="preserve"> </w:t>
      </w:r>
      <w:r w:rsidRPr="007761AA">
        <w:rPr>
          <w:rFonts w:eastAsia="SimSun" w:cs="Times New Roman"/>
          <w:b/>
          <w:i/>
          <w:sz w:val="24"/>
          <w:szCs w:val="24"/>
        </w:rPr>
        <w:t>p</w:t>
      </w:r>
      <w:r w:rsidRPr="007761AA">
        <w:rPr>
          <w:rFonts w:eastAsia="SimSun" w:cs="Times New Roman"/>
          <w:b/>
          <w:sz w:val="24"/>
          <w:szCs w:val="24"/>
        </w:rPr>
        <w:t xml:space="preserve"> = </w:t>
      </w:r>
      <w:r w:rsidR="005D0943" w:rsidRPr="007761AA">
        <w:rPr>
          <w:rFonts w:eastAsia="SimSun" w:cs="Times New Roman"/>
          <w:b/>
          <w:sz w:val="24"/>
          <w:szCs w:val="24"/>
        </w:rPr>
        <w:t>0.0</w:t>
      </w:r>
      <w:r w:rsidR="00364CBB" w:rsidRPr="007761AA">
        <w:rPr>
          <w:rFonts w:eastAsia="SimSun" w:cs="Times New Roman"/>
          <w:b/>
          <w:sz w:val="24"/>
          <w:szCs w:val="24"/>
        </w:rPr>
        <w:t>36</w:t>
      </w:r>
      <w:r w:rsidRPr="007761AA">
        <w:rPr>
          <w:rFonts w:eastAsia="SimSun" w:cs="Times New Roman"/>
          <w:b/>
          <w:sz w:val="24"/>
          <w:szCs w:val="24"/>
        </w:rPr>
        <w:t xml:space="preserve"> , </w:t>
      </w:r>
      <w:r w:rsidR="00364CBB" w:rsidRPr="007761AA">
        <w:rPr>
          <w:rFonts w:eastAsia="SimSun" w:cs="Times New Roman"/>
          <w:b/>
          <w:color w:val="0000CC"/>
          <w:sz w:val="24"/>
          <w:szCs w:val="24"/>
        </w:rPr>
        <w:t xml:space="preserve">Cohen’s </w:t>
      </w:r>
      <w:r w:rsidR="00364CBB" w:rsidRPr="007761AA">
        <w:rPr>
          <w:rFonts w:eastAsia="SimSun" w:cs="Times New Roman"/>
          <w:b/>
          <w:i/>
          <w:color w:val="0000CC"/>
          <w:sz w:val="24"/>
          <w:szCs w:val="24"/>
        </w:rPr>
        <w:t>d</w:t>
      </w:r>
      <w:r w:rsidR="00364CBB" w:rsidRPr="007761AA">
        <w:rPr>
          <w:rFonts w:eastAsia="SimSun" w:cs="Times New Roman"/>
          <w:b/>
          <w:color w:val="0000CC"/>
          <w:sz w:val="24"/>
          <w:szCs w:val="24"/>
        </w:rPr>
        <w:t xml:space="preserve"> = -0.323, 95%CI [-0.</w:t>
      </w:r>
      <w:r w:rsidR="00C516B5" w:rsidRPr="007761AA">
        <w:rPr>
          <w:rFonts w:eastAsia="SimSun" w:cs="Times New Roman"/>
          <w:b/>
          <w:color w:val="0000CC"/>
          <w:sz w:val="24"/>
          <w:szCs w:val="24"/>
        </w:rPr>
        <w:t>621</w:t>
      </w:r>
      <w:r w:rsidR="00364CBB" w:rsidRPr="007761AA">
        <w:rPr>
          <w:rFonts w:eastAsia="SimSun" w:cs="Times New Roman"/>
          <w:b/>
          <w:color w:val="0000CC"/>
          <w:sz w:val="24"/>
          <w:szCs w:val="24"/>
        </w:rPr>
        <w:t xml:space="preserve"> -0.02</w:t>
      </w:r>
      <w:r w:rsidR="00C516B5" w:rsidRPr="007761AA">
        <w:rPr>
          <w:rFonts w:eastAsia="SimSun" w:cs="Times New Roman"/>
          <w:b/>
          <w:color w:val="0000CC"/>
          <w:sz w:val="24"/>
          <w:szCs w:val="24"/>
        </w:rPr>
        <w:t>1</w:t>
      </w:r>
      <w:r w:rsidR="00364CBB" w:rsidRPr="007761AA">
        <w:rPr>
          <w:rFonts w:eastAsia="SimSun" w:cs="Times New Roman"/>
          <w:b/>
          <w:color w:val="0000CC"/>
          <w:sz w:val="24"/>
          <w:szCs w:val="24"/>
        </w:rPr>
        <w:t>]</w:t>
      </w:r>
      <w:r w:rsidR="0005575A" w:rsidRPr="007761AA">
        <w:rPr>
          <w:rFonts w:eastAsia="SimSun" w:cs="Times New Roman"/>
          <w:b/>
          <w:color w:val="0000CC"/>
          <w:sz w:val="24"/>
          <w:szCs w:val="24"/>
        </w:rPr>
        <w:t xml:space="preserve">, </w:t>
      </w:r>
      <w:r w:rsidR="0005575A" w:rsidRPr="007761AA">
        <w:rPr>
          <w:rFonts w:eastAsia="SimSun" w:cs="Times New Roman"/>
          <w:b/>
          <w:sz w:val="24"/>
          <w:szCs w:val="24"/>
        </w:rPr>
        <w:t>BF</w:t>
      </w:r>
      <w:r w:rsidR="0005575A" w:rsidRPr="007761AA">
        <w:rPr>
          <w:rFonts w:eastAsia="SimSun" w:cs="Times New Roman"/>
          <w:b/>
          <w:sz w:val="24"/>
          <w:szCs w:val="24"/>
          <w:vertAlign w:val="subscript"/>
        </w:rPr>
        <w:t>10</w:t>
      </w:r>
      <w:r w:rsidR="0005575A" w:rsidRPr="007761AA">
        <w:rPr>
          <w:rFonts w:eastAsia="SimSun" w:cs="Times New Roman"/>
          <w:b/>
          <w:sz w:val="24"/>
          <w:szCs w:val="24"/>
        </w:rPr>
        <w:t xml:space="preserve"> = </w:t>
      </w:r>
      <w:r w:rsidR="009C5CAE" w:rsidRPr="007761AA">
        <w:rPr>
          <w:rFonts w:eastAsia="SimSun" w:cs="Times New Roman"/>
          <w:b/>
          <w:sz w:val="24"/>
          <w:szCs w:val="24"/>
        </w:rPr>
        <w:t>1.337</w:t>
      </w:r>
      <w:r w:rsidR="0064698C" w:rsidRPr="007761AA">
        <w:rPr>
          <w:rFonts w:eastAsia="SimSun" w:cs="Times New Roman"/>
          <w:b/>
          <w:sz w:val="24"/>
          <w:szCs w:val="24"/>
        </w:rPr>
        <w:t>5.</w:t>
      </w:r>
      <w:r w:rsidR="0064698C">
        <w:rPr>
          <w:rFonts w:eastAsia="SimSun" w:cs="Times New Roman"/>
          <w:sz w:val="24"/>
          <w:szCs w:val="24"/>
        </w:rPr>
        <w:t xml:space="preserve"> </w:t>
      </w:r>
      <w:r w:rsidR="0064698C" w:rsidRPr="007761AA">
        <w:rPr>
          <w:rFonts w:eastAsia="SimSun" w:cs="Times New Roman"/>
          <w:b/>
          <w:sz w:val="24"/>
          <w:szCs w:val="24"/>
        </w:rPr>
        <w:t xml:space="preserve">The </w:t>
      </w:r>
      <w:r w:rsidR="00364CBB" w:rsidRPr="007761AA">
        <w:rPr>
          <w:rFonts w:eastAsia="SimSun" w:cs="Times New Roman"/>
          <w:b/>
          <w:sz w:val="24"/>
          <w:szCs w:val="24"/>
        </w:rPr>
        <w:t>neutral</w:t>
      </w:r>
      <w:r w:rsidRPr="007761AA">
        <w:rPr>
          <w:rFonts w:eastAsia="SimSun" w:cs="Times New Roman"/>
          <w:b/>
          <w:sz w:val="24"/>
          <w:szCs w:val="24"/>
        </w:rPr>
        <w:t>-self</w:t>
      </w:r>
      <w:r w:rsidR="00364CBB" w:rsidRPr="007761AA">
        <w:rPr>
          <w:rFonts w:eastAsia="SimSun" w:cs="Times New Roman"/>
          <w:b/>
          <w:sz w:val="24"/>
          <w:szCs w:val="24"/>
        </w:rPr>
        <w:t xml:space="preserve"> </w:t>
      </w:r>
      <w:r w:rsidR="0064698C" w:rsidRPr="007761AA">
        <w:rPr>
          <w:rFonts w:eastAsia="SimSun" w:cs="Times New Roman"/>
          <w:b/>
          <w:sz w:val="24"/>
          <w:szCs w:val="24"/>
        </w:rPr>
        <w:t xml:space="preserve">condition is slower than </w:t>
      </w:r>
      <w:r w:rsidR="00364CBB" w:rsidRPr="007761AA">
        <w:rPr>
          <w:rFonts w:eastAsia="SimSun" w:cs="Times New Roman"/>
          <w:b/>
          <w:sz w:val="24"/>
          <w:szCs w:val="24"/>
        </w:rPr>
        <w:t>neutral</w:t>
      </w:r>
      <w:r w:rsidRPr="007761AA">
        <w:rPr>
          <w:rFonts w:eastAsia="SimSun" w:cs="Times New Roman"/>
          <w:b/>
          <w:sz w:val="24"/>
          <w:szCs w:val="24"/>
        </w:rPr>
        <w:t>-other</w:t>
      </w:r>
      <w:r w:rsidR="0064698C" w:rsidRPr="007761AA">
        <w:rPr>
          <w:rFonts w:eastAsia="SimSun" w:cs="Times New Roman"/>
          <w:b/>
          <w:sz w:val="24"/>
          <w:szCs w:val="24"/>
        </w:rPr>
        <w:t xml:space="preserve"> condition</w:t>
      </w:r>
      <w:r w:rsidRPr="007761AA">
        <w:rPr>
          <w:rFonts w:eastAsia="SimSun" w:cs="Times New Roman"/>
          <w:b/>
          <w:sz w:val="24"/>
          <w:szCs w:val="24"/>
        </w:rPr>
        <w:t xml:space="preserve">, </w:t>
      </w:r>
      <w:proofErr w:type="gramStart"/>
      <w:r w:rsidRPr="007761AA">
        <w:rPr>
          <w:rFonts w:eastAsia="SimSun" w:cs="Times New Roman"/>
          <w:b/>
          <w:i/>
          <w:sz w:val="24"/>
          <w:szCs w:val="24"/>
        </w:rPr>
        <w:t>t</w:t>
      </w:r>
      <w:r w:rsidR="005D0943" w:rsidRPr="007761AA">
        <w:rPr>
          <w:rFonts w:eastAsia="SimSun" w:cs="Times New Roman"/>
          <w:b/>
          <w:sz w:val="24"/>
          <w:szCs w:val="24"/>
        </w:rPr>
        <w:t>(</w:t>
      </w:r>
      <w:proofErr w:type="gramEnd"/>
      <w:r w:rsidR="00364CBB" w:rsidRPr="007761AA">
        <w:rPr>
          <w:rFonts w:eastAsia="SimSun" w:cs="Times New Roman"/>
          <w:b/>
          <w:sz w:val="24"/>
          <w:szCs w:val="24"/>
        </w:rPr>
        <w:t>44</w:t>
      </w:r>
      <w:r w:rsidRPr="007761AA">
        <w:rPr>
          <w:rFonts w:eastAsia="SimSun" w:cs="Times New Roman"/>
          <w:b/>
          <w:sz w:val="24"/>
          <w:szCs w:val="24"/>
        </w:rPr>
        <w:t xml:space="preserve">) = </w:t>
      </w:r>
      <w:r w:rsidR="00364CBB" w:rsidRPr="007761AA">
        <w:rPr>
          <w:rFonts w:eastAsia="SimSun" w:cs="Times New Roman"/>
          <w:b/>
          <w:color w:val="FF0000"/>
          <w:sz w:val="24"/>
          <w:szCs w:val="24"/>
        </w:rPr>
        <w:t>3.06</w:t>
      </w:r>
      <w:r w:rsidRPr="007761AA">
        <w:rPr>
          <w:rFonts w:eastAsia="SimSun" w:cs="Times New Roman"/>
          <w:b/>
          <w:sz w:val="24"/>
          <w:szCs w:val="24"/>
        </w:rPr>
        <w:t xml:space="preserve">, </w:t>
      </w:r>
      <w:r w:rsidRPr="007761AA">
        <w:rPr>
          <w:rFonts w:eastAsia="SimSun" w:cs="Times New Roman"/>
          <w:b/>
          <w:i/>
          <w:sz w:val="24"/>
          <w:szCs w:val="24"/>
        </w:rPr>
        <w:t>p</w:t>
      </w:r>
      <w:r w:rsidR="005D0943" w:rsidRPr="007761AA">
        <w:rPr>
          <w:rFonts w:eastAsia="SimSun" w:cs="Times New Roman"/>
          <w:b/>
          <w:sz w:val="24"/>
          <w:szCs w:val="24"/>
        </w:rPr>
        <w:t xml:space="preserve"> = 0.0</w:t>
      </w:r>
      <w:r w:rsidR="00364CBB" w:rsidRPr="007761AA">
        <w:rPr>
          <w:rFonts w:eastAsia="SimSun" w:cs="Times New Roman"/>
          <w:b/>
          <w:sz w:val="24"/>
          <w:szCs w:val="24"/>
        </w:rPr>
        <w:t>037</w:t>
      </w:r>
      <w:r w:rsidRPr="007761AA">
        <w:rPr>
          <w:rFonts w:eastAsia="SimSun" w:cs="Times New Roman"/>
          <w:b/>
          <w:sz w:val="24"/>
          <w:szCs w:val="24"/>
        </w:rPr>
        <w:t>,</w:t>
      </w:r>
      <w:r w:rsidRPr="007761AA">
        <w:rPr>
          <w:rFonts w:eastAsia="SimSun" w:cs="Times New Roman"/>
          <w:b/>
          <w:color w:val="0000FF"/>
          <w:sz w:val="24"/>
          <w:szCs w:val="24"/>
        </w:rPr>
        <w:t xml:space="preserve"> Cohen’s </w:t>
      </w:r>
      <w:r w:rsidRPr="007761AA">
        <w:rPr>
          <w:rFonts w:eastAsia="SimSun" w:cs="Times New Roman"/>
          <w:b/>
          <w:i/>
          <w:color w:val="0000FF"/>
          <w:sz w:val="24"/>
          <w:szCs w:val="24"/>
        </w:rPr>
        <w:t>d</w:t>
      </w:r>
      <w:r w:rsidRPr="007761AA">
        <w:rPr>
          <w:rFonts w:eastAsia="SimSun" w:cs="Times New Roman"/>
          <w:b/>
          <w:color w:val="0000FF"/>
          <w:sz w:val="24"/>
          <w:szCs w:val="24"/>
        </w:rPr>
        <w:t xml:space="preserve"> = </w:t>
      </w:r>
      <w:r w:rsidR="00364CBB" w:rsidRPr="007761AA">
        <w:rPr>
          <w:rFonts w:eastAsia="SimSun" w:cs="Times New Roman"/>
          <w:b/>
          <w:color w:val="0000FF"/>
          <w:sz w:val="24"/>
          <w:szCs w:val="24"/>
        </w:rPr>
        <w:t>0.457</w:t>
      </w:r>
      <w:r w:rsidRPr="007761AA">
        <w:rPr>
          <w:rFonts w:eastAsia="SimSun" w:cs="Times New Roman"/>
          <w:b/>
          <w:color w:val="0000FF"/>
          <w:sz w:val="24"/>
          <w:szCs w:val="24"/>
        </w:rPr>
        <w:t>, 95% CI [</w:t>
      </w:r>
      <w:r w:rsidR="00364CBB" w:rsidRPr="007761AA">
        <w:rPr>
          <w:rFonts w:eastAsia="SimSun" w:cs="Times New Roman"/>
          <w:b/>
          <w:color w:val="0000FF"/>
          <w:sz w:val="24"/>
          <w:szCs w:val="24"/>
        </w:rPr>
        <w:t>0.1</w:t>
      </w:r>
      <w:r w:rsidR="00C516B5" w:rsidRPr="007761AA">
        <w:rPr>
          <w:rFonts w:eastAsia="SimSun" w:cs="Times New Roman"/>
          <w:b/>
          <w:color w:val="0000FF"/>
          <w:sz w:val="24"/>
          <w:szCs w:val="24"/>
        </w:rPr>
        <w:t>471</w:t>
      </w:r>
      <w:r w:rsidR="00364CBB" w:rsidRPr="007761AA">
        <w:rPr>
          <w:rFonts w:eastAsia="SimSun" w:cs="Times New Roman"/>
          <w:b/>
          <w:color w:val="0000FF"/>
          <w:sz w:val="24"/>
          <w:szCs w:val="24"/>
        </w:rPr>
        <w:t xml:space="preserve"> 0.7</w:t>
      </w:r>
      <w:r w:rsidR="00C516B5" w:rsidRPr="007761AA">
        <w:rPr>
          <w:rFonts w:eastAsia="SimSun" w:cs="Times New Roman"/>
          <w:b/>
          <w:color w:val="0000FF"/>
          <w:sz w:val="24"/>
          <w:szCs w:val="24"/>
        </w:rPr>
        <w:t>62</w:t>
      </w:r>
      <w:r w:rsidRPr="007761AA">
        <w:rPr>
          <w:rFonts w:eastAsia="SimSun" w:cs="Times New Roman"/>
          <w:b/>
          <w:color w:val="0000FF"/>
          <w:sz w:val="24"/>
          <w:szCs w:val="24"/>
        </w:rPr>
        <w:t>]</w:t>
      </w:r>
      <w:r w:rsidR="0005575A" w:rsidRPr="007761AA">
        <w:rPr>
          <w:rFonts w:eastAsia="SimSun" w:cs="Times New Roman"/>
          <w:b/>
          <w:color w:val="0000FF"/>
          <w:sz w:val="24"/>
          <w:szCs w:val="24"/>
        </w:rPr>
        <w:t xml:space="preserve">, </w:t>
      </w:r>
      <w:r w:rsidR="0005575A" w:rsidRPr="007761AA">
        <w:rPr>
          <w:rFonts w:eastAsia="SimSun" w:cs="Times New Roman"/>
          <w:b/>
          <w:sz w:val="24"/>
          <w:szCs w:val="24"/>
        </w:rPr>
        <w:t>BF</w:t>
      </w:r>
      <w:r w:rsidR="0005575A" w:rsidRPr="007761AA">
        <w:rPr>
          <w:rFonts w:eastAsia="SimSun" w:cs="Times New Roman"/>
          <w:b/>
          <w:sz w:val="24"/>
          <w:szCs w:val="24"/>
          <w:vertAlign w:val="subscript"/>
        </w:rPr>
        <w:t>10</w:t>
      </w:r>
      <w:r w:rsidR="0005575A" w:rsidRPr="007761AA">
        <w:rPr>
          <w:rFonts w:eastAsia="SimSun" w:cs="Times New Roman"/>
          <w:b/>
          <w:sz w:val="24"/>
          <w:szCs w:val="24"/>
        </w:rPr>
        <w:t xml:space="preserve"> = </w:t>
      </w:r>
      <w:r w:rsidR="009C5CAE" w:rsidRPr="007761AA">
        <w:rPr>
          <w:rFonts w:eastAsia="SimSun" w:cs="Times New Roman"/>
          <w:b/>
          <w:sz w:val="24"/>
          <w:szCs w:val="24"/>
        </w:rPr>
        <w:t>9.197</w:t>
      </w:r>
      <w:r w:rsidR="0064698C" w:rsidRPr="007761AA">
        <w:rPr>
          <w:rFonts w:eastAsia="SimSun" w:cs="Times New Roman"/>
          <w:b/>
          <w:sz w:val="24"/>
          <w:szCs w:val="24"/>
        </w:rPr>
        <w:t>.</w:t>
      </w:r>
      <w:r w:rsidR="0064698C">
        <w:rPr>
          <w:rFonts w:eastAsia="SimSun" w:cs="Times New Roman"/>
          <w:sz w:val="24"/>
          <w:szCs w:val="24"/>
        </w:rPr>
        <w:t xml:space="preserve"> A</w:t>
      </w:r>
      <w:r>
        <w:rPr>
          <w:rFonts w:eastAsia="SimSun" w:cs="Times New Roman"/>
          <w:sz w:val="24"/>
          <w:szCs w:val="24"/>
        </w:rPr>
        <w:t xml:space="preserve">nd </w:t>
      </w:r>
      <w:r w:rsidR="0082720A">
        <w:rPr>
          <w:rFonts w:eastAsia="SimSun" w:cs="Times New Roman"/>
          <w:sz w:val="24"/>
          <w:szCs w:val="24"/>
        </w:rPr>
        <w:t>there is no</w:t>
      </w:r>
      <w:r w:rsidR="0064698C">
        <w:rPr>
          <w:rFonts w:eastAsia="SimSun" w:cs="Times New Roman"/>
          <w:sz w:val="24"/>
          <w:szCs w:val="24"/>
        </w:rPr>
        <w:t xml:space="preserve"> differences between </w:t>
      </w:r>
      <w:r>
        <w:rPr>
          <w:rFonts w:eastAsia="SimSun" w:cs="Times New Roman"/>
          <w:sz w:val="24"/>
          <w:szCs w:val="24"/>
        </w:rPr>
        <w:t>bad-self</w:t>
      </w:r>
      <w:r w:rsidR="0064698C">
        <w:rPr>
          <w:rFonts w:eastAsia="SimSun" w:cs="Times New Roman"/>
          <w:sz w:val="24"/>
          <w:szCs w:val="24"/>
        </w:rPr>
        <w:t xml:space="preserve"> (</w:t>
      </w:r>
      <w:proofErr w:type="gramStart"/>
      <w:r w:rsidR="0064698C">
        <w:rPr>
          <w:rFonts w:eastAsia="SimSun" w:cs="Times New Roman"/>
          <w:sz w:val="24"/>
          <w:szCs w:val="24"/>
        </w:rPr>
        <w:t>720  ±</w:t>
      </w:r>
      <w:proofErr w:type="gramEnd"/>
      <w:r w:rsidR="0064698C" w:rsidRPr="003149BC">
        <w:rPr>
          <w:rFonts w:eastAsia="SimSun" w:cs="Times New Roman"/>
          <w:sz w:val="24"/>
          <w:szCs w:val="24"/>
        </w:rPr>
        <w:t xml:space="preserve"> </w:t>
      </w:r>
      <w:r w:rsidR="0064698C">
        <w:rPr>
          <w:rFonts w:eastAsia="SimSun" w:cs="Times New Roman"/>
          <w:sz w:val="24"/>
          <w:szCs w:val="24"/>
        </w:rPr>
        <w:t>60.2</w:t>
      </w:r>
      <w:r w:rsidR="0064698C" w:rsidRPr="003149BC">
        <w:rPr>
          <w:rFonts w:eastAsia="SimSun" w:cs="Times New Roman"/>
          <w:sz w:val="24"/>
          <w:szCs w:val="24"/>
        </w:rPr>
        <w:t>)</w:t>
      </w:r>
      <w:r w:rsidR="0064698C">
        <w:rPr>
          <w:rFonts w:eastAsia="SimSun" w:cs="Times New Roman"/>
          <w:sz w:val="24"/>
          <w:szCs w:val="24"/>
        </w:rPr>
        <w:t xml:space="preserve"> and </w:t>
      </w:r>
      <w:r>
        <w:rPr>
          <w:rFonts w:eastAsia="SimSun" w:cs="Times New Roman"/>
          <w:sz w:val="24"/>
          <w:szCs w:val="24"/>
        </w:rPr>
        <w:t>bad-other</w:t>
      </w:r>
      <w:r w:rsidR="0064698C">
        <w:rPr>
          <w:rFonts w:eastAsia="SimSun" w:cs="Times New Roman"/>
          <w:sz w:val="24"/>
          <w:szCs w:val="24"/>
        </w:rPr>
        <w:t xml:space="preserve"> (718 ± 49.7),</w:t>
      </w:r>
      <w:r>
        <w:rPr>
          <w:rFonts w:eastAsia="SimSun" w:cs="Times New Roman"/>
          <w:sz w:val="24"/>
          <w:szCs w:val="24"/>
        </w:rPr>
        <w:t xml:space="preserve"> </w:t>
      </w:r>
      <w:r w:rsidRPr="00F849C1">
        <w:rPr>
          <w:rFonts w:eastAsia="SimSun" w:cs="Times New Roman"/>
          <w:i/>
          <w:sz w:val="24"/>
          <w:szCs w:val="24"/>
        </w:rPr>
        <w:t>t</w:t>
      </w:r>
      <w:r>
        <w:rPr>
          <w:rFonts w:eastAsia="SimSun" w:cs="Times New Roman"/>
          <w:sz w:val="24"/>
          <w:szCs w:val="24"/>
        </w:rPr>
        <w:t>(</w:t>
      </w:r>
      <w:r w:rsidR="00364CBB">
        <w:rPr>
          <w:rFonts w:eastAsia="SimSun" w:cs="Times New Roman"/>
          <w:sz w:val="24"/>
          <w:szCs w:val="24"/>
        </w:rPr>
        <w:t>44</w:t>
      </w:r>
      <w:r w:rsidRPr="00921676">
        <w:rPr>
          <w:rFonts w:eastAsia="SimSun" w:cs="Times New Roman"/>
          <w:sz w:val="24"/>
          <w:szCs w:val="24"/>
        </w:rPr>
        <w:t>) =</w:t>
      </w:r>
      <w:r w:rsidR="005D0943">
        <w:rPr>
          <w:rFonts w:eastAsia="SimSun" w:cs="Times New Roman"/>
          <w:sz w:val="24"/>
          <w:szCs w:val="24"/>
        </w:rPr>
        <w:t xml:space="preserve"> </w:t>
      </w:r>
      <w:r w:rsidR="00364CBB">
        <w:rPr>
          <w:rFonts w:eastAsia="SimSun" w:cs="Times New Roman"/>
          <w:sz w:val="24"/>
          <w:szCs w:val="24"/>
        </w:rPr>
        <w:t>0.623</w:t>
      </w:r>
      <w:r>
        <w:rPr>
          <w:rFonts w:eastAsia="SimSun" w:cs="Times New Roman"/>
          <w:sz w:val="24"/>
          <w:szCs w:val="24"/>
        </w:rPr>
        <w:t xml:space="preserve">, </w:t>
      </w:r>
      <w:r w:rsidRPr="00F849C1">
        <w:rPr>
          <w:rFonts w:eastAsia="SimSun" w:cs="Times New Roman"/>
          <w:i/>
          <w:sz w:val="24"/>
          <w:szCs w:val="24"/>
        </w:rPr>
        <w:t>p</w:t>
      </w:r>
      <w:r>
        <w:rPr>
          <w:rFonts w:eastAsia="SimSun" w:cs="Times New Roman"/>
          <w:sz w:val="24"/>
          <w:szCs w:val="24"/>
        </w:rPr>
        <w:t xml:space="preserve"> =</w:t>
      </w:r>
      <w:r w:rsidR="00811175">
        <w:rPr>
          <w:rFonts w:eastAsia="SimSun" w:cs="Times New Roman"/>
          <w:sz w:val="24"/>
          <w:szCs w:val="24"/>
        </w:rPr>
        <w:t xml:space="preserve"> </w:t>
      </w:r>
      <w:r>
        <w:rPr>
          <w:rFonts w:eastAsia="SimSun" w:cs="Times New Roman"/>
          <w:sz w:val="24"/>
          <w:szCs w:val="24"/>
        </w:rPr>
        <w:t>0.</w:t>
      </w:r>
      <w:r w:rsidR="00364CBB">
        <w:rPr>
          <w:rFonts w:eastAsia="SimSun" w:cs="Times New Roman"/>
          <w:sz w:val="24"/>
          <w:szCs w:val="24"/>
        </w:rPr>
        <w:t>54</w:t>
      </w:r>
      <w:r>
        <w:rPr>
          <w:rFonts w:eastAsia="SimSun" w:cs="Times New Roman"/>
          <w:sz w:val="24"/>
          <w:szCs w:val="24"/>
        </w:rPr>
        <w:t>,</w:t>
      </w:r>
      <w:r w:rsidRPr="00EF6541">
        <w:rPr>
          <w:rFonts w:eastAsia="SimSun" w:cs="Times New Roman"/>
          <w:color w:val="0000FF"/>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w:t>
      </w:r>
      <w:r>
        <w:rPr>
          <w:rFonts w:eastAsia="SimSun" w:cs="Times New Roman"/>
          <w:color w:val="0000FF"/>
          <w:sz w:val="24"/>
          <w:szCs w:val="24"/>
        </w:rPr>
        <w:t xml:space="preserve"> -</w:t>
      </w:r>
      <w:r w:rsidR="005D0943">
        <w:rPr>
          <w:rFonts w:eastAsia="SimSun" w:cs="Times New Roman"/>
          <w:color w:val="0000FF"/>
          <w:sz w:val="24"/>
          <w:szCs w:val="24"/>
        </w:rPr>
        <w:t>0.</w:t>
      </w:r>
      <w:r w:rsidR="00364CBB">
        <w:rPr>
          <w:rFonts w:eastAsia="SimSun" w:cs="Times New Roman"/>
          <w:color w:val="0000FF"/>
          <w:sz w:val="24"/>
          <w:szCs w:val="24"/>
        </w:rPr>
        <w:t xml:space="preserve">093 </w:t>
      </w:r>
      <w:r>
        <w:rPr>
          <w:rFonts w:eastAsia="SimSun" w:cs="Times New Roman"/>
          <w:color w:val="0000FF"/>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w:t>
      </w:r>
      <w:r>
        <w:rPr>
          <w:rFonts w:eastAsia="SimSun" w:cs="Times New Roman"/>
          <w:color w:val="0000FF"/>
          <w:sz w:val="24"/>
          <w:szCs w:val="24"/>
        </w:rPr>
        <w:t>[</w:t>
      </w:r>
      <w:r w:rsidR="00364CBB">
        <w:rPr>
          <w:rFonts w:eastAsia="SimSun" w:cs="Times New Roman"/>
          <w:color w:val="0000FF"/>
          <w:sz w:val="24"/>
          <w:szCs w:val="24"/>
        </w:rPr>
        <w:t>-0.2</w:t>
      </w:r>
      <w:r w:rsidR="00C516B5">
        <w:rPr>
          <w:rFonts w:eastAsia="SimSun" w:cs="Times New Roman"/>
          <w:color w:val="0000FF"/>
          <w:sz w:val="24"/>
          <w:szCs w:val="24"/>
        </w:rPr>
        <w:t>004</w:t>
      </w:r>
      <w:r w:rsidR="00364CBB">
        <w:rPr>
          <w:rFonts w:eastAsia="SimSun" w:cs="Times New Roman"/>
          <w:color w:val="0000FF"/>
          <w:sz w:val="24"/>
          <w:szCs w:val="24"/>
        </w:rPr>
        <w:t xml:space="preserve"> 0.3</w:t>
      </w:r>
      <w:r w:rsidR="00C516B5">
        <w:rPr>
          <w:rFonts w:eastAsia="SimSun" w:cs="Times New Roman"/>
          <w:color w:val="0000FF"/>
          <w:sz w:val="24"/>
          <w:szCs w:val="24"/>
        </w:rPr>
        <w:t>8</w:t>
      </w:r>
      <w:r w:rsidR="00364CBB">
        <w:rPr>
          <w:rFonts w:eastAsia="SimSun" w:cs="Times New Roman"/>
          <w:color w:val="0000FF"/>
          <w:sz w:val="24"/>
          <w:szCs w:val="24"/>
        </w:rPr>
        <w:t>5</w:t>
      </w:r>
      <w:r w:rsidRPr="00594593">
        <w:rPr>
          <w:rFonts w:eastAsia="SimSun" w:cs="Times New Roman"/>
          <w:color w:val="0000FF"/>
          <w:sz w:val="24"/>
          <w:szCs w:val="24"/>
        </w:rPr>
        <w:t>]</w:t>
      </w:r>
      <w:r w:rsidR="0005575A">
        <w:rPr>
          <w:rFonts w:eastAsia="SimSun" w:cs="Times New Roman"/>
          <w:color w:val="0000FF"/>
          <w:sz w:val="24"/>
          <w:szCs w:val="24"/>
        </w:rPr>
        <w:t xml:space="preserve">, </w:t>
      </w:r>
      <w:r w:rsidR="0005575A">
        <w:rPr>
          <w:rFonts w:eastAsia="SimSun" w:cs="Times New Roman"/>
          <w:sz w:val="24"/>
          <w:szCs w:val="24"/>
        </w:rPr>
        <w:t>BF</w:t>
      </w:r>
      <w:r w:rsidR="0005575A" w:rsidRPr="00ED2139">
        <w:rPr>
          <w:rFonts w:eastAsia="SimSun" w:cs="Times New Roman"/>
          <w:sz w:val="24"/>
          <w:szCs w:val="24"/>
          <w:vertAlign w:val="subscript"/>
        </w:rPr>
        <w:t>10</w:t>
      </w:r>
      <w:r w:rsidR="0005575A">
        <w:rPr>
          <w:rFonts w:eastAsia="SimSun" w:cs="Times New Roman"/>
          <w:sz w:val="24"/>
          <w:szCs w:val="24"/>
        </w:rPr>
        <w:t xml:space="preserve"> = </w:t>
      </w:r>
      <w:r w:rsidR="009C5CAE">
        <w:rPr>
          <w:rFonts w:eastAsia="SimSun" w:cs="Times New Roman"/>
          <w:sz w:val="24"/>
          <w:szCs w:val="24"/>
        </w:rPr>
        <w:t>0.194</w:t>
      </w:r>
      <w:r>
        <w:rPr>
          <w:rFonts w:eastAsia="SimSun" w:cs="Times New Roman"/>
          <w:sz w:val="24"/>
          <w:szCs w:val="24"/>
        </w:rPr>
        <w:t xml:space="preserve">. </w:t>
      </w:r>
    </w:p>
    <w:p w14:paraId="730A93B4" w14:textId="6BFBE4C4" w:rsidR="00371028" w:rsidRDefault="00371028" w:rsidP="00BA3F62">
      <w:pPr>
        <w:spacing w:line="480" w:lineRule="auto"/>
        <w:jc w:val="left"/>
        <w:rPr>
          <w:rFonts w:eastAsia="SimSun" w:cs="Times New Roman"/>
          <w:sz w:val="24"/>
          <w:szCs w:val="24"/>
        </w:rPr>
      </w:pPr>
    </w:p>
    <w:p w14:paraId="72065119" w14:textId="7E922CFC" w:rsidR="0078457C" w:rsidRDefault="0078457C" w:rsidP="00BA3F62">
      <w:pPr>
        <w:spacing w:line="480" w:lineRule="auto"/>
        <w:jc w:val="left"/>
        <w:rPr>
          <w:rFonts w:eastAsia="SimSun" w:cs="Times New Roman"/>
          <w:sz w:val="24"/>
          <w:szCs w:val="24"/>
        </w:rPr>
      </w:pPr>
    </w:p>
    <w:p w14:paraId="7CF0BAAB" w14:textId="3E77B1AC" w:rsidR="001B4CBC" w:rsidRDefault="001B4CBC" w:rsidP="00BA3F62">
      <w:pPr>
        <w:spacing w:line="480" w:lineRule="auto"/>
        <w:jc w:val="left"/>
        <w:rPr>
          <w:rFonts w:eastAsia="SimSun" w:cs="Times New Roman"/>
          <w:sz w:val="24"/>
          <w:szCs w:val="24"/>
        </w:rPr>
      </w:pPr>
      <w:r>
        <w:rPr>
          <w:noProof/>
        </w:rPr>
        <w:drawing>
          <wp:inline distT="0" distB="0" distL="0" distR="0" wp14:anchorId="10E7E5D5" wp14:editId="1F5095E8">
            <wp:extent cx="5274310" cy="27857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85745"/>
                    </a:xfrm>
                    <a:prstGeom prst="rect">
                      <a:avLst/>
                    </a:prstGeom>
                  </pic:spPr>
                </pic:pic>
              </a:graphicData>
            </a:graphic>
          </wp:inline>
        </w:drawing>
      </w:r>
    </w:p>
    <w:p w14:paraId="25B7CA2F" w14:textId="63B39970" w:rsidR="00811175" w:rsidRPr="00E52E54" w:rsidRDefault="00811175" w:rsidP="00811175">
      <w:pPr>
        <w:pStyle w:val="Heading3"/>
        <w:jc w:val="left"/>
        <w:rPr>
          <w:rFonts w:eastAsia="SimSun" w:cs="Times New Roman"/>
          <w:sz w:val="24"/>
          <w:szCs w:val="24"/>
        </w:rPr>
      </w:pPr>
      <w:r>
        <w:rPr>
          <w:rFonts w:eastAsia="SimSun" w:cs="Times New Roman"/>
          <w:sz w:val="24"/>
          <w:szCs w:val="24"/>
        </w:rPr>
        <w:t>Discussion</w:t>
      </w:r>
    </w:p>
    <w:p w14:paraId="298F3502" w14:textId="1D01466D" w:rsidR="00073E10" w:rsidRDefault="005675B1" w:rsidP="00E026D2">
      <w:pPr>
        <w:spacing w:line="480" w:lineRule="auto"/>
        <w:ind w:firstLine="720"/>
        <w:jc w:val="left"/>
        <w:rPr>
          <w:rFonts w:eastAsia="SimSun" w:cs="Times New Roman"/>
          <w:sz w:val="24"/>
          <w:szCs w:val="24"/>
        </w:rPr>
      </w:pPr>
      <w:r>
        <w:rPr>
          <w:rFonts w:eastAsia="SimSun" w:cs="Times New Roman"/>
          <w:sz w:val="24"/>
          <w:szCs w:val="24"/>
        </w:rPr>
        <w:t xml:space="preserve">In experiment 4, we manipulated the task so that the moral valence (experiment 4a) or the self-relatedness (experiment 4b) become irrelevant to the task. We </w:t>
      </w:r>
      <w:r w:rsidR="00811175">
        <w:rPr>
          <w:rFonts w:eastAsia="SimSun" w:cs="Times New Roman"/>
          <w:sz w:val="24"/>
          <w:szCs w:val="24"/>
        </w:rPr>
        <w:t xml:space="preserve">found </w:t>
      </w:r>
      <w:r>
        <w:rPr>
          <w:rFonts w:eastAsia="SimSun" w:cs="Times New Roman"/>
          <w:sz w:val="24"/>
          <w:szCs w:val="24"/>
        </w:rPr>
        <w:t>a robust effect of the task: when the self-relatedness is task related, the results showed a strong effect of self-relatedness</w:t>
      </w:r>
      <w:r w:rsidR="00E921F9">
        <w:rPr>
          <w:rFonts w:eastAsia="SimSun" w:cs="Times New Roman"/>
          <w:sz w:val="24"/>
          <w:szCs w:val="24"/>
        </w:rPr>
        <w:t xml:space="preserve">; in contrast, </w:t>
      </w:r>
      <w:r>
        <w:rPr>
          <w:rFonts w:eastAsia="SimSun" w:cs="Times New Roman"/>
          <w:sz w:val="24"/>
          <w:szCs w:val="24"/>
        </w:rPr>
        <w:t>when moral valence become task related</w:t>
      </w:r>
      <w:r w:rsidR="00E921F9">
        <w:rPr>
          <w:rFonts w:eastAsia="SimSun" w:cs="Times New Roman"/>
          <w:sz w:val="24"/>
          <w:szCs w:val="24"/>
        </w:rPr>
        <w:t xml:space="preserve"> the main effect of moral valence was strong</w:t>
      </w:r>
      <w:r>
        <w:rPr>
          <w:rFonts w:eastAsia="SimSun" w:cs="Times New Roman"/>
          <w:sz w:val="24"/>
          <w:szCs w:val="24"/>
        </w:rPr>
        <w:t xml:space="preserve">. However, the task irrelevant stimuli in the shape exerted influence on the performance as well. The good self conditions (the shape associated the self and with a “good person” within the shape) performed better than bad self conditions. These results demonstrated that even when the </w:t>
      </w:r>
      <w:r w:rsidR="005766AA">
        <w:rPr>
          <w:rFonts w:eastAsia="SimSun" w:cs="Times New Roman"/>
          <w:sz w:val="24"/>
          <w:szCs w:val="24"/>
        </w:rPr>
        <w:t>moral valence and self-reference was separated by the task, participants can still couple the the self with the morally good, and facilitated the perceptual decision making.</w:t>
      </w:r>
    </w:p>
    <w:p w14:paraId="0EA4CEFA" w14:textId="532A5C08" w:rsidR="005E598C" w:rsidRDefault="005E598C" w:rsidP="005E598C">
      <w:pPr>
        <w:pStyle w:val="Heading2"/>
        <w:jc w:val="center"/>
        <w:rPr>
          <w:ins w:id="304" w:author="Hu, C-P" w:date="2019-04-14T08:39:00Z"/>
          <w:rFonts w:ascii="Times New Roman" w:eastAsia="SimSun" w:hAnsi="Times New Roman" w:cs="Times New Roman"/>
          <w:sz w:val="24"/>
          <w:szCs w:val="24"/>
        </w:rPr>
      </w:pPr>
      <w:ins w:id="305" w:author="Hu, C-P" w:date="2019-04-14T08:39:00Z">
        <w:r>
          <w:rPr>
            <w:rFonts w:ascii="Times New Roman" w:eastAsia="SimSun" w:hAnsi="Times New Roman" w:cs="Times New Roman"/>
            <w:sz w:val="24"/>
            <w:szCs w:val="24"/>
          </w:rPr>
          <w:t xml:space="preserve">Experiment </w:t>
        </w:r>
      </w:ins>
      <w:ins w:id="306" w:author="Hu, C-P" w:date="2019-04-14T08:40:00Z">
        <w:r>
          <w:rPr>
            <w:rFonts w:ascii="Times New Roman" w:eastAsia="SimSun" w:hAnsi="Times New Roman" w:cs="Times New Roman"/>
            <w:sz w:val="24"/>
            <w:szCs w:val="24"/>
          </w:rPr>
          <w:t>5</w:t>
        </w:r>
      </w:ins>
      <w:ins w:id="307" w:author="Hu, C-P" w:date="2019-04-15T09:01:00Z">
        <w:r w:rsidR="00C07F43">
          <w:rPr>
            <w:rFonts w:ascii="Times New Roman" w:eastAsia="SimSun" w:hAnsi="Times New Roman" w:cs="Times New Roman"/>
            <w:sz w:val="24"/>
            <w:szCs w:val="24"/>
          </w:rPr>
          <w:t>a</w:t>
        </w:r>
      </w:ins>
      <w:ins w:id="308" w:author="Hu, C-P" w:date="2019-04-14T08:40:00Z">
        <w:r>
          <w:rPr>
            <w:rFonts w:ascii="Times New Roman" w:eastAsia="SimSun" w:hAnsi="Times New Roman" w:cs="Times New Roman"/>
            <w:sz w:val="24"/>
            <w:szCs w:val="24"/>
          </w:rPr>
          <w:t>: EEG study 1</w:t>
        </w:r>
      </w:ins>
    </w:p>
    <w:p w14:paraId="63A4F85A" w14:textId="6383F946" w:rsidR="005E598C" w:rsidRPr="00DD22A7" w:rsidRDefault="00170AA4" w:rsidP="005E598C">
      <w:pPr>
        <w:spacing w:line="480" w:lineRule="auto"/>
        <w:ind w:firstLine="720"/>
        <w:rPr>
          <w:ins w:id="309" w:author="Hu, C-P" w:date="2019-04-14T08:39:00Z"/>
          <w:rFonts w:eastAsia="SimSun" w:cs="Times New Roman"/>
          <w:sz w:val="24"/>
          <w:szCs w:val="24"/>
        </w:rPr>
      </w:pPr>
      <w:ins w:id="310" w:author="Hu, C-P" w:date="2019-04-14T08:41:00Z">
        <w:r>
          <w:rPr>
            <w:rFonts w:eastAsia="SimSun" w:cs="Times New Roman"/>
            <w:sz w:val="24"/>
            <w:szCs w:val="24"/>
          </w:rPr>
          <w:t>Experiment 5 was conducte</w:t>
        </w:r>
      </w:ins>
      <w:ins w:id="311" w:author="Hu, C-P" w:date="2019-04-14T08:42:00Z">
        <w:r>
          <w:rPr>
            <w:rFonts w:eastAsia="SimSun" w:cs="Times New Roman"/>
            <w:sz w:val="24"/>
            <w:szCs w:val="24"/>
          </w:rPr>
          <w:t xml:space="preserve">d to study the neural correlates of the positive prioritization effect. The behavioral </w:t>
        </w:r>
      </w:ins>
      <w:ins w:id="312" w:author="Hu, C-P" w:date="2019-04-14T08:43:00Z">
        <w:r>
          <w:rPr>
            <w:rFonts w:eastAsia="SimSun" w:cs="Times New Roman"/>
            <w:sz w:val="24"/>
            <w:szCs w:val="24"/>
          </w:rPr>
          <w:t xml:space="preserve">paradigm is same as experiment </w:t>
        </w:r>
      </w:ins>
      <w:ins w:id="313" w:author="Hu, C-P" w:date="2019-04-14T08:45:00Z">
        <w:r w:rsidR="00442E15">
          <w:rPr>
            <w:rFonts w:eastAsia="SimSun" w:cs="Times New Roman"/>
            <w:sz w:val="24"/>
            <w:szCs w:val="24"/>
          </w:rPr>
          <w:t>2</w:t>
        </w:r>
      </w:ins>
      <w:ins w:id="314" w:author="Hu, C-P" w:date="2019-04-14T08:39:00Z">
        <w:r w:rsidR="005E598C">
          <w:rPr>
            <w:rFonts w:eastAsia="SimSun" w:cs="Times New Roman"/>
            <w:sz w:val="24"/>
            <w:szCs w:val="24"/>
          </w:rPr>
          <w:t xml:space="preserve">. </w:t>
        </w:r>
      </w:ins>
    </w:p>
    <w:p w14:paraId="4AD882FD" w14:textId="6F260C22" w:rsidR="005E598C" w:rsidRDefault="005E598C">
      <w:pPr>
        <w:pStyle w:val="Heading3"/>
        <w:spacing w:line="480" w:lineRule="auto"/>
        <w:jc w:val="left"/>
        <w:rPr>
          <w:ins w:id="315" w:author="Hu, C-P" w:date="2019-04-14T08:39:00Z"/>
          <w:rFonts w:eastAsia="SimSun" w:cs="Times New Roman"/>
          <w:sz w:val="24"/>
          <w:szCs w:val="24"/>
        </w:rPr>
        <w:pPrChange w:id="316" w:author="Hu, C-P" w:date="2019-04-14T08:41:00Z">
          <w:pPr>
            <w:pStyle w:val="Heading3"/>
            <w:jc w:val="left"/>
          </w:pPr>
        </w:pPrChange>
      </w:pPr>
      <w:ins w:id="317" w:author="Hu, C-P" w:date="2019-04-14T08:39:00Z">
        <w:r w:rsidRPr="00E52E54">
          <w:rPr>
            <w:rFonts w:eastAsia="SimSun" w:cs="Times New Roman"/>
            <w:sz w:val="24"/>
            <w:szCs w:val="24"/>
          </w:rPr>
          <w:t>Method</w:t>
        </w:r>
      </w:ins>
    </w:p>
    <w:p w14:paraId="21AC6798" w14:textId="720E7611" w:rsidR="005E598C" w:rsidRDefault="005E598C" w:rsidP="00170AA4">
      <w:pPr>
        <w:spacing w:line="480" w:lineRule="auto"/>
        <w:rPr>
          <w:ins w:id="318" w:author="Hu, C-P" w:date="2019-04-14T08:44:00Z"/>
          <w:rFonts w:eastAsia="SimSun" w:cs="Times New Roman"/>
          <w:sz w:val="24"/>
          <w:szCs w:val="24"/>
        </w:rPr>
      </w:pPr>
      <w:ins w:id="319" w:author="Hu, C-P" w:date="2019-04-14T08:39:00Z">
        <w:r>
          <w:tab/>
        </w:r>
      </w:ins>
      <w:ins w:id="320" w:author="Hu, C-P" w:date="2019-04-14T08:41:00Z">
        <w:r w:rsidR="00170AA4" w:rsidRPr="009C678F">
          <w:rPr>
            <w:rFonts w:eastAsia="SimSun" w:cs="Times New Roman"/>
            <w:b/>
            <w:sz w:val="24"/>
            <w:szCs w:val="24"/>
          </w:rPr>
          <w:t>Participants.</w:t>
        </w:r>
        <w:r w:rsidR="00170AA4">
          <w:rPr>
            <w:rFonts w:eastAsia="SimSun" w:cs="Times New Roman"/>
            <w:sz w:val="24"/>
            <w:szCs w:val="24"/>
          </w:rPr>
          <w:tab/>
        </w:r>
        <w:r w:rsidR="00170AA4" w:rsidRPr="00170AA4">
          <w:rPr>
            <w:rFonts w:eastAsia="SimSun" w:cs="Times New Roman"/>
            <w:sz w:val="24"/>
            <w:szCs w:val="24"/>
          </w:rPr>
          <w:t>25 young healthy adults (8 female, mean age = 22.04±5.02) participated this experiment. All were right handed and had normal or corrected-to-normal vision. The eeg data of two pariticipants were excluded from analysis because of too much artifacts.</w:t>
        </w:r>
      </w:ins>
    </w:p>
    <w:p w14:paraId="7D775502" w14:textId="603F704A" w:rsidR="006C0845" w:rsidRPr="00BA6982" w:rsidRDefault="006C0845" w:rsidP="006C0845">
      <w:pPr>
        <w:spacing w:line="480" w:lineRule="auto"/>
        <w:ind w:firstLine="720"/>
        <w:jc w:val="left"/>
        <w:rPr>
          <w:ins w:id="321" w:author="Hu, C-P" w:date="2019-04-14T08:44:00Z"/>
          <w:rFonts w:cs="Times New Roman"/>
          <w:sz w:val="24"/>
          <w:szCs w:val="24"/>
        </w:rPr>
      </w:pPr>
      <w:ins w:id="322" w:author="Hu, C-P" w:date="2019-04-14T08:44:00Z">
        <w:r w:rsidRPr="00FB741A">
          <w:rPr>
            <w:rFonts w:eastAsia="SimSun" w:cs="Times New Roman"/>
            <w:b/>
            <w:sz w:val="24"/>
            <w:szCs w:val="24"/>
          </w:rPr>
          <w:t>Experimental design</w:t>
        </w:r>
        <w:r>
          <w:rPr>
            <w:rFonts w:eastAsia="SimSun" w:cs="Times New Roman"/>
            <w:sz w:val="24"/>
            <w:szCs w:val="24"/>
          </w:rPr>
          <w:t>.</w:t>
        </w:r>
        <w:r>
          <w:rPr>
            <w:rFonts w:eastAsia="SimSun" w:cs="Times New Roman"/>
            <w:sz w:val="24"/>
            <w:szCs w:val="24"/>
          </w:rPr>
          <w:tab/>
          <w:t xml:space="preserve"> The experimental design of this experiment is same as experiment 1a:  a</w:t>
        </w:r>
        <w:r w:rsidRPr="00BA6982">
          <w:rPr>
            <w:rFonts w:eastAsia="SimSun" w:cs="Times New Roman"/>
            <w:sz w:val="24"/>
            <w:szCs w:val="24"/>
          </w:rPr>
          <w:t xml:space="preserve"> </w:t>
        </w:r>
      </w:ins>
      <w:ins w:id="323" w:author="Hu, C-P" w:date="2019-04-14T08:45:00Z">
        <w:r w:rsidR="00442E15">
          <w:rPr>
            <w:rFonts w:cs="Times New Roman"/>
            <w:sz w:val="24"/>
            <w:szCs w:val="24"/>
          </w:rPr>
          <w:t>3</w:t>
        </w:r>
      </w:ins>
      <w:ins w:id="324" w:author="Hu, C-P" w:date="2019-04-14T08:44:00Z">
        <w:r w:rsidRPr="00BA6982">
          <w:rPr>
            <w:rFonts w:cs="Times New Roman" w:hint="eastAsia"/>
            <w:sz w:val="24"/>
            <w:szCs w:val="24"/>
          </w:rPr>
          <w:t xml:space="preserve"> </w:t>
        </w:r>
        <w:r w:rsidRPr="00BA6982">
          <w:rPr>
            <w:rFonts w:eastAsia="SimSun" w:cs="Times New Roman"/>
            <w:sz w:val="24"/>
            <w:szCs w:val="24"/>
          </w:rPr>
          <w:t>×</w:t>
        </w:r>
        <w:r w:rsidRPr="00BA6982">
          <w:rPr>
            <w:rFonts w:cs="Times New Roman" w:hint="eastAsia"/>
            <w:sz w:val="24"/>
            <w:szCs w:val="24"/>
          </w:rPr>
          <w:t xml:space="preserve"> </w:t>
        </w:r>
        <w:r w:rsidRPr="00BA6982">
          <w:rPr>
            <w:rFonts w:cs="Times New Roman"/>
            <w:sz w:val="24"/>
            <w:szCs w:val="24"/>
          </w:rPr>
          <w:t>2 within-subject design</w:t>
        </w:r>
        <w:r>
          <w:rPr>
            <w:rFonts w:cs="Times New Roman"/>
            <w:sz w:val="24"/>
            <w:szCs w:val="24"/>
          </w:rPr>
          <w:t xml:space="preserve"> with moral valence</w:t>
        </w:r>
        <w:r w:rsidRPr="00BA6982">
          <w:rPr>
            <w:rFonts w:cs="Times New Roman"/>
            <w:sz w:val="24"/>
            <w:szCs w:val="24"/>
          </w:rPr>
          <w:t xml:space="preserve"> </w:t>
        </w:r>
        <w:r>
          <w:rPr>
            <w:rFonts w:cs="Times New Roman"/>
            <w:sz w:val="24"/>
            <w:szCs w:val="24"/>
          </w:rPr>
          <w:t>(</w:t>
        </w:r>
        <w:r w:rsidRPr="00BA6982">
          <w:rPr>
            <w:rFonts w:cs="Times New Roman"/>
            <w:sz w:val="24"/>
            <w:szCs w:val="24"/>
          </w:rPr>
          <w:t xml:space="preserve">good, </w:t>
        </w:r>
        <w:r>
          <w:rPr>
            <w:rFonts w:cs="Times New Roman"/>
            <w:sz w:val="24"/>
            <w:szCs w:val="24"/>
          </w:rPr>
          <w:t>neutral</w:t>
        </w:r>
        <w:r w:rsidRPr="00BA6982">
          <w:rPr>
            <w:rFonts w:cs="Times New Roman"/>
            <w:sz w:val="24"/>
            <w:szCs w:val="24"/>
          </w:rPr>
          <w:t xml:space="preserve"> and bad</w:t>
        </w:r>
        <w:r>
          <w:rPr>
            <w:rFonts w:cs="Times New Roman"/>
            <w:sz w:val="24"/>
            <w:szCs w:val="24"/>
          </w:rPr>
          <w:t xml:space="preserve"> associations)</w:t>
        </w:r>
      </w:ins>
      <w:ins w:id="325" w:author="Hu, C-P" w:date="2019-04-14T08:45:00Z">
        <w:r w:rsidR="00442E15">
          <w:rPr>
            <w:rFonts w:cs="Times New Roman"/>
            <w:sz w:val="24"/>
            <w:szCs w:val="24"/>
          </w:rPr>
          <w:t xml:space="preserve"> </w:t>
        </w:r>
      </w:ins>
      <w:ins w:id="326" w:author="Hu, C-P" w:date="2019-04-14T08:44:00Z">
        <w:r>
          <w:rPr>
            <w:rFonts w:cs="Times New Roman"/>
            <w:sz w:val="24"/>
            <w:szCs w:val="24"/>
          </w:rPr>
          <w:t>and matchness</w:t>
        </w:r>
        <w:r w:rsidRPr="00BA6982">
          <w:rPr>
            <w:rFonts w:cs="Times New Roman"/>
            <w:sz w:val="24"/>
            <w:szCs w:val="24"/>
          </w:rPr>
          <w:t xml:space="preserve"> between shape and label</w:t>
        </w:r>
        <w:r>
          <w:rPr>
            <w:rFonts w:cs="Times New Roman"/>
            <w:sz w:val="24"/>
            <w:szCs w:val="24"/>
          </w:rPr>
          <w:t xml:space="preserve"> (match vs. mismatch for the personal association) as within-subject variables</w:t>
        </w:r>
        <w:r w:rsidRPr="00BA6982">
          <w:rPr>
            <w:rFonts w:cs="Times New Roman"/>
            <w:sz w:val="24"/>
            <w:szCs w:val="24"/>
          </w:rPr>
          <w:t>.</w:t>
        </w:r>
        <w:r>
          <w:rPr>
            <w:rFonts w:cs="Times New Roman"/>
            <w:sz w:val="24"/>
            <w:szCs w:val="24"/>
          </w:rPr>
          <w:t xml:space="preserve"> However, in the current task, the participants learned the associations between three shapes and three labels with different moral valence: good-person, neutral-person, and bad-person. While the word “self” or “other” were presented in the shapes (see below).</w:t>
        </w:r>
      </w:ins>
    </w:p>
    <w:p w14:paraId="66051CB2" w14:textId="0ED9AE99" w:rsidR="006C0845" w:rsidRDefault="006C0845" w:rsidP="00442E15">
      <w:pPr>
        <w:spacing w:line="480" w:lineRule="auto"/>
        <w:ind w:firstLine="720"/>
        <w:jc w:val="left"/>
        <w:rPr>
          <w:ins w:id="327" w:author="Hu, C-P" w:date="2019-04-14T08:47:00Z"/>
          <w:rFonts w:cs="Times New Roman"/>
          <w:sz w:val="24"/>
        </w:rPr>
      </w:pPr>
      <w:ins w:id="328" w:author="Hu, C-P" w:date="2019-04-14T08:44:00Z">
        <w:r w:rsidRPr="00FB741A">
          <w:rPr>
            <w:rFonts w:cs="Times New Roman"/>
            <w:b/>
            <w:sz w:val="24"/>
          </w:rPr>
          <w:t>Stimuli</w:t>
        </w:r>
        <w:r>
          <w:rPr>
            <w:rFonts w:cs="Times New Roman"/>
            <w:sz w:val="24"/>
          </w:rPr>
          <w:t>.</w:t>
        </w:r>
        <w:r>
          <w:rPr>
            <w:rFonts w:cs="Times New Roman"/>
            <w:sz w:val="24"/>
          </w:rPr>
          <w:tab/>
          <w:t xml:space="preserve"> </w:t>
        </w:r>
      </w:ins>
      <w:ins w:id="329" w:author="Hu, C-P" w:date="2019-04-14T08:46:00Z">
        <w:r w:rsidR="00442E15" w:rsidRPr="00442E15">
          <w:rPr>
            <w:rFonts w:cs="Times New Roman" w:hint="eastAsia"/>
            <w:sz w:val="24"/>
          </w:rPr>
          <w:t xml:space="preserve">Three </w:t>
        </w:r>
        <w:r w:rsidR="00442E15" w:rsidRPr="00442E15">
          <w:rPr>
            <w:rFonts w:cs="Times New Roman"/>
            <w:sz w:val="24"/>
          </w:rPr>
          <w:t xml:space="preserve">geometric </w:t>
        </w:r>
        <w:r w:rsidR="00442E15" w:rsidRPr="00442E15">
          <w:rPr>
            <w:rFonts w:cs="Times New Roman" w:hint="eastAsia"/>
            <w:sz w:val="24"/>
          </w:rPr>
          <w:t>shapes (triangle, square and circle</w:t>
        </w:r>
        <w:r w:rsidR="00442E15" w:rsidRPr="00442E15">
          <w:rPr>
            <w:rFonts w:cs="Times New Roman"/>
            <w:sz w:val="24"/>
          </w:rPr>
          <w:t>, each</w:t>
        </w:r>
        <w:r w:rsidR="00442E15" w:rsidRPr="00442E15">
          <w:rPr>
            <w:rFonts w:cs="Times New Roman" w:hint="eastAsia"/>
            <w:sz w:val="24"/>
          </w:rPr>
          <w:t xml:space="preserve"> 4.6</w:t>
        </w:r>
        <w:r w:rsidR="00442E15" w:rsidRPr="00442E15">
          <w:rPr>
            <w:rFonts w:cs="Times New Roman" w:hint="eastAsia"/>
            <w:sz w:val="24"/>
          </w:rPr>
          <w:t>º</w:t>
        </w:r>
        <w:r w:rsidR="00442E15" w:rsidRPr="00442E15">
          <w:rPr>
            <w:rFonts w:cs="Times New Roman" w:hint="eastAsia"/>
            <w:sz w:val="24"/>
          </w:rPr>
          <w:t xml:space="preserve"> </w:t>
        </w:r>
        <w:r w:rsidR="00442E15" w:rsidRPr="00442E15">
          <w:rPr>
            <w:rFonts w:cs="Times New Roman" w:hint="eastAsia"/>
            <w:sz w:val="24"/>
          </w:rPr>
          <w:t>×</w:t>
        </w:r>
        <w:r w:rsidR="00442E15" w:rsidRPr="00442E15">
          <w:rPr>
            <w:rFonts w:cs="Times New Roman" w:hint="eastAsia"/>
            <w:sz w:val="24"/>
          </w:rPr>
          <w:t xml:space="preserve"> 4.6</w:t>
        </w:r>
        <w:r w:rsidR="00442E15" w:rsidRPr="00442E15">
          <w:rPr>
            <w:rFonts w:cs="Times New Roman" w:hint="eastAsia"/>
            <w:sz w:val="24"/>
          </w:rPr>
          <w:t>º</w:t>
        </w:r>
        <w:r w:rsidR="00442E15" w:rsidRPr="00442E15">
          <w:rPr>
            <w:rFonts w:cs="Times New Roman" w:hint="eastAsia"/>
            <w:sz w:val="24"/>
          </w:rPr>
          <w:t xml:space="preserve"> of vis</w:t>
        </w:r>
        <w:r w:rsidR="00442E15" w:rsidRPr="00442E15">
          <w:rPr>
            <w:rFonts w:cs="Times New Roman"/>
            <w:sz w:val="24"/>
          </w:rPr>
          <w:t>ual angle) were presented at the center of screen for 50 ms after 500ms of fixation (0.8º × 0.8º of visual angle). The association of the three shapes to bad person (“</w:t>
        </w:r>
        <w:r w:rsidR="00442E15" w:rsidRPr="00442E15">
          <w:rPr>
            <w:rFonts w:cs="Times New Roman" w:hint="eastAsia"/>
            <w:sz w:val="24"/>
          </w:rPr>
          <w:t>坏</w:t>
        </w:r>
        <w:r w:rsidR="00442E15" w:rsidRPr="00442E15">
          <w:rPr>
            <w:rFonts w:cs="Times New Roman"/>
            <w:sz w:val="24"/>
          </w:rPr>
          <w:t>人</w:t>
        </w:r>
        <w:r w:rsidR="00442E15" w:rsidRPr="00442E15">
          <w:rPr>
            <w:rFonts w:cs="Times New Roman" w:hint="eastAsia"/>
            <w:sz w:val="24"/>
          </w:rPr>
          <w:t xml:space="preserve">, </w:t>
        </w:r>
        <w:r w:rsidR="00442E15" w:rsidRPr="00442E15">
          <w:rPr>
            <w:rFonts w:cs="Times New Roman"/>
            <w:sz w:val="24"/>
          </w:rPr>
          <w:t>HuaiRen”), good person (“</w:t>
        </w:r>
        <w:r w:rsidR="00442E15" w:rsidRPr="00442E15">
          <w:rPr>
            <w:rFonts w:cs="Times New Roman" w:hint="eastAsia"/>
            <w:sz w:val="24"/>
          </w:rPr>
          <w:t>好</w:t>
        </w:r>
        <w:r w:rsidR="00442E15" w:rsidRPr="00442E15">
          <w:rPr>
            <w:rFonts w:cs="Times New Roman"/>
            <w:sz w:val="24"/>
          </w:rPr>
          <w:t>人</w:t>
        </w:r>
        <w:r w:rsidR="00442E15" w:rsidRPr="00442E15">
          <w:rPr>
            <w:rFonts w:cs="Times New Roman" w:hint="eastAsia"/>
            <w:sz w:val="24"/>
          </w:rPr>
          <w:t>, HaoRen</w:t>
        </w:r>
        <w:r w:rsidR="00442E15" w:rsidRPr="00442E15">
          <w:rPr>
            <w:rFonts w:cs="Times New Roman"/>
            <w:sz w:val="24"/>
          </w:rPr>
          <w:t>”) or ordinary person (“</w:t>
        </w:r>
        <w:r w:rsidR="00442E15" w:rsidRPr="00442E15">
          <w:rPr>
            <w:rFonts w:cs="Times New Roman" w:hint="eastAsia"/>
            <w:sz w:val="24"/>
          </w:rPr>
          <w:t>常</w:t>
        </w:r>
        <w:r w:rsidR="00442E15" w:rsidRPr="00442E15">
          <w:rPr>
            <w:rFonts w:cs="Times New Roman"/>
            <w:sz w:val="24"/>
          </w:rPr>
          <w:t>人</w:t>
        </w:r>
        <w:r w:rsidR="00442E15" w:rsidRPr="00442E15">
          <w:rPr>
            <w:rFonts w:cs="Times New Roman" w:hint="eastAsia"/>
            <w:sz w:val="24"/>
          </w:rPr>
          <w:t>, ChangRen</w:t>
        </w:r>
        <w:r w:rsidR="00442E15" w:rsidRPr="00442E15">
          <w:rPr>
            <w:rFonts w:cs="Times New Roman"/>
            <w:sz w:val="24"/>
          </w:rPr>
          <w:t>”) was counterbalanced across participants. The words bad person, good person or ordinary person (3.6º × 1.6º) was also displayed at the center fo the screen. Participants had to judge whether the pairings of label and shape matched (e.g., Does the circle represent a bad person?). The experiment was run on a PC using E-prime software (version 2.0). Th</w:t>
        </w:r>
        <w:r w:rsidR="00442E15">
          <w:rPr>
            <w:rFonts w:cs="Times New Roman"/>
            <w:sz w:val="24"/>
          </w:rPr>
          <w:t>e</w:t>
        </w:r>
        <w:r w:rsidR="00442E15" w:rsidRPr="00442E15">
          <w:rPr>
            <w:rFonts w:cs="Times New Roman"/>
            <w:sz w:val="24"/>
          </w:rPr>
          <w:t>s</w:t>
        </w:r>
        <w:r w:rsidR="00442E15">
          <w:rPr>
            <w:rFonts w:cs="Times New Roman"/>
            <w:sz w:val="24"/>
          </w:rPr>
          <w:t>e</w:t>
        </w:r>
        <w:r w:rsidR="00442E15" w:rsidRPr="00442E15">
          <w:rPr>
            <w:rFonts w:cs="Times New Roman"/>
            <w:sz w:val="24"/>
          </w:rPr>
          <w:t xml:space="preserve"> stimuli were displayed on a 22-in CRT monitor (1024×768 at 100Hz).</w:t>
        </w:r>
      </w:ins>
    </w:p>
    <w:p w14:paraId="000F7CDB" w14:textId="1060AF9E" w:rsidR="00442E15" w:rsidRPr="00994738" w:rsidRDefault="00442E15">
      <w:pPr>
        <w:spacing w:line="480" w:lineRule="auto"/>
        <w:ind w:firstLine="720"/>
        <w:jc w:val="left"/>
        <w:rPr>
          <w:ins w:id="330" w:author="Hu, C-P" w:date="2019-04-14T08:44:00Z"/>
          <w:rFonts w:cs="Times New Roman"/>
          <w:sz w:val="24"/>
        </w:rPr>
      </w:pPr>
      <w:ins w:id="331" w:author="Hu, C-P" w:date="2019-04-14T08:47:00Z">
        <w:r w:rsidRPr="00442E15">
          <w:rPr>
            <w:rFonts w:cs="Times New Roman"/>
            <w:sz w:val="24"/>
          </w:rPr>
          <w:t xml:space="preserve">We used backward masking to avoid over-processing of the moral words, in which a scrabmled picture were presented for 900 ms after the label. Also, to avoid the celling effect on accruacy, shapes were presented on a noisy background based on our pilot studies. The noisy images were made by scrambling a picutre of 3/4gray and ¼ white at resoluation of 2 × 2 pixel. </w:t>
        </w:r>
      </w:ins>
    </w:p>
    <w:p w14:paraId="6D2AC9E1" w14:textId="7B11EE92" w:rsidR="006C0845" w:rsidRDefault="006C0845" w:rsidP="006C0845">
      <w:pPr>
        <w:spacing w:line="480" w:lineRule="auto"/>
        <w:ind w:firstLine="720"/>
        <w:jc w:val="left"/>
        <w:rPr>
          <w:ins w:id="332" w:author="Hu, C-P" w:date="2019-04-14T08:47:00Z"/>
          <w:rFonts w:cs="Times New Roman"/>
          <w:sz w:val="24"/>
        </w:rPr>
      </w:pPr>
      <w:ins w:id="333" w:author="Hu, C-P" w:date="2019-04-14T08:44:00Z">
        <w:r w:rsidRPr="00FB741A">
          <w:rPr>
            <w:rFonts w:cs="Times New Roman"/>
            <w:b/>
            <w:sz w:val="24"/>
          </w:rPr>
          <w:t>Procedure</w:t>
        </w:r>
        <w:r>
          <w:rPr>
            <w:rFonts w:cs="Times New Roman"/>
            <w:sz w:val="24"/>
          </w:rPr>
          <w:t xml:space="preserve">. The procedure was </w:t>
        </w:r>
        <w:proofErr w:type="gramStart"/>
        <w:r>
          <w:rPr>
            <w:rFonts w:cs="Times New Roman"/>
            <w:sz w:val="24"/>
          </w:rPr>
          <w:t>similar to</w:t>
        </w:r>
        <w:proofErr w:type="gramEnd"/>
        <w:r>
          <w:rPr>
            <w:rFonts w:cs="Times New Roman"/>
            <w:sz w:val="24"/>
          </w:rPr>
          <w:t xml:space="preserve"> Experiment </w:t>
        </w:r>
      </w:ins>
      <w:ins w:id="334" w:author="Hu, C-P" w:date="2019-04-14T08:47:00Z">
        <w:r w:rsidR="00442E15">
          <w:rPr>
            <w:rFonts w:cs="Times New Roman"/>
            <w:sz w:val="24"/>
          </w:rPr>
          <w:t>2</w:t>
        </w:r>
      </w:ins>
      <w:ins w:id="335" w:author="Hu, C-P" w:date="2019-04-14T08:44:00Z">
        <w:r>
          <w:rPr>
            <w:rFonts w:cs="Times New Roman"/>
            <w:sz w:val="24"/>
          </w:rPr>
          <w:t xml:space="preserve">. </w:t>
        </w:r>
      </w:ins>
      <w:ins w:id="336" w:author="Hu, C-P" w:date="2019-04-14T08:50:00Z">
        <w:r w:rsidR="006A2597">
          <w:rPr>
            <w:rFonts w:cs="Times New Roman"/>
            <w:sz w:val="24"/>
          </w:rPr>
          <w:t>P</w:t>
        </w:r>
      </w:ins>
      <w:ins w:id="337" w:author="Hu, C-P" w:date="2019-04-14T08:44:00Z">
        <w:r>
          <w:rPr>
            <w:rFonts w:cs="Times New Roman"/>
            <w:sz w:val="24"/>
          </w:rPr>
          <w:t xml:space="preserve">articipants finished 6 blocks of trial, each with </w:t>
        </w:r>
      </w:ins>
      <w:ins w:id="338" w:author="Hu, C-P" w:date="2019-04-14T08:50:00Z">
        <w:r w:rsidR="006A2597">
          <w:rPr>
            <w:rFonts w:cs="Times New Roman"/>
            <w:sz w:val="24"/>
          </w:rPr>
          <w:t>180</w:t>
        </w:r>
      </w:ins>
      <w:ins w:id="339" w:author="Hu, C-P" w:date="2019-04-14T08:44:00Z">
        <w:r>
          <w:rPr>
            <w:rFonts w:cs="Times New Roman"/>
            <w:sz w:val="24"/>
          </w:rPr>
          <w:t xml:space="preserve"> trials</w:t>
        </w:r>
      </w:ins>
      <w:ins w:id="340" w:author="Hu, C-P" w:date="2019-04-14T08:50:00Z">
        <w:r w:rsidR="006A2597">
          <w:rPr>
            <w:rFonts w:cs="Times New Roman"/>
            <w:sz w:val="24"/>
          </w:rPr>
          <w:t xml:space="preserve">. In total, participants finished </w:t>
        </w:r>
        <w:r w:rsidR="006A2597" w:rsidRPr="006A2597">
          <w:rPr>
            <w:rFonts w:cs="Times New Roman"/>
            <w:sz w:val="24"/>
          </w:rPr>
          <w:t>180 trials for each combination of condition</w:t>
        </w:r>
        <w:r w:rsidR="006A2597">
          <w:rPr>
            <w:rFonts w:cs="Times New Roman"/>
            <w:sz w:val="24"/>
          </w:rPr>
          <w:t>.</w:t>
        </w:r>
      </w:ins>
    </w:p>
    <w:p w14:paraId="6C0F18A6" w14:textId="4B201C28" w:rsidR="00442E15" w:rsidRPr="00442E15" w:rsidRDefault="00442E15" w:rsidP="00442E15">
      <w:pPr>
        <w:spacing w:line="480" w:lineRule="auto"/>
        <w:ind w:firstLine="720"/>
        <w:jc w:val="left"/>
        <w:rPr>
          <w:ins w:id="341" w:author="Hu, C-P" w:date="2019-04-14T08:47:00Z"/>
          <w:rFonts w:cs="Times New Roman"/>
          <w:sz w:val="24"/>
        </w:rPr>
      </w:pPr>
      <w:ins w:id="342" w:author="Hu, C-P" w:date="2019-04-14T08:47:00Z">
        <w:r w:rsidRPr="00442E15">
          <w:rPr>
            <w:rFonts w:cs="Times New Roman"/>
            <w:sz w:val="24"/>
          </w:rPr>
          <w:t xml:space="preserve">As </w:t>
        </w:r>
      </w:ins>
      <w:ins w:id="343" w:author="Hu, C-P" w:date="2019-04-14T08:48:00Z">
        <w:r>
          <w:rPr>
            <w:rFonts w:cs="Times New Roman"/>
            <w:sz w:val="24"/>
          </w:rPr>
          <w:t xml:space="preserve">in experiment 2 </w:t>
        </w:r>
      </w:ins>
      <w:ins w:id="344" w:author="Hu, C-P" w:date="2019-04-14T08:47:00Z">
        <w:r w:rsidRPr="00442E15">
          <w:rPr>
            <w:rFonts w:cs="Times New Roman"/>
            <w:sz w:val="24"/>
          </w:rPr>
          <w:fldChar w:fldCharType="begin">
            <w:fldData xml:space="preserve">PEVuZE5vdGU+PENpdGU+PEF1dGhvcj5TdWk8L0F1dGhvcj48WWVhcj4yMDEyPC9ZZWFyPjxSZWNO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</w:fldData>
          </w:fldChar>
        </w:r>
      </w:ins>
      <w:r w:rsidR="0055253C">
        <w:rPr>
          <w:rFonts w:cs="Times New Roman"/>
          <w:sz w:val="24"/>
        </w:rPr>
        <w:instrText xml:space="preserve"> ADDIN EN.CITE </w:instrText>
      </w:r>
      <w:r w:rsidR="0055253C">
        <w:rPr>
          <w:rFonts w:cs="Times New Roman"/>
          <w:sz w:val="24"/>
        </w:rPr>
        <w:fldChar w:fldCharType="begin">
          <w:fldData xml:space="preserve">PEVuZE5vdGU+PENpdGU+PEF1dGhvcj5TdWk8L0F1dGhvcj48WWVhcj4yMDEyPC9ZZWFyPjxSZWNO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</w:fldData>
        </w:fldChar>
      </w:r>
      <w:r w:rsidR="0055253C">
        <w:rPr>
          <w:rFonts w:cs="Times New Roman"/>
          <w:sz w:val="24"/>
        </w:rPr>
        <w:instrText xml:space="preserve"> ADDIN EN.CITE.DATA </w:instrText>
      </w:r>
      <w:r w:rsidR="0055253C">
        <w:rPr>
          <w:rFonts w:cs="Times New Roman"/>
          <w:sz w:val="24"/>
        </w:rPr>
      </w:r>
      <w:r w:rsidR="0055253C">
        <w:rPr>
          <w:rFonts w:cs="Times New Roman"/>
          <w:sz w:val="24"/>
        </w:rPr>
        <w:fldChar w:fldCharType="end"/>
      </w:r>
      <w:ins w:id="345" w:author="Hu, C-P" w:date="2019-04-14T08:47:00Z">
        <w:r w:rsidRPr="00442E15">
          <w:rPr>
            <w:rFonts w:cs="Times New Roman"/>
            <w:sz w:val="24"/>
          </w:rPr>
        </w:r>
        <w:r w:rsidRPr="00442E15">
          <w:rPr>
            <w:rFonts w:cs="Times New Roman"/>
            <w:sz w:val="24"/>
          </w:rPr>
          <w:fldChar w:fldCharType="separate"/>
        </w:r>
      </w:ins>
      <w:r w:rsidR="0055253C">
        <w:rPr>
          <w:rFonts w:cs="Times New Roman"/>
          <w:noProof/>
          <w:sz w:val="24"/>
        </w:rPr>
        <w:t>(</w:t>
      </w:r>
      <w:hyperlink w:anchor="_ENREF_28" w:tooltip="Sui, 2012 #8652" w:history="1">
        <w:r w:rsidR="00312133">
          <w:rPr>
            <w:rFonts w:cs="Times New Roman"/>
            <w:noProof/>
            <w:sz w:val="24"/>
          </w:rPr>
          <w:t>Sui et al., 2012</w:t>
        </w:r>
      </w:hyperlink>
      <w:r w:rsidR="0055253C">
        <w:rPr>
          <w:rFonts w:cs="Times New Roman"/>
          <w:noProof/>
          <w:sz w:val="24"/>
        </w:rPr>
        <w:t>)</w:t>
      </w:r>
      <w:ins w:id="346" w:author="Hu, C-P" w:date="2019-04-14T08:47:00Z">
        <w:r w:rsidRPr="00442E15">
          <w:rPr>
            <w:rFonts w:cs="Times New Roman"/>
            <w:sz w:val="24"/>
          </w:rPr>
          <w:fldChar w:fldCharType="end"/>
        </w:r>
        <w:r w:rsidRPr="00442E15">
          <w:rPr>
            <w:rFonts w:cs="Times New Roman"/>
            <w:sz w:val="24"/>
          </w:rPr>
          <w:t xml:space="preserve">, subjects first learned the associations between labels and shapes and then completed a shape-label matching task (e.g., good person-triangle). In each trial of the matching task, a fixation </w:t>
        </w:r>
        <w:proofErr w:type="gramStart"/>
        <w:r w:rsidRPr="00442E15">
          <w:rPr>
            <w:rFonts w:cs="Times New Roman"/>
            <w:sz w:val="24"/>
          </w:rPr>
          <w:t>were</w:t>
        </w:r>
        <w:proofErr w:type="gramEnd"/>
        <w:r w:rsidRPr="00442E15">
          <w:rPr>
            <w:rFonts w:cs="Times New Roman"/>
            <w:sz w:val="24"/>
          </w:rPr>
          <w:t xml:space="preserve"> first presented for 500 ms, followed by a 50 ms label; then, a scramled picture presented 900 ms. After the backward mask, the shape </w:t>
        </w:r>
        <w:proofErr w:type="gramStart"/>
        <w:r w:rsidRPr="00442E15">
          <w:rPr>
            <w:rFonts w:cs="Times New Roman"/>
            <w:sz w:val="24"/>
          </w:rPr>
          <w:t>were</w:t>
        </w:r>
        <w:proofErr w:type="gramEnd"/>
        <w:r w:rsidRPr="00442E15">
          <w:rPr>
            <w:rFonts w:cs="Times New Roman"/>
            <w:sz w:val="24"/>
          </w:rPr>
          <w:t xml:space="preserve"> presented on a noisy background for 50ms. Participant have to response in 1000ms after the presentation of the shape, and finnally, a feedback screen </w:t>
        </w:r>
      </w:ins>
      <w:ins w:id="347" w:author="Hu, C-P" w:date="2019-04-14T08:51:00Z">
        <w:r w:rsidR="006A2597" w:rsidRPr="00442E15">
          <w:rPr>
            <w:rFonts w:cs="Times New Roman"/>
            <w:sz w:val="24"/>
          </w:rPr>
          <w:t>was</w:t>
        </w:r>
      </w:ins>
      <w:ins w:id="348" w:author="Hu, C-P" w:date="2019-04-14T08:47:00Z">
        <w:r w:rsidRPr="00442E15">
          <w:rPr>
            <w:rFonts w:cs="Times New Roman"/>
            <w:sz w:val="24"/>
          </w:rPr>
          <w:t xml:space="preserve"> presented for 500 ms (see figure 1). The inter-trial interval (ITI) were randomly varied at the range of 1000 ~ 1400 ms. </w:t>
        </w:r>
      </w:ins>
    </w:p>
    <w:p w14:paraId="1A318182" w14:textId="4AC44770" w:rsidR="00442E15" w:rsidRPr="00442E15" w:rsidRDefault="00442E15" w:rsidP="00442E15">
      <w:pPr>
        <w:spacing w:line="480" w:lineRule="auto"/>
        <w:ind w:firstLine="720"/>
        <w:jc w:val="left"/>
        <w:rPr>
          <w:ins w:id="349" w:author="Hu, C-P" w:date="2019-04-14T08:47:00Z"/>
          <w:rFonts w:cs="Times New Roman"/>
          <w:sz w:val="24"/>
        </w:rPr>
      </w:pPr>
      <w:ins w:id="350" w:author="Hu, C-P" w:date="2019-04-14T08:47:00Z">
        <w:r w:rsidRPr="00442E15">
          <w:rPr>
            <w:rFonts w:cs="Times New Roman"/>
            <w:sz w:val="24"/>
          </w:rPr>
          <w:t>All the stimuli were presented on a gray background (RGB: 127, 127, 127). E-primed 2.0 was used to present stimuli and collect behavioral results.</w:t>
        </w:r>
      </w:ins>
      <w:ins w:id="351" w:author="Hu, C-P" w:date="2019-04-14T08:51:00Z">
        <w:r w:rsidR="006A2597">
          <w:rPr>
            <w:rFonts w:cs="Times New Roman"/>
            <w:sz w:val="24"/>
          </w:rPr>
          <w:t xml:space="preserve"> </w:t>
        </w:r>
      </w:ins>
      <w:ins w:id="352" w:author="Hu, C-P" w:date="2019-04-14T08:47:00Z">
        <w:r w:rsidRPr="00442E15">
          <w:rPr>
            <w:rFonts w:cs="Times New Roman"/>
            <w:sz w:val="24"/>
          </w:rPr>
          <w:t xml:space="preserve">Data were collected and analyzed when accuracy performance in total reached 60%. </w:t>
        </w:r>
      </w:ins>
    </w:p>
    <w:p w14:paraId="78420C99" w14:textId="77777777" w:rsidR="00442E15" w:rsidRPr="00442E15" w:rsidRDefault="00442E15" w:rsidP="00442E15">
      <w:pPr>
        <w:spacing w:line="480" w:lineRule="auto"/>
        <w:ind w:firstLine="720"/>
        <w:jc w:val="left"/>
        <w:rPr>
          <w:ins w:id="353" w:author="Hu, C-P" w:date="2019-04-14T08:47:00Z"/>
          <w:rFonts w:cs="Times New Roman"/>
          <w:sz w:val="24"/>
        </w:rPr>
      </w:pPr>
      <w:ins w:id="354" w:author="Hu, C-P" w:date="2019-04-14T08:47:00Z">
        <w:r w:rsidRPr="00442E15">
          <w:rPr>
            <w:rFonts w:cs="Times New Roman"/>
            <w:noProof/>
            <w:sz w:val="24"/>
          </w:rPr>
          <w:drawing>
            <wp:inline distT="0" distB="0" distL="0" distR="0" wp14:anchorId="6EEC980A" wp14:editId="0591984B">
              <wp:extent cx="5274310" cy="2715642"/>
              <wp:effectExtent l="0" t="0" r="2540" b="8890"/>
              <wp:docPr id="21" name="Picture 21" descr="E:\kuaipan\Exp.s\Project1_Moral_reputation_learning\Exp_ERP_Moral_Asso\Procedure\Proc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aipan\Exp.s\Project1_Moral_reputation_learning\Exp_ERP_Moral_Asso\Procedure\Proc_schem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715642"/>
                      </a:xfrm>
                      <a:prstGeom prst="rect">
                        <a:avLst/>
                      </a:prstGeom>
                      <a:noFill/>
                      <a:ln>
                        <a:noFill/>
                      </a:ln>
                    </pic:spPr>
                  </pic:pic>
                </a:graphicData>
              </a:graphic>
            </wp:inline>
          </w:drawing>
        </w:r>
      </w:ins>
    </w:p>
    <w:p w14:paraId="18EA4883" w14:textId="77777777" w:rsidR="00442E15" w:rsidRPr="00442E15" w:rsidRDefault="00442E15" w:rsidP="00442E15">
      <w:pPr>
        <w:spacing w:line="480" w:lineRule="auto"/>
        <w:ind w:firstLine="720"/>
        <w:jc w:val="left"/>
        <w:rPr>
          <w:ins w:id="355" w:author="Hu, C-P" w:date="2019-04-14T08:47:00Z"/>
          <w:rFonts w:cs="Times New Roman"/>
          <w:sz w:val="24"/>
        </w:rPr>
      </w:pPr>
      <w:ins w:id="356" w:author="Hu, C-P" w:date="2019-04-14T08:47:00Z">
        <w:r w:rsidRPr="00442E15">
          <w:rPr>
            <w:rFonts w:cs="Times New Roman"/>
            <w:sz w:val="24"/>
          </w:rPr>
          <w:t>Figure 1. Examples of stimuli and procedures in the experiment</w:t>
        </w:r>
      </w:ins>
    </w:p>
    <w:p w14:paraId="097037F2" w14:textId="77777777" w:rsidR="00442E15" w:rsidRDefault="00442E15" w:rsidP="006C0845">
      <w:pPr>
        <w:spacing w:line="480" w:lineRule="auto"/>
        <w:ind w:firstLine="720"/>
        <w:jc w:val="left"/>
        <w:rPr>
          <w:ins w:id="357" w:author="Hu, C-P" w:date="2019-04-14T08:44:00Z"/>
          <w:rFonts w:cs="Times New Roman"/>
          <w:sz w:val="24"/>
        </w:rPr>
      </w:pPr>
    </w:p>
    <w:p w14:paraId="1D8FA830" w14:textId="77777777" w:rsidR="006C0845" w:rsidRPr="00E52E54" w:rsidRDefault="006C0845">
      <w:pPr>
        <w:pStyle w:val="Heading3"/>
        <w:keepNext w:val="0"/>
        <w:keepLines w:val="0"/>
        <w:spacing w:before="0" w:after="0" w:line="480" w:lineRule="auto"/>
        <w:jc w:val="left"/>
        <w:rPr>
          <w:ins w:id="358" w:author="Hu, C-P" w:date="2019-04-14T08:44:00Z"/>
          <w:rFonts w:eastAsia="SimSun" w:cs="Times New Roman"/>
          <w:sz w:val="24"/>
          <w:szCs w:val="24"/>
        </w:rPr>
        <w:pPrChange w:id="359" w:author="Hu, C-P" w:date="2019-04-14T08:51:00Z">
          <w:pPr>
            <w:pStyle w:val="Heading3"/>
            <w:keepNext w:val="0"/>
            <w:keepLines w:val="0"/>
            <w:spacing w:before="0" w:after="0" w:line="480" w:lineRule="auto"/>
            <w:ind w:firstLine="720"/>
            <w:jc w:val="left"/>
          </w:pPr>
        </w:pPrChange>
      </w:pPr>
      <w:ins w:id="360" w:author="Hu, C-P" w:date="2019-04-14T08:44:00Z">
        <w:r w:rsidRPr="00E52E54">
          <w:rPr>
            <w:rFonts w:eastAsia="SimSun" w:cs="Times New Roman"/>
            <w:sz w:val="24"/>
            <w:szCs w:val="24"/>
          </w:rPr>
          <w:t>Results</w:t>
        </w:r>
      </w:ins>
    </w:p>
    <w:p w14:paraId="10DC6B09" w14:textId="13B0329D" w:rsidR="006D4FBE" w:rsidRDefault="006D4FBE">
      <w:pPr>
        <w:spacing w:line="480" w:lineRule="auto"/>
        <w:rPr>
          <w:ins w:id="361" w:author="Hu, C-P" w:date="2019-04-18T08:41:00Z"/>
          <w:rFonts w:eastAsia="SimSun" w:cs="Times New Roman"/>
          <w:sz w:val="24"/>
          <w:szCs w:val="24"/>
        </w:rPr>
        <w:pPrChange w:id="362" w:author="Hu, C-P" w:date="2019-04-18T08:41:00Z">
          <w:pPr>
            <w:spacing w:line="480" w:lineRule="auto"/>
            <w:ind w:firstLine="720"/>
          </w:pPr>
        </w:pPrChange>
      </w:pPr>
      <w:ins w:id="363" w:author="Hu, C-P" w:date="2019-04-18T08:41:00Z">
        <w:r>
          <w:rPr>
            <w:noProof/>
          </w:rPr>
          <w:drawing>
            <wp:inline distT="0" distB="0" distL="0" distR="0" wp14:anchorId="0D5E0F6D" wp14:editId="355D1E73">
              <wp:extent cx="5274310" cy="43954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395470"/>
                      </a:xfrm>
                      <a:prstGeom prst="rect">
                        <a:avLst/>
                      </a:prstGeom>
                      <a:noFill/>
                      <a:ln>
                        <a:noFill/>
                      </a:ln>
                    </pic:spPr>
                  </pic:pic>
                </a:graphicData>
              </a:graphic>
            </wp:inline>
          </w:drawing>
        </w:r>
      </w:ins>
    </w:p>
    <w:p w14:paraId="2FD46AE7" w14:textId="7FF5B98E" w:rsidR="006C0845" w:rsidRDefault="006A2597" w:rsidP="006A2597">
      <w:pPr>
        <w:spacing w:line="480" w:lineRule="auto"/>
        <w:ind w:firstLine="720"/>
        <w:rPr>
          <w:ins w:id="364" w:author="Hu, C-P" w:date="2019-04-14T08:51:00Z"/>
          <w:rFonts w:eastAsia="SimSun" w:cs="Times New Roman"/>
          <w:sz w:val="24"/>
          <w:szCs w:val="24"/>
        </w:rPr>
      </w:pPr>
      <w:ins w:id="365" w:author="Hu, C-P" w:date="2019-04-14T08:51:00Z">
        <w:r>
          <w:rPr>
            <w:rFonts w:eastAsia="SimSun" w:cs="Times New Roman"/>
            <w:sz w:val="24"/>
            <w:szCs w:val="24"/>
          </w:rPr>
          <w:t>Only the behavioral results were reported here.</w:t>
        </w:r>
      </w:ins>
    </w:p>
    <w:p w14:paraId="1355E878" w14:textId="0EC44AFC" w:rsidR="006A2597" w:rsidRPr="006A2597" w:rsidRDefault="006A2597" w:rsidP="006A2597">
      <w:pPr>
        <w:spacing w:line="480" w:lineRule="auto"/>
        <w:ind w:firstLine="720"/>
        <w:rPr>
          <w:ins w:id="366" w:author="Hu, C-P" w:date="2019-04-14T08:51:00Z"/>
          <w:rFonts w:eastAsia="SimSun" w:cs="Times New Roman"/>
          <w:sz w:val="24"/>
          <w:szCs w:val="24"/>
        </w:rPr>
      </w:pPr>
      <w:ins w:id="367" w:author="Hu, C-P" w:date="2019-04-14T08:51:00Z">
        <w:r w:rsidRPr="006A2597">
          <w:rPr>
            <w:rFonts w:eastAsia="SimSun" w:cs="Times New Roman" w:hint="eastAsia"/>
            <w:sz w:val="24"/>
            <w:szCs w:val="24"/>
          </w:rPr>
          <w:t xml:space="preserve">ANOVA for the </w:t>
        </w:r>
        <w:r w:rsidRPr="006A2597">
          <w:rPr>
            <w:rFonts w:eastAsia="SimSun" w:cs="Times New Roman"/>
            <w:sz w:val="24"/>
            <w:szCs w:val="24"/>
          </w:rPr>
          <w:t>reaction times</w:t>
        </w:r>
        <w:r w:rsidRPr="006A2597">
          <w:rPr>
            <w:rFonts w:eastAsia="SimSun" w:cs="Times New Roman" w:hint="eastAsia"/>
            <w:sz w:val="24"/>
            <w:szCs w:val="24"/>
          </w:rPr>
          <w:t xml:space="preserve"> show</w:t>
        </w:r>
        <w:r w:rsidRPr="006A2597">
          <w:rPr>
            <w:rFonts w:eastAsia="SimSun" w:cs="Times New Roman"/>
            <w:sz w:val="24"/>
            <w:szCs w:val="24"/>
          </w:rPr>
          <w:t xml:space="preserve">ed a significant interaction of shape category and matching judgment, </w:t>
        </w:r>
        <w:proofErr w:type="gramStart"/>
        <w:r w:rsidRPr="006A2597">
          <w:rPr>
            <w:rFonts w:eastAsia="SimSun" w:cs="Times New Roman"/>
            <w:i/>
            <w:sz w:val="24"/>
            <w:szCs w:val="24"/>
          </w:rPr>
          <w:t>F</w:t>
        </w:r>
        <w:r w:rsidRPr="006A2597">
          <w:rPr>
            <w:rFonts w:eastAsia="SimSun" w:cs="Times New Roman"/>
            <w:sz w:val="24"/>
            <w:szCs w:val="24"/>
          </w:rPr>
          <w:t>(</w:t>
        </w:r>
        <w:proofErr w:type="gramEnd"/>
        <w:r w:rsidRPr="006A2597">
          <w:rPr>
            <w:rFonts w:eastAsia="SimSun" w:cs="Times New Roman"/>
            <w:sz w:val="24"/>
            <w:szCs w:val="24"/>
          </w:rPr>
          <w:t>2,48) = 21.</w:t>
        </w:r>
      </w:ins>
      <w:ins w:id="368" w:author="Hu, C-P" w:date="2019-04-16T09:04:00Z">
        <w:r w:rsidR="00680E12">
          <w:rPr>
            <w:rFonts w:eastAsia="SimSun" w:cs="Times New Roman"/>
            <w:sz w:val="24"/>
            <w:szCs w:val="24"/>
          </w:rPr>
          <w:t>9</w:t>
        </w:r>
      </w:ins>
      <w:ins w:id="369" w:author="Hu, C-P" w:date="2019-04-14T08:51:00Z">
        <w:r w:rsidRPr="006A2597">
          <w:rPr>
            <w:rFonts w:eastAsia="SimSun" w:cs="Times New Roman"/>
            <w:sz w:val="24"/>
            <w:szCs w:val="24"/>
          </w:rPr>
          <w:t xml:space="preserve">, </w:t>
        </w:r>
        <w:r w:rsidRPr="006A2597">
          <w:rPr>
            <w:rFonts w:eastAsia="SimSun" w:cs="Times New Roman"/>
            <w:i/>
            <w:sz w:val="24"/>
            <w:szCs w:val="24"/>
          </w:rPr>
          <w:t>p</w:t>
        </w:r>
        <w:r w:rsidRPr="006A2597">
          <w:rPr>
            <w:rFonts w:eastAsia="SimSun" w:cs="Times New Roman"/>
            <w:sz w:val="24"/>
            <w:szCs w:val="24"/>
          </w:rPr>
          <w:t xml:space="preserve"> </w:t>
        </w:r>
      </w:ins>
      <w:ins w:id="370" w:author="Hu, C-P" w:date="2019-04-16T09:02:00Z">
        <w:r w:rsidR="00C006D9">
          <w:rPr>
            <w:rFonts w:eastAsia="SimSun" w:cs="Times New Roman"/>
            <w:sz w:val="24"/>
            <w:szCs w:val="24"/>
          </w:rPr>
          <w:t>&lt;</w:t>
        </w:r>
      </w:ins>
      <w:ins w:id="371" w:author="Hu, C-P" w:date="2019-04-14T08:51:00Z">
        <w:r w:rsidRPr="006A2597">
          <w:rPr>
            <w:rFonts w:eastAsia="SimSun" w:cs="Times New Roman"/>
            <w:sz w:val="24"/>
            <w:szCs w:val="24"/>
          </w:rPr>
          <w:t xml:space="preserve"> .00</w:t>
        </w:r>
      </w:ins>
      <w:ins w:id="372" w:author="Hu, C-P" w:date="2019-04-16T09:02:00Z">
        <w:r w:rsidR="00C006D9">
          <w:rPr>
            <w:rFonts w:eastAsia="SimSun" w:cs="Times New Roman"/>
            <w:sz w:val="24"/>
            <w:szCs w:val="24"/>
          </w:rPr>
          <w:t>1</w:t>
        </w:r>
      </w:ins>
      <w:ins w:id="373" w:author="Hu, C-P" w:date="2019-04-14T08:51:00Z">
        <w:r w:rsidRPr="006A2597">
          <w:rPr>
            <w:rFonts w:eastAsia="SimSun" w:cs="Times New Roman"/>
            <w:sz w:val="24"/>
            <w:szCs w:val="24"/>
          </w:rPr>
          <w:t xml:space="preserve">, </w:t>
        </w:r>
      </w:ins>
      <w:ins w:id="374" w:author="Hu, C-P" w:date="2019-04-16T09:02:00Z">
        <w:r w:rsidR="00C006D9">
          <w:rPr>
            <w:rFonts w:eastAsia="SimSun" w:cs="Times New Roman"/>
            <w:bCs/>
            <w:i/>
            <w:iCs/>
            <w:sz w:val="24"/>
            <w:szCs w:val="24"/>
          </w:rPr>
          <w:t>ω</w:t>
        </w:r>
      </w:ins>
      <w:ins w:id="375" w:author="Hu, C-P" w:date="2019-04-14T08:51:00Z">
        <w:r w:rsidRPr="006A2597">
          <w:rPr>
            <w:rFonts w:eastAsia="SimSun" w:cs="Times New Roman"/>
            <w:bCs/>
            <w:i/>
            <w:iCs/>
            <w:sz w:val="24"/>
            <w:szCs w:val="24"/>
          </w:rPr>
          <w:t>²</w:t>
        </w:r>
      </w:ins>
      <w:ins w:id="376" w:author="Hu, C-P" w:date="2019-04-16T09:03:00Z">
        <w:r w:rsidR="00C006D9">
          <w:rPr>
            <w:rFonts w:eastAsia="SimSun" w:cs="Times New Roman"/>
            <w:bCs/>
            <w:i/>
            <w:iCs/>
            <w:sz w:val="24"/>
            <w:szCs w:val="24"/>
          </w:rPr>
          <w:t xml:space="preserve"> </w:t>
        </w:r>
      </w:ins>
      <w:ins w:id="377" w:author="Hu, C-P" w:date="2019-04-14T08:51:00Z">
        <w:r w:rsidRPr="006A2597">
          <w:rPr>
            <w:rFonts w:eastAsia="SimSun" w:cs="Times New Roman"/>
            <w:sz w:val="24"/>
            <w:szCs w:val="24"/>
          </w:rPr>
          <w:t>=0.</w:t>
        </w:r>
      </w:ins>
      <w:ins w:id="378" w:author="Hu, C-P" w:date="2019-04-16T09:03:00Z">
        <w:r w:rsidR="00C006D9">
          <w:rPr>
            <w:rFonts w:eastAsia="SimSun" w:cs="Times New Roman"/>
            <w:sz w:val="24"/>
            <w:szCs w:val="24"/>
          </w:rPr>
          <w:t>021</w:t>
        </w:r>
      </w:ins>
      <w:ins w:id="379" w:author="Hu, C-P" w:date="2019-04-16T09:04:00Z">
        <w:r w:rsidR="009B34E0">
          <w:rPr>
            <w:rFonts w:eastAsia="SimSun" w:cs="Times New Roman"/>
            <w:sz w:val="24"/>
            <w:szCs w:val="24"/>
          </w:rPr>
          <w:t>, BF</w:t>
        </w:r>
        <w:r w:rsidR="009B34E0" w:rsidRPr="0064358E">
          <w:rPr>
            <w:rFonts w:eastAsia="SimSun" w:cs="Times New Roman"/>
            <w:sz w:val="24"/>
            <w:szCs w:val="24"/>
            <w:vertAlign w:val="subscript"/>
          </w:rPr>
          <w:t>10</w:t>
        </w:r>
        <w:r w:rsidR="009B34E0">
          <w:rPr>
            <w:rFonts w:eastAsia="SimSun" w:cs="Times New Roman"/>
            <w:sz w:val="24"/>
            <w:szCs w:val="24"/>
          </w:rPr>
          <w:t xml:space="preserve"> =</w:t>
        </w:r>
      </w:ins>
      <w:ins w:id="380" w:author="Hu, C-P" w:date="2019-04-16T09:05:00Z">
        <w:r w:rsidR="009B34E0">
          <w:rPr>
            <w:rFonts w:eastAsia="SimSun" w:cs="Times New Roman"/>
            <w:sz w:val="24"/>
            <w:szCs w:val="24"/>
          </w:rPr>
          <w:t xml:space="preserve"> 13567</w:t>
        </w:r>
      </w:ins>
      <w:ins w:id="381" w:author="Hu, C-P" w:date="2019-04-14T08:51:00Z">
        <w:r w:rsidRPr="006A2597">
          <w:rPr>
            <w:rFonts w:eastAsia="SimSun" w:cs="Times New Roman"/>
            <w:sz w:val="24"/>
            <w:szCs w:val="24"/>
          </w:rPr>
          <w:t xml:space="preserve">. The main effect of moral valence also significant, </w:t>
        </w:r>
        <w:proofErr w:type="gramStart"/>
        <w:r w:rsidRPr="006A2597">
          <w:rPr>
            <w:rFonts w:eastAsia="SimSun" w:cs="Times New Roman"/>
            <w:i/>
            <w:sz w:val="24"/>
            <w:szCs w:val="24"/>
          </w:rPr>
          <w:t>F</w:t>
        </w:r>
        <w:r w:rsidRPr="006A2597">
          <w:rPr>
            <w:rFonts w:eastAsia="SimSun" w:cs="Times New Roman"/>
            <w:sz w:val="24"/>
            <w:szCs w:val="24"/>
          </w:rPr>
          <w:t>(</w:t>
        </w:r>
        <w:proofErr w:type="gramEnd"/>
        <w:r w:rsidRPr="006A2597">
          <w:rPr>
            <w:rFonts w:eastAsia="SimSun" w:cs="Times New Roman"/>
            <w:sz w:val="24"/>
            <w:szCs w:val="24"/>
          </w:rPr>
          <w:t xml:space="preserve">2,48) = </w:t>
        </w:r>
      </w:ins>
      <w:ins w:id="382" w:author="Hu, C-P" w:date="2019-04-16T09:03:00Z">
        <w:r w:rsidR="00680E12">
          <w:rPr>
            <w:rFonts w:eastAsia="SimSun" w:cs="Times New Roman"/>
            <w:sz w:val="24"/>
            <w:szCs w:val="24"/>
          </w:rPr>
          <w:t>28.8</w:t>
        </w:r>
      </w:ins>
      <w:ins w:id="383" w:author="Hu, C-P" w:date="2019-04-14T08:51:00Z">
        <w:r w:rsidRPr="006A2597">
          <w:rPr>
            <w:rFonts w:eastAsia="SimSun" w:cs="Times New Roman"/>
            <w:sz w:val="24"/>
            <w:szCs w:val="24"/>
          </w:rPr>
          <w:t xml:space="preserve">, </w:t>
        </w:r>
        <w:r w:rsidRPr="006A2597">
          <w:rPr>
            <w:rFonts w:eastAsia="SimSun" w:cs="Times New Roman"/>
            <w:i/>
            <w:sz w:val="24"/>
            <w:szCs w:val="24"/>
          </w:rPr>
          <w:t>p</w:t>
        </w:r>
        <w:r w:rsidRPr="006A2597">
          <w:rPr>
            <w:rFonts w:eastAsia="SimSun" w:cs="Times New Roman"/>
            <w:sz w:val="24"/>
            <w:szCs w:val="24"/>
          </w:rPr>
          <w:t xml:space="preserve"> </w:t>
        </w:r>
      </w:ins>
      <w:ins w:id="384" w:author="Hu, C-P" w:date="2019-04-16T09:03:00Z">
        <w:r w:rsidR="00680E12">
          <w:rPr>
            <w:rFonts w:eastAsia="SimSun" w:cs="Times New Roman"/>
            <w:sz w:val="24"/>
            <w:szCs w:val="24"/>
          </w:rPr>
          <w:t>&lt;</w:t>
        </w:r>
      </w:ins>
      <w:ins w:id="385" w:author="Hu, C-P" w:date="2019-04-14T08:51:00Z">
        <w:r w:rsidRPr="006A2597">
          <w:rPr>
            <w:rFonts w:eastAsia="SimSun" w:cs="Times New Roman"/>
            <w:sz w:val="24"/>
            <w:szCs w:val="24"/>
          </w:rPr>
          <w:t xml:space="preserve"> .00</w:t>
        </w:r>
      </w:ins>
      <w:ins w:id="386" w:author="Hu, C-P" w:date="2019-04-16T09:03:00Z">
        <w:r w:rsidR="00680E12">
          <w:rPr>
            <w:rFonts w:eastAsia="SimSun" w:cs="Times New Roman"/>
            <w:sz w:val="24"/>
            <w:szCs w:val="24"/>
          </w:rPr>
          <w:t>1</w:t>
        </w:r>
      </w:ins>
      <w:ins w:id="387" w:author="Hu, C-P" w:date="2019-04-14T08:51:00Z">
        <w:r w:rsidRPr="006A2597">
          <w:rPr>
            <w:rFonts w:eastAsia="SimSun" w:cs="Times New Roman"/>
            <w:sz w:val="24"/>
            <w:szCs w:val="24"/>
          </w:rPr>
          <w:t xml:space="preserve">, </w:t>
        </w:r>
      </w:ins>
      <w:ins w:id="388" w:author="Hu, C-P" w:date="2019-04-16T09:03:00Z">
        <w:r w:rsidR="00680E12">
          <w:rPr>
            <w:rFonts w:eastAsia="SimSun" w:cs="Times New Roman"/>
            <w:bCs/>
            <w:i/>
            <w:iCs/>
            <w:sz w:val="24"/>
            <w:szCs w:val="24"/>
          </w:rPr>
          <w:t>ω</w:t>
        </w:r>
        <w:r w:rsidR="00680E12" w:rsidRPr="006A2597">
          <w:rPr>
            <w:rFonts w:eastAsia="SimSun" w:cs="Times New Roman"/>
            <w:bCs/>
            <w:i/>
            <w:iCs/>
            <w:sz w:val="24"/>
            <w:szCs w:val="24"/>
          </w:rPr>
          <w:t>²</w:t>
        </w:r>
        <w:r w:rsidR="00680E12">
          <w:rPr>
            <w:rFonts w:eastAsia="SimSun" w:cs="Times New Roman"/>
            <w:bCs/>
            <w:i/>
            <w:iCs/>
            <w:sz w:val="24"/>
            <w:szCs w:val="24"/>
          </w:rPr>
          <w:t xml:space="preserve"> </w:t>
        </w:r>
        <w:r w:rsidR="00680E12" w:rsidRPr="006A2597">
          <w:rPr>
            <w:rFonts w:eastAsia="SimSun" w:cs="Times New Roman"/>
            <w:sz w:val="24"/>
            <w:szCs w:val="24"/>
          </w:rPr>
          <w:t>=</w:t>
        </w:r>
        <w:r w:rsidR="00680E12">
          <w:rPr>
            <w:rFonts w:eastAsia="SimSun" w:cs="Times New Roman"/>
            <w:sz w:val="24"/>
            <w:szCs w:val="24"/>
          </w:rPr>
          <w:t xml:space="preserve"> 0.019</w:t>
        </w:r>
      </w:ins>
      <w:ins w:id="389" w:author="Hu, C-P" w:date="2019-04-16T09:04:00Z">
        <w:r w:rsidR="009B34E0">
          <w:rPr>
            <w:rFonts w:eastAsia="SimSun" w:cs="Times New Roman"/>
            <w:sz w:val="24"/>
            <w:szCs w:val="24"/>
          </w:rPr>
          <w:t>, BF</w:t>
        </w:r>
        <w:r w:rsidR="009B34E0" w:rsidRPr="009B34E0">
          <w:rPr>
            <w:rFonts w:eastAsia="SimSun" w:cs="Times New Roman"/>
            <w:sz w:val="24"/>
            <w:szCs w:val="24"/>
            <w:vertAlign w:val="subscript"/>
            <w:rPrChange w:id="390" w:author="Hu, C-P" w:date="2019-04-16T09:04:00Z">
              <w:rPr>
                <w:rFonts w:eastAsia="SimSun" w:cs="Times New Roman"/>
                <w:sz w:val="24"/>
                <w:szCs w:val="24"/>
              </w:rPr>
            </w:rPrChange>
          </w:rPr>
          <w:t>10</w:t>
        </w:r>
        <w:r w:rsidR="009B34E0">
          <w:rPr>
            <w:rFonts w:eastAsia="SimSun" w:cs="Times New Roman"/>
            <w:sz w:val="24"/>
            <w:szCs w:val="24"/>
          </w:rPr>
          <w:t xml:space="preserve"> = 5.6</w:t>
        </w:r>
      </w:ins>
      <w:ins w:id="391" w:author="Hu, C-P" w:date="2019-04-14T08:51:00Z">
        <w:r w:rsidRPr="006A2597">
          <w:rPr>
            <w:rFonts w:eastAsia="SimSun" w:cs="Times New Roman"/>
            <w:sz w:val="24"/>
            <w:szCs w:val="24"/>
          </w:rPr>
          <w:t xml:space="preserve">. The main effect of match, </w:t>
        </w:r>
        <w:proofErr w:type="gramStart"/>
        <w:r w:rsidRPr="006A2597">
          <w:rPr>
            <w:rFonts w:eastAsia="SimSun" w:cs="Times New Roman"/>
            <w:i/>
            <w:sz w:val="24"/>
            <w:szCs w:val="24"/>
          </w:rPr>
          <w:t>F</w:t>
        </w:r>
        <w:r w:rsidRPr="006A2597">
          <w:rPr>
            <w:rFonts w:eastAsia="SimSun" w:cs="Times New Roman"/>
            <w:sz w:val="24"/>
            <w:szCs w:val="24"/>
          </w:rPr>
          <w:t>(</w:t>
        </w:r>
        <w:proofErr w:type="gramEnd"/>
        <w:r w:rsidRPr="006A2597">
          <w:rPr>
            <w:rFonts w:eastAsia="SimSun" w:cs="Times New Roman"/>
            <w:sz w:val="24"/>
            <w:szCs w:val="24"/>
          </w:rPr>
          <w:t>1,</w:t>
        </w:r>
        <w:r w:rsidRPr="006A2597">
          <w:rPr>
            <w:rFonts w:eastAsia="SimSun" w:cs="Times New Roman" w:hint="eastAsia"/>
            <w:sz w:val="24"/>
            <w:szCs w:val="24"/>
          </w:rPr>
          <w:t>24</w:t>
        </w:r>
        <w:r w:rsidRPr="006A2597">
          <w:rPr>
            <w:rFonts w:eastAsia="SimSun" w:cs="Times New Roman"/>
            <w:sz w:val="24"/>
            <w:szCs w:val="24"/>
          </w:rPr>
          <w:t>) = 64</w:t>
        </w:r>
      </w:ins>
      <w:ins w:id="392" w:author="Hu, C-P" w:date="2019-04-16T09:03:00Z">
        <w:r w:rsidR="00680E12">
          <w:rPr>
            <w:rFonts w:eastAsia="SimSun" w:cs="Times New Roman"/>
            <w:sz w:val="24"/>
            <w:szCs w:val="24"/>
          </w:rPr>
          <w:t>.3</w:t>
        </w:r>
      </w:ins>
      <w:ins w:id="393" w:author="Hu, C-P" w:date="2019-04-14T08:51:00Z">
        <w:r w:rsidRPr="006A2597">
          <w:rPr>
            <w:rFonts w:eastAsia="SimSun" w:cs="Times New Roman"/>
            <w:sz w:val="24"/>
            <w:szCs w:val="24"/>
          </w:rPr>
          <w:t xml:space="preserve">, </w:t>
        </w:r>
        <w:r w:rsidRPr="006A2597">
          <w:rPr>
            <w:rFonts w:eastAsia="SimSun" w:cs="Times New Roman"/>
            <w:i/>
            <w:sz w:val="24"/>
            <w:szCs w:val="24"/>
          </w:rPr>
          <w:t>p</w:t>
        </w:r>
        <w:r w:rsidRPr="006A2597">
          <w:rPr>
            <w:rFonts w:eastAsia="SimSun" w:cs="Times New Roman"/>
            <w:sz w:val="24"/>
            <w:szCs w:val="24"/>
          </w:rPr>
          <w:t xml:space="preserve"> </w:t>
        </w:r>
      </w:ins>
      <w:ins w:id="394" w:author="Hu, C-P" w:date="2019-04-16T09:04:00Z">
        <w:r w:rsidR="00680E12">
          <w:rPr>
            <w:rFonts w:eastAsia="SimSun" w:cs="Times New Roman"/>
            <w:sz w:val="24"/>
            <w:szCs w:val="24"/>
          </w:rPr>
          <w:t>&lt;</w:t>
        </w:r>
      </w:ins>
      <w:ins w:id="395" w:author="Hu, C-P" w:date="2019-04-14T08:51:00Z">
        <w:r w:rsidRPr="006A2597">
          <w:rPr>
            <w:rFonts w:eastAsia="SimSun" w:cs="Times New Roman"/>
            <w:sz w:val="24"/>
            <w:szCs w:val="24"/>
          </w:rPr>
          <w:t xml:space="preserve"> .00</w:t>
        </w:r>
      </w:ins>
      <w:ins w:id="396" w:author="Hu, C-P" w:date="2019-04-16T09:04:00Z">
        <w:r w:rsidR="00680E12">
          <w:rPr>
            <w:rFonts w:eastAsia="SimSun" w:cs="Times New Roman"/>
            <w:sz w:val="24"/>
            <w:szCs w:val="24"/>
          </w:rPr>
          <w:t>1</w:t>
        </w:r>
      </w:ins>
      <w:ins w:id="397" w:author="Hu, C-P" w:date="2019-04-14T08:51:00Z">
        <w:r w:rsidRPr="006A2597">
          <w:rPr>
            <w:rFonts w:eastAsia="SimSun" w:cs="Times New Roman" w:hint="eastAsia"/>
            <w:sz w:val="24"/>
            <w:szCs w:val="24"/>
          </w:rPr>
          <w:t xml:space="preserve">, </w:t>
        </w:r>
      </w:ins>
      <w:ins w:id="398" w:author="Hu, C-P" w:date="2019-04-16T09:04:00Z">
        <w:r w:rsidR="00680E12">
          <w:rPr>
            <w:rFonts w:eastAsia="SimSun" w:cs="Times New Roman"/>
            <w:bCs/>
            <w:i/>
            <w:iCs/>
            <w:sz w:val="24"/>
            <w:szCs w:val="24"/>
          </w:rPr>
          <w:t>ω</w:t>
        </w:r>
        <w:r w:rsidR="00680E12" w:rsidRPr="006A2597">
          <w:rPr>
            <w:rFonts w:eastAsia="SimSun" w:cs="Times New Roman"/>
            <w:bCs/>
            <w:i/>
            <w:iCs/>
            <w:sz w:val="24"/>
            <w:szCs w:val="24"/>
          </w:rPr>
          <w:t>²</w:t>
        </w:r>
        <w:r w:rsidR="00680E12">
          <w:rPr>
            <w:rFonts w:eastAsia="SimSun" w:cs="Times New Roman"/>
            <w:bCs/>
            <w:i/>
            <w:iCs/>
            <w:sz w:val="24"/>
            <w:szCs w:val="24"/>
          </w:rPr>
          <w:t xml:space="preserve"> </w:t>
        </w:r>
        <w:r w:rsidR="00680E12" w:rsidRPr="006A2597">
          <w:rPr>
            <w:rFonts w:eastAsia="SimSun" w:cs="Times New Roman"/>
            <w:sz w:val="24"/>
            <w:szCs w:val="24"/>
          </w:rPr>
          <w:t>=</w:t>
        </w:r>
      </w:ins>
      <w:ins w:id="399" w:author="Hu, C-P" w:date="2019-04-14T08:51:00Z">
        <w:r w:rsidRPr="006A2597">
          <w:rPr>
            <w:rFonts w:eastAsia="SimSun" w:cs="Times New Roman"/>
            <w:sz w:val="24"/>
            <w:szCs w:val="24"/>
          </w:rPr>
          <w:t xml:space="preserve"> 0.</w:t>
        </w:r>
      </w:ins>
      <w:ins w:id="400" w:author="Hu, C-P" w:date="2019-04-16T09:04:00Z">
        <w:r w:rsidR="00680E12">
          <w:rPr>
            <w:rFonts w:eastAsia="SimSun" w:cs="Times New Roman"/>
            <w:sz w:val="24"/>
            <w:szCs w:val="24"/>
          </w:rPr>
          <w:t>103</w:t>
        </w:r>
        <w:r w:rsidR="009B34E0">
          <w:rPr>
            <w:rFonts w:eastAsia="SimSun" w:cs="Times New Roman"/>
            <w:sz w:val="24"/>
            <w:szCs w:val="24"/>
          </w:rPr>
          <w:t>, BF</w:t>
        </w:r>
        <w:r w:rsidR="009B34E0" w:rsidRPr="0064358E">
          <w:rPr>
            <w:rFonts w:eastAsia="SimSun" w:cs="Times New Roman"/>
            <w:sz w:val="24"/>
            <w:szCs w:val="24"/>
            <w:vertAlign w:val="subscript"/>
          </w:rPr>
          <w:t>10</w:t>
        </w:r>
        <w:r w:rsidR="009B34E0">
          <w:rPr>
            <w:rFonts w:eastAsia="SimSun" w:cs="Times New Roman"/>
            <w:sz w:val="24"/>
            <w:szCs w:val="24"/>
          </w:rPr>
          <w:t xml:space="preserve"> = 1.74e+16</w:t>
        </w:r>
      </w:ins>
      <w:ins w:id="401" w:author="Hu, C-P" w:date="2019-04-14T08:51:00Z">
        <w:r w:rsidRPr="006A2597">
          <w:rPr>
            <w:rFonts w:eastAsia="SimSun" w:cs="Times New Roman"/>
            <w:sz w:val="24"/>
            <w:szCs w:val="24"/>
          </w:rPr>
          <w:t xml:space="preserve">. Test of matching trials were followed. The data showed a significant effect of shape category for matched pairs, </w:t>
        </w:r>
        <w:proofErr w:type="gramStart"/>
        <w:r w:rsidRPr="006A2597">
          <w:rPr>
            <w:rFonts w:eastAsia="SimSun" w:cs="Times New Roman"/>
            <w:i/>
            <w:sz w:val="24"/>
            <w:szCs w:val="24"/>
          </w:rPr>
          <w:t>F</w:t>
        </w:r>
        <w:r w:rsidRPr="006A2597">
          <w:rPr>
            <w:rFonts w:eastAsia="SimSun" w:cs="Times New Roman"/>
            <w:sz w:val="24"/>
            <w:szCs w:val="24"/>
          </w:rPr>
          <w:t>(</w:t>
        </w:r>
        <w:proofErr w:type="gramEnd"/>
        <w:r w:rsidRPr="006A2597">
          <w:rPr>
            <w:rFonts w:eastAsia="SimSun" w:cs="Times New Roman"/>
            <w:sz w:val="24"/>
            <w:szCs w:val="24"/>
          </w:rPr>
          <w:t xml:space="preserve">2, 48) = </w:t>
        </w:r>
      </w:ins>
      <w:ins w:id="402" w:author="Hu, C-P" w:date="2019-04-16T09:06:00Z">
        <w:r w:rsidR="00185EE4">
          <w:rPr>
            <w:rFonts w:eastAsia="SimSun" w:cs="Times New Roman"/>
            <w:sz w:val="24"/>
            <w:szCs w:val="24"/>
          </w:rPr>
          <w:t>34.7</w:t>
        </w:r>
      </w:ins>
      <w:ins w:id="403" w:author="Hu, C-P" w:date="2019-04-14T08:51:00Z">
        <w:r w:rsidRPr="006A2597">
          <w:rPr>
            <w:rFonts w:eastAsia="SimSun" w:cs="Times New Roman"/>
            <w:sz w:val="24"/>
            <w:szCs w:val="24"/>
          </w:rPr>
          <w:t xml:space="preserve">, </w:t>
        </w:r>
        <w:r w:rsidRPr="006A2597">
          <w:rPr>
            <w:rFonts w:eastAsia="SimSun" w:cs="Times New Roman"/>
            <w:i/>
            <w:sz w:val="24"/>
            <w:szCs w:val="24"/>
          </w:rPr>
          <w:t>p</w:t>
        </w:r>
        <w:r w:rsidRPr="006A2597">
          <w:rPr>
            <w:rFonts w:eastAsia="SimSun" w:cs="Times New Roman"/>
            <w:sz w:val="24"/>
            <w:szCs w:val="24"/>
          </w:rPr>
          <w:t xml:space="preserve"> </w:t>
        </w:r>
      </w:ins>
      <w:ins w:id="404" w:author="Hu, C-P" w:date="2019-04-16T09:06:00Z">
        <w:r w:rsidR="00185EE4">
          <w:rPr>
            <w:rFonts w:eastAsia="SimSun" w:cs="Times New Roman"/>
            <w:sz w:val="24"/>
            <w:szCs w:val="24"/>
          </w:rPr>
          <w:t xml:space="preserve">&lt; </w:t>
        </w:r>
      </w:ins>
      <w:ins w:id="405" w:author="Hu, C-P" w:date="2019-04-14T08:51:00Z">
        <w:r w:rsidRPr="006A2597">
          <w:rPr>
            <w:rFonts w:eastAsia="SimSun" w:cs="Times New Roman"/>
            <w:sz w:val="24"/>
            <w:szCs w:val="24"/>
          </w:rPr>
          <w:t>.00</w:t>
        </w:r>
      </w:ins>
      <w:ins w:id="406" w:author="Hu, C-P" w:date="2019-04-16T09:06:00Z">
        <w:r w:rsidR="00185EE4">
          <w:rPr>
            <w:rFonts w:eastAsia="SimSun" w:cs="Times New Roman"/>
            <w:sz w:val="24"/>
            <w:szCs w:val="24"/>
          </w:rPr>
          <w:t>1</w:t>
        </w:r>
      </w:ins>
      <w:ins w:id="407" w:author="Hu, C-P" w:date="2019-04-14T08:51:00Z">
        <w:r w:rsidRPr="006A2597">
          <w:rPr>
            <w:rFonts w:eastAsia="SimSun" w:cs="Times New Roman"/>
            <w:sz w:val="24"/>
            <w:szCs w:val="24"/>
          </w:rPr>
          <w:t xml:space="preserve">, </w:t>
        </w:r>
      </w:ins>
      <w:ins w:id="408" w:author="Hu, C-P" w:date="2019-04-16T09:06:00Z">
        <w:r w:rsidR="00185EE4">
          <w:rPr>
            <w:rFonts w:eastAsia="SimSun" w:cs="Times New Roman"/>
            <w:bCs/>
            <w:i/>
            <w:iCs/>
            <w:sz w:val="24"/>
            <w:szCs w:val="24"/>
          </w:rPr>
          <w:t>ω</w:t>
        </w:r>
        <w:r w:rsidR="00185EE4" w:rsidRPr="006A2597">
          <w:rPr>
            <w:rFonts w:eastAsia="SimSun" w:cs="Times New Roman"/>
            <w:bCs/>
            <w:i/>
            <w:iCs/>
            <w:sz w:val="24"/>
            <w:szCs w:val="24"/>
          </w:rPr>
          <w:t>²</w:t>
        </w:r>
        <w:r w:rsidR="00185EE4">
          <w:rPr>
            <w:rFonts w:eastAsia="SimSun" w:cs="Times New Roman"/>
            <w:bCs/>
            <w:i/>
            <w:iCs/>
            <w:sz w:val="24"/>
            <w:szCs w:val="24"/>
          </w:rPr>
          <w:t xml:space="preserve"> </w:t>
        </w:r>
      </w:ins>
      <w:ins w:id="409" w:author="Hu, C-P" w:date="2019-04-14T08:51:00Z">
        <w:r w:rsidRPr="006A2597">
          <w:rPr>
            <w:rFonts w:eastAsia="SimSun" w:cs="Times New Roman"/>
            <w:sz w:val="24"/>
            <w:szCs w:val="24"/>
          </w:rPr>
          <w:t>= .</w:t>
        </w:r>
      </w:ins>
      <w:ins w:id="410" w:author="Hu, C-P" w:date="2019-04-16T09:06:00Z">
        <w:r w:rsidR="00185EE4">
          <w:rPr>
            <w:rFonts w:eastAsia="SimSun" w:cs="Times New Roman"/>
            <w:sz w:val="24"/>
            <w:szCs w:val="24"/>
          </w:rPr>
          <w:t>075, BF10 = 1.37e+</w:t>
        </w:r>
      </w:ins>
      <w:ins w:id="411" w:author="Hu, C-P" w:date="2019-04-16T09:07:00Z">
        <w:r w:rsidR="00185EE4">
          <w:rPr>
            <w:rFonts w:eastAsia="SimSun" w:cs="Times New Roman"/>
            <w:sz w:val="24"/>
            <w:szCs w:val="24"/>
          </w:rPr>
          <w:t>7</w:t>
        </w:r>
      </w:ins>
      <w:ins w:id="412" w:author="Hu, C-P" w:date="2019-04-14T08:51:00Z">
        <w:r w:rsidRPr="006A2597">
          <w:rPr>
            <w:rFonts w:eastAsia="SimSun" w:cs="Times New Roman"/>
            <w:sz w:val="24"/>
            <w:szCs w:val="24"/>
          </w:rPr>
          <w:t xml:space="preserve">. </w:t>
        </w:r>
      </w:ins>
      <w:ins w:id="413" w:author="Hu, C-P" w:date="2019-04-16T09:06:00Z">
        <w:r w:rsidR="00185EE4">
          <w:rPr>
            <w:rFonts w:eastAsia="SimSun" w:cs="Times New Roman"/>
            <w:sz w:val="24"/>
            <w:szCs w:val="24"/>
          </w:rPr>
          <w:t>P</w:t>
        </w:r>
      </w:ins>
      <w:ins w:id="414" w:author="Hu, C-P" w:date="2019-04-14T08:51:00Z">
        <w:r w:rsidRPr="006A2597">
          <w:rPr>
            <w:rFonts w:eastAsia="SimSun" w:cs="Times New Roman"/>
            <w:sz w:val="24"/>
            <w:szCs w:val="24"/>
          </w:rPr>
          <w:t xml:space="preserve">aired-wise </w:t>
        </w:r>
        <w:r w:rsidRPr="006A2597">
          <w:rPr>
            <w:rFonts w:eastAsia="SimSun" w:cs="Times New Roman"/>
            <w:i/>
            <w:sz w:val="24"/>
            <w:szCs w:val="24"/>
          </w:rPr>
          <w:t>t</w:t>
        </w:r>
        <w:r w:rsidRPr="006A2597">
          <w:rPr>
            <w:rFonts w:eastAsia="SimSun" w:cs="Times New Roman"/>
            <w:sz w:val="24"/>
            <w:szCs w:val="24"/>
          </w:rPr>
          <w:t>-tests, with Boferroni corrected at p &lt; 0.0167, showed that</w:t>
        </w:r>
      </w:ins>
      <w:ins w:id="415" w:author="Hu, C-P" w:date="2019-04-16T09:10:00Z">
        <w:r w:rsidR="00CE4BE5" w:rsidRPr="00CE4BE5">
          <w:rPr>
            <w:rFonts w:eastAsia="SimSun" w:cs="Times New Roman"/>
            <w:sz w:val="24"/>
            <w:szCs w:val="24"/>
          </w:rPr>
          <w:t xml:space="preserve"> </w:t>
        </w:r>
        <w:r w:rsidR="00CE4BE5" w:rsidRPr="006A2597">
          <w:rPr>
            <w:rFonts w:eastAsia="SimSun" w:cs="Times New Roman"/>
            <w:sz w:val="24"/>
            <w:szCs w:val="24"/>
          </w:rPr>
          <w:t>good- person</w:t>
        </w:r>
        <w:r w:rsidR="00CE4BE5">
          <w:rPr>
            <w:rFonts w:eastAsia="SimSun" w:cs="Times New Roman"/>
            <w:sz w:val="24"/>
            <w:szCs w:val="24"/>
          </w:rPr>
          <w:t xml:space="preserve"> (470 ± 69) was repsonded faster than</w:t>
        </w:r>
      </w:ins>
      <w:ins w:id="416" w:author="Hu, C-P" w:date="2019-04-14T08:51:00Z">
        <w:r w:rsidRPr="006A2597">
          <w:rPr>
            <w:rFonts w:eastAsia="SimSun" w:cs="Times New Roman"/>
            <w:sz w:val="24"/>
            <w:szCs w:val="24"/>
          </w:rPr>
          <w:t xml:space="preserve"> bad-person (M = </w:t>
        </w:r>
      </w:ins>
      <w:ins w:id="417" w:author="Hu, C-P" w:date="2019-04-16T09:07:00Z">
        <w:r w:rsidR="00185EE4">
          <w:rPr>
            <w:rFonts w:eastAsia="SimSun" w:cs="Times New Roman"/>
            <w:sz w:val="24"/>
            <w:szCs w:val="24"/>
          </w:rPr>
          <w:t>52</w:t>
        </w:r>
      </w:ins>
      <w:ins w:id="418" w:author="Hu, C-P" w:date="2019-04-16T09:08:00Z">
        <w:r w:rsidR="00185EE4">
          <w:rPr>
            <w:rFonts w:eastAsia="SimSun" w:cs="Times New Roman"/>
            <w:sz w:val="24"/>
            <w:szCs w:val="24"/>
          </w:rPr>
          <w:t>3</w:t>
        </w:r>
      </w:ins>
      <w:ins w:id="419" w:author="Hu, C-P" w:date="2019-04-14T08:51:00Z">
        <w:r w:rsidRPr="006A2597">
          <w:rPr>
            <w:rFonts w:eastAsia="SimSun" w:cs="Times New Roman"/>
            <w:sz w:val="24"/>
            <w:szCs w:val="24"/>
          </w:rPr>
          <w:t xml:space="preserve">, SD = </w:t>
        </w:r>
      </w:ins>
      <w:ins w:id="420" w:author="Hu, C-P" w:date="2019-04-16T09:08:00Z">
        <w:r w:rsidR="00185EE4">
          <w:rPr>
            <w:rFonts w:eastAsia="SimSun" w:cs="Times New Roman"/>
            <w:sz w:val="24"/>
            <w:szCs w:val="24"/>
          </w:rPr>
          <w:t>81</w:t>
        </w:r>
      </w:ins>
      <w:ins w:id="421" w:author="Hu, C-P" w:date="2019-04-14T08:51:00Z">
        <w:r w:rsidRPr="006A2597">
          <w:rPr>
            <w:rFonts w:eastAsia="SimSun" w:cs="Times New Roman"/>
            <w:sz w:val="24"/>
            <w:szCs w:val="24"/>
          </w:rPr>
          <w:t>)</w:t>
        </w:r>
      </w:ins>
      <w:ins w:id="422" w:author="Hu, C-P" w:date="2019-04-16T09:10:00Z">
        <w:r w:rsidR="00A550A9">
          <w:rPr>
            <w:rFonts w:eastAsia="SimSun" w:cs="Times New Roman"/>
            <w:sz w:val="24"/>
            <w:szCs w:val="24"/>
          </w:rPr>
          <w:t>,</w:t>
        </w:r>
      </w:ins>
      <w:ins w:id="423" w:author="Hu, C-P" w:date="2019-04-16T09:09:00Z">
        <w:r w:rsidR="00185EE4">
          <w:rPr>
            <w:rFonts w:eastAsia="SimSun" w:cs="Times New Roman"/>
            <w:sz w:val="24"/>
            <w:szCs w:val="24"/>
          </w:rPr>
          <w:t xml:space="preserve"> </w:t>
        </w:r>
        <w:r w:rsidR="00185EE4" w:rsidRPr="00CE4BE5">
          <w:rPr>
            <w:rFonts w:eastAsia="SimSun" w:cs="Times New Roman"/>
            <w:i/>
            <w:sz w:val="24"/>
            <w:szCs w:val="24"/>
            <w:rPrChange w:id="424" w:author="Hu, C-P" w:date="2019-04-16T09:10:00Z">
              <w:rPr>
                <w:rFonts w:eastAsia="SimSun" w:cs="Times New Roman"/>
                <w:sz w:val="24"/>
                <w:szCs w:val="24"/>
              </w:rPr>
            </w:rPrChange>
          </w:rPr>
          <w:t>t</w:t>
        </w:r>
        <w:r w:rsidR="00185EE4">
          <w:rPr>
            <w:rFonts w:eastAsia="SimSun" w:cs="Times New Roman"/>
            <w:sz w:val="24"/>
            <w:szCs w:val="24"/>
          </w:rPr>
          <w:t>(24) = -8.14</w:t>
        </w:r>
      </w:ins>
      <w:ins w:id="425" w:author="Hu, C-P" w:date="2019-04-16T09:10:00Z">
        <w:r w:rsidR="00185EE4">
          <w:rPr>
            <w:rFonts w:eastAsia="SimSun" w:cs="Times New Roman"/>
            <w:sz w:val="24"/>
            <w:szCs w:val="24"/>
          </w:rPr>
          <w:t>,</w:t>
        </w:r>
      </w:ins>
      <w:ins w:id="426" w:author="Hu, C-P" w:date="2019-04-14T08:51:00Z">
        <w:r w:rsidRPr="006A2597">
          <w:rPr>
            <w:rFonts w:eastAsia="SimSun" w:cs="Times New Roman"/>
            <w:sz w:val="24"/>
            <w:szCs w:val="24"/>
          </w:rPr>
          <w:t xml:space="preserve"> </w:t>
        </w:r>
        <w:r w:rsidRPr="006A2597">
          <w:rPr>
            <w:rFonts w:eastAsia="SimSun" w:cs="Times New Roman"/>
            <w:i/>
            <w:sz w:val="24"/>
            <w:szCs w:val="24"/>
          </w:rPr>
          <w:t>p</w:t>
        </w:r>
        <w:r w:rsidRPr="006A2597">
          <w:rPr>
            <w:rFonts w:eastAsia="SimSun" w:cs="Times New Roman"/>
            <w:sz w:val="24"/>
            <w:szCs w:val="24"/>
          </w:rPr>
          <w:t xml:space="preserve"> </w:t>
        </w:r>
      </w:ins>
      <w:ins w:id="427" w:author="Hu, C-P" w:date="2019-04-16T09:10:00Z">
        <w:r w:rsidR="00185EE4">
          <w:rPr>
            <w:rFonts w:eastAsia="SimSun" w:cs="Times New Roman"/>
            <w:sz w:val="24"/>
            <w:szCs w:val="24"/>
          </w:rPr>
          <w:t>&lt;</w:t>
        </w:r>
      </w:ins>
      <w:ins w:id="428" w:author="Hu, C-P" w:date="2019-04-14T08:51:00Z">
        <w:r w:rsidRPr="006A2597">
          <w:rPr>
            <w:rFonts w:eastAsia="SimSun" w:cs="Times New Roman"/>
            <w:sz w:val="24"/>
            <w:szCs w:val="24"/>
          </w:rPr>
          <w:t xml:space="preserve"> 0.00</w:t>
        </w:r>
      </w:ins>
      <w:ins w:id="429" w:author="Hu, C-P" w:date="2019-04-16T09:10:00Z">
        <w:r w:rsidR="00185EE4">
          <w:rPr>
            <w:rFonts w:eastAsia="SimSun" w:cs="Times New Roman"/>
            <w:sz w:val="24"/>
            <w:szCs w:val="24"/>
          </w:rPr>
          <w:t>1</w:t>
        </w:r>
      </w:ins>
      <w:ins w:id="430" w:author="Hu, C-P" w:date="2019-04-14T08:51:00Z">
        <w:r w:rsidRPr="006A2597">
          <w:rPr>
            <w:rFonts w:eastAsia="SimSun" w:cs="Times New Roman"/>
            <w:sz w:val="24"/>
            <w:szCs w:val="24"/>
          </w:rPr>
          <w:t xml:space="preserve">, </w:t>
        </w:r>
      </w:ins>
      <w:ins w:id="431" w:author="Hu, C-P" w:date="2019-04-16T09:09:00Z">
        <w:r w:rsidR="00185EE4">
          <w:rPr>
            <w:rFonts w:eastAsia="SimSun" w:cs="Times New Roman"/>
            <w:sz w:val="24"/>
            <w:szCs w:val="24"/>
          </w:rPr>
          <w:t>C</w:t>
        </w:r>
      </w:ins>
      <w:ins w:id="432" w:author="Hu, C-P" w:date="2019-04-14T08:51:00Z">
        <w:r w:rsidRPr="006A2597">
          <w:rPr>
            <w:rFonts w:eastAsia="SimSun" w:cs="Times New Roman"/>
            <w:sz w:val="24"/>
            <w:szCs w:val="24"/>
          </w:rPr>
          <w:t xml:space="preserve">ohen’s </w:t>
        </w:r>
        <w:r w:rsidRPr="006A2597">
          <w:rPr>
            <w:rFonts w:eastAsia="SimSun" w:cs="Times New Roman"/>
            <w:i/>
            <w:sz w:val="24"/>
            <w:szCs w:val="24"/>
          </w:rPr>
          <w:t>d</w:t>
        </w:r>
        <w:r w:rsidRPr="006A2597">
          <w:rPr>
            <w:rFonts w:eastAsia="SimSun" w:cs="Times New Roman"/>
            <w:i/>
            <w:sz w:val="24"/>
            <w:szCs w:val="24"/>
            <w:vertAlign w:val="subscript"/>
          </w:rPr>
          <w:t xml:space="preserve">z </w:t>
        </w:r>
        <w:r w:rsidRPr="006A2597">
          <w:rPr>
            <w:rFonts w:eastAsia="SimSun" w:cs="Times New Roman"/>
            <w:sz w:val="24"/>
            <w:szCs w:val="24"/>
          </w:rPr>
          <w:t xml:space="preserve">= </w:t>
        </w:r>
      </w:ins>
      <w:ins w:id="433" w:author="Hu, C-P" w:date="2019-04-16T09:09:00Z">
        <w:r w:rsidR="00185EE4">
          <w:rPr>
            <w:rFonts w:eastAsia="SimSun" w:cs="Times New Roman"/>
            <w:sz w:val="24"/>
            <w:szCs w:val="24"/>
          </w:rPr>
          <w:t>-1.63, 95%CI[-2.22 -1.01]</w:t>
        </w:r>
      </w:ins>
      <w:ins w:id="434" w:author="Hu, C-P" w:date="2019-04-14T08:51:00Z">
        <w:r w:rsidRPr="006A2597">
          <w:rPr>
            <w:rFonts w:eastAsia="SimSun" w:cs="Times New Roman"/>
            <w:sz w:val="24"/>
            <w:szCs w:val="24"/>
          </w:rPr>
          <w:t>,</w:t>
        </w:r>
      </w:ins>
      <w:ins w:id="435" w:author="Hu, C-P" w:date="2019-04-16T09:13:00Z">
        <w:r w:rsidR="00F9212C">
          <w:rPr>
            <w:rFonts w:eastAsia="SimSun" w:cs="Times New Roman"/>
            <w:sz w:val="24"/>
            <w:szCs w:val="24"/>
          </w:rPr>
          <w:t xml:space="preserve"> BF</w:t>
        </w:r>
        <w:r w:rsidR="00F9212C" w:rsidRPr="0064358E">
          <w:rPr>
            <w:rFonts w:eastAsia="SimSun" w:cs="Times New Roman"/>
            <w:sz w:val="24"/>
            <w:szCs w:val="24"/>
            <w:vertAlign w:val="subscript"/>
          </w:rPr>
          <w:t>10</w:t>
        </w:r>
        <w:r w:rsidR="00F9212C">
          <w:rPr>
            <w:rFonts w:eastAsia="SimSun" w:cs="Times New Roman"/>
            <w:sz w:val="24"/>
            <w:szCs w:val="24"/>
          </w:rPr>
          <w:t xml:space="preserve"> = 584172,</w:t>
        </w:r>
      </w:ins>
      <w:ins w:id="436" w:author="Hu, C-P" w:date="2019-04-14T08:51:00Z">
        <w:r w:rsidRPr="006A2597">
          <w:rPr>
            <w:rFonts w:eastAsia="SimSun" w:cs="Times New Roman"/>
            <w:sz w:val="24"/>
            <w:szCs w:val="24"/>
          </w:rPr>
          <w:t xml:space="preserve"> and normal person</w:t>
        </w:r>
      </w:ins>
      <w:ins w:id="437" w:author="Hu, C-P" w:date="2019-04-16T09:08:00Z">
        <w:r w:rsidR="00185EE4">
          <w:rPr>
            <w:rFonts w:eastAsia="SimSun" w:cs="Times New Roman"/>
            <w:sz w:val="24"/>
            <w:szCs w:val="24"/>
          </w:rPr>
          <w:t xml:space="preserve"> (501± 73)</w:t>
        </w:r>
      </w:ins>
      <w:ins w:id="438" w:author="Hu, C-P" w:date="2019-04-14T08:51:00Z">
        <w:r w:rsidRPr="006A2597">
          <w:rPr>
            <w:rFonts w:eastAsia="SimSun" w:cs="Times New Roman"/>
            <w:sz w:val="24"/>
            <w:szCs w:val="24"/>
          </w:rPr>
          <w:t xml:space="preserve">, </w:t>
        </w:r>
      </w:ins>
      <w:ins w:id="439" w:author="Hu, C-P" w:date="2019-04-16T09:10:00Z">
        <w:r w:rsidR="00822E5B" w:rsidRPr="0064358E">
          <w:rPr>
            <w:rFonts w:eastAsia="SimSun" w:cs="Times New Roman"/>
            <w:i/>
            <w:sz w:val="24"/>
            <w:szCs w:val="24"/>
          </w:rPr>
          <w:t>t</w:t>
        </w:r>
        <w:r w:rsidR="00822E5B">
          <w:rPr>
            <w:rFonts w:eastAsia="SimSun" w:cs="Times New Roman"/>
            <w:sz w:val="24"/>
            <w:szCs w:val="24"/>
          </w:rPr>
          <w:t>(24) = -5.17 ,</w:t>
        </w:r>
      </w:ins>
      <w:ins w:id="440" w:author="Hu, C-P" w:date="2019-04-14T08:51:00Z">
        <w:r w:rsidRPr="006A2597">
          <w:rPr>
            <w:rFonts w:eastAsia="SimSun" w:cs="Times New Roman"/>
            <w:i/>
            <w:sz w:val="24"/>
            <w:szCs w:val="24"/>
          </w:rPr>
          <w:t>p</w:t>
        </w:r>
        <w:r w:rsidRPr="006A2597">
          <w:rPr>
            <w:rFonts w:eastAsia="SimSun" w:cs="Times New Roman"/>
            <w:sz w:val="24"/>
            <w:szCs w:val="24"/>
          </w:rPr>
          <w:t xml:space="preserve"> </w:t>
        </w:r>
      </w:ins>
      <w:ins w:id="441" w:author="Hu, C-P" w:date="2019-04-16T09:10:00Z">
        <w:r w:rsidR="00822E5B">
          <w:rPr>
            <w:rFonts w:eastAsia="SimSun" w:cs="Times New Roman"/>
            <w:sz w:val="24"/>
            <w:szCs w:val="24"/>
          </w:rPr>
          <w:t>&lt;</w:t>
        </w:r>
      </w:ins>
      <w:ins w:id="442" w:author="Hu, C-P" w:date="2019-04-14T08:51:00Z">
        <w:r w:rsidRPr="006A2597">
          <w:rPr>
            <w:rFonts w:eastAsia="SimSun" w:cs="Times New Roman"/>
            <w:sz w:val="24"/>
            <w:szCs w:val="24"/>
          </w:rPr>
          <w:t xml:space="preserve"> 0.00</w:t>
        </w:r>
      </w:ins>
      <w:ins w:id="443" w:author="Hu, C-P" w:date="2019-04-16T09:11:00Z">
        <w:r w:rsidR="00822E5B">
          <w:rPr>
            <w:rFonts w:eastAsia="SimSun" w:cs="Times New Roman"/>
            <w:sz w:val="24"/>
            <w:szCs w:val="24"/>
          </w:rPr>
          <w:t>1</w:t>
        </w:r>
      </w:ins>
      <w:ins w:id="444" w:author="Hu, C-P" w:date="2019-04-14T08:51:00Z">
        <w:r w:rsidRPr="006A2597">
          <w:rPr>
            <w:rFonts w:eastAsia="SimSun" w:cs="Times New Roman"/>
            <w:sz w:val="24"/>
            <w:szCs w:val="24"/>
          </w:rPr>
          <w:t xml:space="preserve">, cohen’s </w:t>
        </w:r>
        <w:r w:rsidRPr="006A2597">
          <w:rPr>
            <w:rFonts w:eastAsia="SimSun" w:cs="Times New Roman"/>
            <w:i/>
            <w:sz w:val="24"/>
            <w:szCs w:val="24"/>
          </w:rPr>
          <w:t>d</w:t>
        </w:r>
        <w:r w:rsidRPr="006A2597">
          <w:rPr>
            <w:rFonts w:eastAsia="SimSun" w:cs="Times New Roman"/>
            <w:i/>
            <w:sz w:val="24"/>
            <w:szCs w:val="24"/>
            <w:vertAlign w:val="subscript"/>
          </w:rPr>
          <w:t>z</w:t>
        </w:r>
        <w:r w:rsidRPr="006A2597">
          <w:rPr>
            <w:rFonts w:eastAsia="SimSun" w:cs="Times New Roman"/>
            <w:sz w:val="24"/>
            <w:szCs w:val="24"/>
            <w:vertAlign w:val="subscript"/>
          </w:rPr>
          <w:t xml:space="preserve"> </w:t>
        </w:r>
        <w:r w:rsidRPr="006A2597">
          <w:rPr>
            <w:rFonts w:eastAsia="SimSun" w:cs="Times New Roman"/>
            <w:sz w:val="24"/>
            <w:szCs w:val="24"/>
          </w:rPr>
          <w:t xml:space="preserve">= </w:t>
        </w:r>
      </w:ins>
      <w:ins w:id="445" w:author="Hu, C-P" w:date="2019-04-16T09:11:00Z">
        <w:r w:rsidR="00822E5B">
          <w:rPr>
            <w:rFonts w:eastAsia="SimSun" w:cs="Times New Roman"/>
            <w:sz w:val="24"/>
            <w:szCs w:val="24"/>
          </w:rPr>
          <w:t>-1.03, 95%CI[-1.52 -0.54]</w:t>
        </w:r>
      </w:ins>
      <w:ins w:id="446" w:author="Hu, C-P" w:date="2019-04-16T09:12:00Z">
        <w:r w:rsidR="00F9212C">
          <w:rPr>
            <w:rFonts w:eastAsia="SimSun" w:cs="Times New Roman"/>
            <w:sz w:val="24"/>
            <w:szCs w:val="24"/>
          </w:rPr>
          <w:t>, BF</w:t>
        </w:r>
        <w:r w:rsidR="00F9212C" w:rsidRPr="0064358E">
          <w:rPr>
            <w:rFonts w:eastAsia="SimSun" w:cs="Times New Roman"/>
            <w:sz w:val="24"/>
            <w:szCs w:val="24"/>
            <w:vertAlign w:val="subscript"/>
          </w:rPr>
          <w:t>10</w:t>
        </w:r>
        <w:r w:rsidR="00F9212C">
          <w:rPr>
            <w:rFonts w:eastAsia="SimSun" w:cs="Times New Roman"/>
            <w:sz w:val="24"/>
            <w:szCs w:val="24"/>
          </w:rPr>
          <w:t xml:space="preserve"> = 877.</w:t>
        </w:r>
      </w:ins>
      <w:ins w:id="447" w:author="Hu, C-P" w:date="2019-04-16T09:13:00Z">
        <w:r w:rsidR="00F9212C">
          <w:rPr>
            <w:rFonts w:eastAsia="SimSun" w:cs="Times New Roman"/>
            <w:sz w:val="24"/>
            <w:szCs w:val="24"/>
          </w:rPr>
          <w:t>4</w:t>
        </w:r>
      </w:ins>
      <w:ins w:id="448" w:author="Hu, C-P" w:date="2019-04-14T08:51:00Z">
        <w:r w:rsidRPr="006A2597">
          <w:rPr>
            <w:rFonts w:eastAsia="SimSun" w:cs="Times New Roman"/>
            <w:sz w:val="24"/>
            <w:szCs w:val="24"/>
          </w:rPr>
          <w:t xml:space="preserve">; </w:t>
        </w:r>
      </w:ins>
      <w:ins w:id="449" w:author="Hu, C-P" w:date="2019-04-16T09:11:00Z">
        <w:r w:rsidR="00F9212C">
          <w:rPr>
            <w:rFonts w:eastAsia="SimSun" w:cs="Times New Roman"/>
            <w:sz w:val="24"/>
            <w:szCs w:val="24"/>
          </w:rPr>
          <w:t xml:space="preserve">Neutral </w:t>
        </w:r>
      </w:ins>
      <w:ins w:id="450" w:author="Hu, C-P" w:date="2019-04-14T08:51:00Z">
        <w:r w:rsidRPr="006A2597">
          <w:rPr>
            <w:rFonts w:eastAsia="SimSun" w:cs="Times New Roman"/>
            <w:sz w:val="24"/>
            <w:szCs w:val="24"/>
          </w:rPr>
          <w:t xml:space="preserve">person association is also </w:t>
        </w:r>
      </w:ins>
      <w:ins w:id="451" w:author="Hu, C-P" w:date="2019-04-16T09:11:00Z">
        <w:r w:rsidR="00F9212C">
          <w:rPr>
            <w:rFonts w:eastAsia="SimSun" w:cs="Times New Roman"/>
            <w:sz w:val="24"/>
            <w:szCs w:val="24"/>
          </w:rPr>
          <w:t>faster</w:t>
        </w:r>
      </w:ins>
      <w:ins w:id="452" w:author="Hu, C-P" w:date="2019-04-14T08:51:00Z">
        <w:r w:rsidRPr="006A2597">
          <w:rPr>
            <w:rFonts w:eastAsia="SimSun" w:cs="Times New Roman"/>
            <w:sz w:val="24"/>
            <w:szCs w:val="24"/>
          </w:rPr>
          <w:t xml:space="preserve"> than </w:t>
        </w:r>
      </w:ins>
      <w:ins w:id="453" w:author="Hu, C-P" w:date="2019-04-16T09:11:00Z">
        <w:r w:rsidR="00F9212C">
          <w:rPr>
            <w:rFonts w:eastAsia="SimSun" w:cs="Times New Roman"/>
            <w:sz w:val="24"/>
            <w:szCs w:val="24"/>
          </w:rPr>
          <w:t xml:space="preserve">bad </w:t>
        </w:r>
      </w:ins>
      <w:ins w:id="454" w:author="Hu, C-P" w:date="2019-04-14T08:51:00Z">
        <w:r w:rsidRPr="006A2597">
          <w:rPr>
            <w:rFonts w:eastAsia="SimSun" w:cs="Times New Roman"/>
            <w:sz w:val="24"/>
            <w:szCs w:val="24"/>
          </w:rPr>
          <w:t xml:space="preserve">person, </w:t>
        </w:r>
      </w:ins>
      <w:ins w:id="455" w:author="Hu, C-P" w:date="2019-04-16T09:11:00Z">
        <w:r w:rsidR="00F9212C" w:rsidRPr="0064358E">
          <w:rPr>
            <w:rFonts w:eastAsia="SimSun" w:cs="Times New Roman"/>
            <w:i/>
            <w:sz w:val="24"/>
            <w:szCs w:val="24"/>
          </w:rPr>
          <w:t>t</w:t>
        </w:r>
        <w:r w:rsidR="00F9212C">
          <w:rPr>
            <w:rFonts w:eastAsia="SimSun" w:cs="Times New Roman"/>
            <w:sz w:val="24"/>
            <w:szCs w:val="24"/>
          </w:rPr>
          <w:t xml:space="preserve">(24) = -3.28, </w:t>
        </w:r>
      </w:ins>
      <w:ins w:id="456" w:author="Hu, C-P" w:date="2019-04-14T08:51:00Z">
        <w:r w:rsidRPr="006A2597">
          <w:rPr>
            <w:rFonts w:eastAsia="SimSun" w:cs="Times New Roman"/>
            <w:i/>
            <w:sz w:val="24"/>
            <w:szCs w:val="24"/>
          </w:rPr>
          <w:t>p</w:t>
        </w:r>
        <w:r w:rsidRPr="006A2597">
          <w:rPr>
            <w:rFonts w:eastAsia="SimSun" w:cs="Times New Roman"/>
            <w:sz w:val="24"/>
            <w:szCs w:val="24"/>
          </w:rPr>
          <w:t xml:space="preserve"> = 0.00</w:t>
        </w:r>
      </w:ins>
      <w:ins w:id="457" w:author="Hu, C-P" w:date="2019-04-16T09:12:00Z">
        <w:r w:rsidR="00F9212C">
          <w:rPr>
            <w:rFonts w:eastAsia="SimSun" w:cs="Times New Roman"/>
            <w:sz w:val="24"/>
            <w:szCs w:val="24"/>
          </w:rPr>
          <w:t>3</w:t>
        </w:r>
      </w:ins>
      <w:ins w:id="458" w:author="Hu, C-P" w:date="2019-04-14T08:51:00Z">
        <w:r w:rsidRPr="006A2597">
          <w:rPr>
            <w:rFonts w:eastAsia="SimSun" w:cs="Times New Roman"/>
            <w:sz w:val="24"/>
            <w:szCs w:val="24"/>
          </w:rPr>
          <w:t>, cohen’s d</w:t>
        </w:r>
        <w:r w:rsidRPr="006A2597">
          <w:rPr>
            <w:rFonts w:eastAsia="SimSun" w:cs="Times New Roman"/>
            <w:sz w:val="24"/>
            <w:szCs w:val="24"/>
            <w:vertAlign w:val="subscript"/>
          </w:rPr>
          <w:t xml:space="preserve">z </w:t>
        </w:r>
        <w:r w:rsidRPr="006A2597">
          <w:rPr>
            <w:rFonts w:eastAsia="SimSun" w:cs="Times New Roman"/>
            <w:sz w:val="24"/>
            <w:szCs w:val="24"/>
          </w:rPr>
          <w:t>=</w:t>
        </w:r>
      </w:ins>
      <w:ins w:id="459" w:author="Hu, C-P" w:date="2019-04-16T09:12:00Z">
        <w:r w:rsidR="00F9212C">
          <w:rPr>
            <w:rFonts w:eastAsia="SimSun" w:cs="Times New Roman"/>
            <w:sz w:val="24"/>
            <w:szCs w:val="24"/>
          </w:rPr>
          <w:t xml:space="preserve"> -0.66, 95%CI[-1.08 -0.22], BF</w:t>
        </w:r>
        <w:r w:rsidR="00F9212C" w:rsidRPr="00F9212C">
          <w:rPr>
            <w:rFonts w:eastAsia="SimSun" w:cs="Times New Roman"/>
            <w:sz w:val="24"/>
            <w:szCs w:val="24"/>
            <w:vertAlign w:val="subscript"/>
            <w:rPrChange w:id="460" w:author="Hu, C-P" w:date="2019-04-16T09:12:00Z">
              <w:rPr>
                <w:rFonts w:eastAsia="SimSun" w:cs="Times New Roman"/>
                <w:sz w:val="24"/>
                <w:szCs w:val="24"/>
              </w:rPr>
            </w:rPrChange>
          </w:rPr>
          <w:t>10</w:t>
        </w:r>
        <w:r w:rsidR="00F9212C">
          <w:rPr>
            <w:rFonts w:eastAsia="SimSun" w:cs="Times New Roman"/>
            <w:sz w:val="24"/>
            <w:szCs w:val="24"/>
          </w:rPr>
          <w:t xml:space="preserve"> = 12.8</w:t>
        </w:r>
      </w:ins>
      <w:ins w:id="461" w:author="Hu, C-P" w:date="2019-04-14T08:51:00Z">
        <w:r w:rsidRPr="006A2597">
          <w:rPr>
            <w:rFonts w:eastAsia="SimSun" w:cs="Times New Roman"/>
            <w:sz w:val="24"/>
            <w:szCs w:val="24"/>
          </w:rPr>
          <w:t>. In contrast, there was no signicant effect of shape category for the nonmatched pairs</w:t>
        </w:r>
      </w:ins>
      <w:ins w:id="462" w:author="Hu, C-P" w:date="2019-04-16T09:13:00Z">
        <w:r w:rsidR="00B57E20">
          <w:rPr>
            <w:rFonts w:eastAsia="SimSun" w:cs="Times New Roman"/>
            <w:sz w:val="24"/>
            <w:szCs w:val="24"/>
          </w:rPr>
          <w:t xml:space="preserve">, </w:t>
        </w:r>
      </w:ins>
      <w:proofErr w:type="gramStart"/>
      <w:ins w:id="463" w:author="Hu, C-P" w:date="2019-04-14T08:51:00Z">
        <w:r w:rsidRPr="006A2597">
          <w:rPr>
            <w:rFonts w:eastAsia="SimSun" w:cs="Times New Roman"/>
            <w:i/>
            <w:sz w:val="24"/>
            <w:szCs w:val="24"/>
          </w:rPr>
          <w:t>F</w:t>
        </w:r>
        <w:r w:rsidRPr="006A2597">
          <w:rPr>
            <w:rFonts w:eastAsia="SimSun" w:cs="Times New Roman"/>
            <w:sz w:val="24"/>
            <w:szCs w:val="24"/>
          </w:rPr>
          <w:t>(</w:t>
        </w:r>
        <w:proofErr w:type="gramEnd"/>
        <w:r w:rsidRPr="006A2597">
          <w:rPr>
            <w:rFonts w:eastAsia="SimSun" w:cs="Times New Roman"/>
            <w:sz w:val="24"/>
            <w:szCs w:val="24"/>
          </w:rPr>
          <w:t xml:space="preserve">2, 48) = 0.42, </w:t>
        </w:r>
        <w:r w:rsidRPr="006A2597">
          <w:rPr>
            <w:rFonts w:eastAsia="SimSun" w:cs="Times New Roman"/>
            <w:i/>
            <w:sz w:val="24"/>
            <w:szCs w:val="24"/>
          </w:rPr>
          <w:t>p</w:t>
        </w:r>
        <w:r w:rsidRPr="006A2597">
          <w:rPr>
            <w:rFonts w:eastAsia="SimSun" w:cs="Times New Roman"/>
            <w:sz w:val="24"/>
            <w:szCs w:val="24"/>
          </w:rPr>
          <w:t xml:space="preserve"> = 0.66</w:t>
        </w:r>
      </w:ins>
      <w:ins w:id="464" w:author="Hu, C-P" w:date="2019-04-16T09:13:00Z">
        <w:r w:rsidR="008D3C70">
          <w:rPr>
            <w:rFonts w:eastAsia="SimSun" w:cs="Times New Roman"/>
            <w:sz w:val="24"/>
            <w:szCs w:val="24"/>
          </w:rPr>
          <w:t xml:space="preserve">, </w:t>
        </w:r>
      </w:ins>
      <w:ins w:id="465" w:author="Hu, C-P" w:date="2019-04-16T09:14:00Z">
        <w:r w:rsidR="00FD1AE9">
          <w:rPr>
            <w:rFonts w:eastAsia="SimSun" w:cs="Times New Roman"/>
            <w:bCs/>
            <w:i/>
            <w:iCs/>
            <w:sz w:val="24"/>
            <w:szCs w:val="24"/>
          </w:rPr>
          <w:t>ω</w:t>
        </w:r>
        <w:r w:rsidR="00FD1AE9" w:rsidRPr="006A2597">
          <w:rPr>
            <w:rFonts w:eastAsia="SimSun" w:cs="Times New Roman"/>
            <w:bCs/>
            <w:i/>
            <w:iCs/>
            <w:sz w:val="24"/>
            <w:szCs w:val="24"/>
          </w:rPr>
          <w:t>²</w:t>
        </w:r>
        <w:r w:rsidR="00FD1AE9">
          <w:rPr>
            <w:rFonts w:eastAsia="SimSun" w:cs="Times New Roman"/>
            <w:bCs/>
            <w:i/>
            <w:iCs/>
            <w:sz w:val="24"/>
            <w:szCs w:val="24"/>
          </w:rPr>
          <w:t xml:space="preserve"> </w:t>
        </w:r>
        <w:r w:rsidR="00FD1AE9">
          <w:rPr>
            <w:rFonts w:eastAsia="SimSun" w:cs="Times New Roman"/>
            <w:sz w:val="24"/>
            <w:szCs w:val="24"/>
          </w:rPr>
          <w:t>&lt;</w:t>
        </w:r>
        <w:r w:rsidR="00FD1AE9" w:rsidRPr="006A2597">
          <w:rPr>
            <w:rFonts w:eastAsia="SimSun" w:cs="Times New Roman"/>
            <w:sz w:val="24"/>
            <w:szCs w:val="24"/>
          </w:rPr>
          <w:t xml:space="preserve"> </w:t>
        </w:r>
        <w:r w:rsidR="00FD1AE9">
          <w:rPr>
            <w:rFonts w:eastAsia="SimSun" w:cs="Times New Roman"/>
            <w:sz w:val="24"/>
            <w:szCs w:val="24"/>
          </w:rPr>
          <w:t>0.001</w:t>
        </w:r>
      </w:ins>
      <w:ins w:id="466" w:author="Hu, C-P" w:date="2019-04-18T08:31:00Z">
        <w:r w:rsidR="00AD620B">
          <w:rPr>
            <w:rFonts w:eastAsia="SimSun" w:cs="Times New Roman"/>
            <w:sz w:val="24"/>
            <w:szCs w:val="24"/>
          </w:rPr>
          <w:t xml:space="preserve">, </w:t>
        </w:r>
      </w:ins>
      <w:ins w:id="467" w:author="Hu, C-P" w:date="2019-04-16T09:13:00Z">
        <w:r w:rsidR="008D3C70">
          <w:rPr>
            <w:rFonts w:eastAsia="SimSun" w:cs="Times New Roman"/>
            <w:sz w:val="24"/>
            <w:szCs w:val="24"/>
          </w:rPr>
          <w:t>BF</w:t>
        </w:r>
        <w:r w:rsidR="008D3C70" w:rsidRPr="0064358E">
          <w:rPr>
            <w:rFonts w:eastAsia="SimSun" w:cs="Times New Roman"/>
            <w:sz w:val="24"/>
            <w:szCs w:val="24"/>
            <w:vertAlign w:val="subscript"/>
          </w:rPr>
          <w:t>10</w:t>
        </w:r>
        <w:r w:rsidR="008D3C70">
          <w:rPr>
            <w:rFonts w:eastAsia="SimSun" w:cs="Times New Roman"/>
            <w:sz w:val="24"/>
            <w:szCs w:val="24"/>
          </w:rPr>
          <w:t xml:space="preserve"> = 0.158</w:t>
        </w:r>
      </w:ins>
      <w:ins w:id="468" w:author="Hu, C-P" w:date="2019-04-14T08:51:00Z">
        <w:r w:rsidRPr="006A2597">
          <w:rPr>
            <w:rFonts w:eastAsia="SimSun" w:cs="Times New Roman"/>
            <w:sz w:val="24"/>
            <w:szCs w:val="24"/>
          </w:rPr>
          <w:t xml:space="preserve">. </w:t>
        </w:r>
      </w:ins>
    </w:p>
    <w:p w14:paraId="61C40707" w14:textId="30E5AEEF" w:rsidR="006A2597" w:rsidRPr="006A2597" w:rsidRDefault="006A2597" w:rsidP="006A2597">
      <w:pPr>
        <w:spacing w:line="480" w:lineRule="auto"/>
        <w:ind w:firstLine="720"/>
        <w:rPr>
          <w:ins w:id="469" w:author="Hu, C-P" w:date="2019-04-14T08:51:00Z"/>
          <w:rFonts w:eastAsia="SimSun" w:cs="Times New Roman"/>
          <w:sz w:val="24"/>
          <w:szCs w:val="24"/>
        </w:rPr>
      </w:pPr>
      <w:ins w:id="470" w:author="Hu, C-P" w:date="2019-04-14T08:51:00Z">
        <w:r w:rsidRPr="006A2597">
          <w:rPr>
            <w:rFonts w:eastAsia="SimSun" w:cs="Times New Roman"/>
            <w:sz w:val="24"/>
            <w:szCs w:val="24"/>
          </w:rPr>
          <w:t xml:space="preserve">ANOVA for the </w:t>
        </w:r>
        <w:r w:rsidRPr="006A2597">
          <w:rPr>
            <w:rFonts w:eastAsia="SimSun" w:cs="Times New Roman"/>
            <w:i/>
            <w:sz w:val="24"/>
            <w:szCs w:val="24"/>
          </w:rPr>
          <w:t>d’</w:t>
        </w:r>
        <w:r w:rsidRPr="006A2597">
          <w:rPr>
            <w:rFonts w:eastAsia="SimSun" w:cs="Times New Roman"/>
            <w:sz w:val="24"/>
            <w:szCs w:val="24"/>
          </w:rPr>
          <w:t xml:space="preserve"> showed a significant effect of moral valence, </w:t>
        </w:r>
        <w:proofErr w:type="gramStart"/>
        <w:r w:rsidRPr="006A2597">
          <w:rPr>
            <w:rFonts w:eastAsia="SimSun" w:cs="Times New Roman"/>
            <w:i/>
            <w:sz w:val="24"/>
            <w:szCs w:val="24"/>
          </w:rPr>
          <w:t>F</w:t>
        </w:r>
        <w:r w:rsidRPr="006A2597">
          <w:rPr>
            <w:rFonts w:eastAsia="SimSun" w:cs="Times New Roman"/>
            <w:sz w:val="24"/>
            <w:szCs w:val="24"/>
          </w:rPr>
          <w:t>(</w:t>
        </w:r>
        <w:proofErr w:type="gramEnd"/>
        <w:r w:rsidRPr="006A2597">
          <w:rPr>
            <w:rFonts w:eastAsia="SimSun" w:cs="Times New Roman"/>
            <w:sz w:val="24"/>
            <w:szCs w:val="24"/>
          </w:rPr>
          <w:t>2,</w:t>
        </w:r>
        <w:r w:rsidRPr="006A2597">
          <w:rPr>
            <w:rFonts w:eastAsia="SimSun" w:cs="Times New Roman" w:hint="eastAsia"/>
            <w:sz w:val="24"/>
            <w:szCs w:val="24"/>
          </w:rPr>
          <w:t>48</w:t>
        </w:r>
        <w:r w:rsidRPr="006A2597">
          <w:rPr>
            <w:rFonts w:eastAsia="SimSun" w:cs="Times New Roman"/>
            <w:sz w:val="24"/>
            <w:szCs w:val="24"/>
          </w:rPr>
          <w:t xml:space="preserve">) = </w:t>
        </w:r>
      </w:ins>
      <w:ins w:id="471" w:author="Hu, C-P" w:date="2019-04-18T08:32:00Z">
        <w:r w:rsidR="00AD620B">
          <w:rPr>
            <w:rFonts w:eastAsia="SimSun" w:cs="Times New Roman"/>
            <w:sz w:val="24"/>
            <w:szCs w:val="24"/>
          </w:rPr>
          <w:t>4.626</w:t>
        </w:r>
      </w:ins>
      <w:ins w:id="472" w:author="Hu, C-P" w:date="2019-04-14T08:51:00Z">
        <w:r w:rsidRPr="006A2597">
          <w:rPr>
            <w:rFonts w:eastAsia="SimSun" w:cs="Times New Roman"/>
            <w:sz w:val="24"/>
            <w:szCs w:val="24"/>
          </w:rPr>
          <w:t xml:space="preserve">, </w:t>
        </w:r>
        <w:r w:rsidRPr="006A2597">
          <w:rPr>
            <w:rFonts w:eastAsia="SimSun" w:cs="Times New Roman"/>
            <w:i/>
            <w:sz w:val="24"/>
            <w:szCs w:val="24"/>
          </w:rPr>
          <w:t>p</w:t>
        </w:r>
        <w:r w:rsidRPr="006A2597">
          <w:rPr>
            <w:rFonts w:eastAsia="SimSun" w:cs="Times New Roman"/>
            <w:sz w:val="24"/>
            <w:szCs w:val="24"/>
          </w:rPr>
          <w:t xml:space="preserve"> =.0</w:t>
        </w:r>
      </w:ins>
      <w:ins w:id="473" w:author="Hu, C-P" w:date="2019-04-18T08:32:00Z">
        <w:r w:rsidR="00AD620B">
          <w:rPr>
            <w:rFonts w:eastAsia="SimSun" w:cs="Times New Roman"/>
            <w:sz w:val="24"/>
            <w:szCs w:val="24"/>
          </w:rPr>
          <w:t>146</w:t>
        </w:r>
      </w:ins>
      <w:ins w:id="474" w:author="Hu, C-P" w:date="2019-04-14T08:51:00Z">
        <w:r w:rsidRPr="006A2597">
          <w:rPr>
            <w:rFonts w:eastAsia="SimSun" w:cs="Times New Roman"/>
            <w:sz w:val="24"/>
            <w:szCs w:val="24"/>
          </w:rPr>
          <w:t xml:space="preserve">  </w:t>
        </w:r>
      </w:ins>
      <w:ins w:id="475" w:author="Hu, C-P" w:date="2019-04-18T08:32:00Z">
        <w:r w:rsidR="00AD620B">
          <w:rPr>
            <w:rFonts w:eastAsia="SimSun" w:cs="Times New Roman"/>
            <w:bCs/>
            <w:i/>
            <w:iCs/>
            <w:sz w:val="24"/>
            <w:szCs w:val="24"/>
          </w:rPr>
          <w:t>ω</w:t>
        </w:r>
        <w:r w:rsidR="00AD620B" w:rsidRPr="006A2597">
          <w:rPr>
            <w:rFonts w:eastAsia="SimSun" w:cs="Times New Roman"/>
            <w:bCs/>
            <w:i/>
            <w:iCs/>
            <w:sz w:val="24"/>
            <w:szCs w:val="24"/>
          </w:rPr>
          <w:t>²</w:t>
        </w:r>
        <w:r w:rsidR="00AD620B">
          <w:rPr>
            <w:rFonts w:eastAsia="SimSun" w:cs="Times New Roman"/>
            <w:bCs/>
            <w:i/>
            <w:iCs/>
            <w:sz w:val="24"/>
            <w:szCs w:val="24"/>
          </w:rPr>
          <w:t xml:space="preserve"> </w:t>
        </w:r>
      </w:ins>
      <w:ins w:id="476" w:author="Hu, C-P" w:date="2019-04-14T08:51:00Z">
        <w:r w:rsidRPr="006A2597">
          <w:rPr>
            <w:rFonts w:eastAsia="SimSun" w:cs="Times New Roman"/>
            <w:sz w:val="24"/>
            <w:szCs w:val="24"/>
          </w:rPr>
          <w:t xml:space="preserve">= </w:t>
        </w:r>
      </w:ins>
      <w:ins w:id="477" w:author="Hu, C-P" w:date="2019-04-18T08:32:00Z">
        <w:r w:rsidR="00AD620B">
          <w:rPr>
            <w:rFonts w:eastAsia="SimSun" w:cs="Times New Roman"/>
            <w:sz w:val="24"/>
            <w:szCs w:val="24"/>
          </w:rPr>
          <w:t>0.019</w:t>
        </w:r>
      </w:ins>
      <w:ins w:id="478" w:author="Hu, C-P" w:date="2019-04-18T08:33:00Z">
        <w:r w:rsidR="004568D7">
          <w:rPr>
            <w:rFonts w:eastAsia="SimSun" w:cs="Times New Roman"/>
            <w:sz w:val="24"/>
            <w:szCs w:val="24"/>
          </w:rPr>
          <w:t>, BF</w:t>
        </w:r>
        <w:r w:rsidR="004568D7" w:rsidRPr="0064358E">
          <w:rPr>
            <w:rFonts w:eastAsia="SimSun" w:cs="Times New Roman"/>
            <w:sz w:val="24"/>
            <w:szCs w:val="24"/>
            <w:vertAlign w:val="subscript"/>
          </w:rPr>
          <w:t>10</w:t>
        </w:r>
        <w:r w:rsidR="004568D7">
          <w:rPr>
            <w:rFonts w:eastAsia="SimSun" w:cs="Times New Roman"/>
            <w:sz w:val="24"/>
            <w:szCs w:val="24"/>
          </w:rPr>
          <w:t xml:space="preserve"> = 3.3</w:t>
        </w:r>
      </w:ins>
      <w:ins w:id="479" w:author="Hu, C-P" w:date="2019-04-14T08:51:00Z">
        <w:r w:rsidRPr="006A2597">
          <w:rPr>
            <w:rFonts w:eastAsia="SimSun" w:cs="Times New Roman"/>
            <w:sz w:val="24"/>
            <w:szCs w:val="24"/>
          </w:rPr>
          <w:t xml:space="preserve">. Paired </w:t>
        </w:r>
        <w:r w:rsidRPr="006A2597">
          <w:rPr>
            <w:rFonts w:eastAsia="SimSun" w:cs="Times New Roman"/>
            <w:i/>
            <w:sz w:val="24"/>
            <w:szCs w:val="24"/>
          </w:rPr>
          <w:t>t</w:t>
        </w:r>
        <w:r w:rsidRPr="006A2597">
          <w:rPr>
            <w:rFonts w:eastAsia="SimSun" w:cs="Times New Roman"/>
            <w:sz w:val="24"/>
            <w:szCs w:val="24"/>
          </w:rPr>
          <w:t xml:space="preserve"> test, with boferroni correcttion (</w:t>
        </w:r>
        <w:r w:rsidRPr="006A2597">
          <w:rPr>
            <w:rFonts w:eastAsia="SimSun" w:cs="Times New Roman"/>
            <w:i/>
            <w:sz w:val="24"/>
            <w:szCs w:val="24"/>
          </w:rPr>
          <w:t>p</w:t>
        </w:r>
        <w:r w:rsidRPr="006A2597">
          <w:rPr>
            <w:rFonts w:eastAsia="SimSun" w:cs="Times New Roman"/>
            <w:sz w:val="24"/>
            <w:szCs w:val="24"/>
          </w:rPr>
          <w:t xml:space="preserve"> &lt; 0.0167), shows that good-person (M=</w:t>
        </w:r>
      </w:ins>
      <w:ins w:id="480" w:author="Hu, C-P" w:date="2019-04-18T08:34:00Z">
        <w:r w:rsidR="00452E0F">
          <w:rPr>
            <w:rFonts w:eastAsia="SimSun" w:cs="Times New Roman"/>
            <w:sz w:val="24"/>
            <w:szCs w:val="24"/>
          </w:rPr>
          <w:t>3.13</w:t>
        </w:r>
      </w:ins>
      <w:ins w:id="481" w:author="Hu, C-P" w:date="2019-04-14T08:51:00Z">
        <w:r w:rsidRPr="006A2597">
          <w:rPr>
            <w:rFonts w:eastAsia="SimSun" w:cs="Times New Roman"/>
            <w:sz w:val="24"/>
            <w:szCs w:val="24"/>
          </w:rPr>
          <w:t xml:space="preserve">, SD = </w:t>
        </w:r>
      </w:ins>
      <w:ins w:id="482" w:author="Hu, C-P" w:date="2019-04-18T08:34:00Z">
        <w:r w:rsidR="00452E0F">
          <w:rPr>
            <w:rFonts w:eastAsia="SimSun" w:cs="Times New Roman"/>
            <w:sz w:val="24"/>
            <w:szCs w:val="24"/>
          </w:rPr>
          <w:t>0.54</w:t>
        </w:r>
      </w:ins>
      <w:ins w:id="483" w:author="Hu, C-P" w:date="2019-04-14T08:51:00Z">
        <w:r w:rsidRPr="006A2597">
          <w:rPr>
            <w:rFonts w:eastAsia="SimSun" w:cs="Times New Roman"/>
            <w:sz w:val="24"/>
            <w:szCs w:val="24"/>
          </w:rPr>
          <w:t>) association have advantage over normal person (M=</w:t>
        </w:r>
      </w:ins>
      <w:ins w:id="484" w:author="Hu, C-P" w:date="2019-04-18T08:34:00Z">
        <w:r w:rsidR="00452E0F">
          <w:rPr>
            <w:rFonts w:eastAsia="SimSun" w:cs="Times New Roman"/>
            <w:sz w:val="24"/>
            <w:szCs w:val="24"/>
          </w:rPr>
          <w:t>2.88</w:t>
        </w:r>
      </w:ins>
      <w:ins w:id="485" w:author="Hu, C-P" w:date="2019-04-14T08:51:00Z">
        <w:r w:rsidRPr="006A2597">
          <w:rPr>
            <w:rFonts w:eastAsia="SimSun" w:cs="Times New Roman"/>
            <w:sz w:val="24"/>
            <w:szCs w:val="24"/>
          </w:rPr>
          <w:t xml:space="preserve">, SD = </w:t>
        </w:r>
      </w:ins>
      <w:ins w:id="486" w:author="Hu, C-P" w:date="2019-04-18T08:34:00Z">
        <w:r w:rsidR="00452E0F">
          <w:rPr>
            <w:rFonts w:eastAsia="SimSun" w:cs="Times New Roman"/>
            <w:sz w:val="24"/>
            <w:szCs w:val="24"/>
          </w:rPr>
          <w:t>0.7</w:t>
        </w:r>
      </w:ins>
      <w:ins w:id="487" w:author="Hu, C-P" w:date="2019-04-14T08:51:00Z">
        <w:r w:rsidRPr="006A2597">
          <w:rPr>
            <w:rFonts w:eastAsia="SimSun" w:cs="Times New Roman"/>
            <w:sz w:val="24"/>
            <w:szCs w:val="24"/>
          </w:rPr>
          <w:t>)</w:t>
        </w:r>
      </w:ins>
      <w:ins w:id="488" w:author="Hu, C-P" w:date="2019-04-18T08:35:00Z">
        <w:r w:rsidR="00452E0F">
          <w:rPr>
            <w:rFonts w:eastAsia="SimSun" w:cs="Times New Roman"/>
            <w:sz w:val="24"/>
            <w:szCs w:val="24"/>
          </w:rPr>
          <w:t xml:space="preserve">, </w:t>
        </w:r>
      </w:ins>
      <w:ins w:id="489" w:author="Hu, C-P" w:date="2019-04-14T08:51:00Z">
        <w:r w:rsidRPr="006A2597">
          <w:rPr>
            <w:rFonts w:eastAsia="SimSun" w:cs="Times New Roman"/>
            <w:i/>
            <w:sz w:val="24"/>
            <w:szCs w:val="24"/>
          </w:rPr>
          <w:t>t</w:t>
        </w:r>
        <w:r w:rsidRPr="006A2597">
          <w:rPr>
            <w:rFonts w:eastAsia="SimSun" w:cs="Times New Roman"/>
            <w:sz w:val="24"/>
            <w:szCs w:val="24"/>
          </w:rPr>
          <w:t>(2</w:t>
        </w:r>
        <w:r w:rsidRPr="006A2597">
          <w:rPr>
            <w:rFonts w:eastAsia="SimSun" w:cs="Times New Roman" w:hint="eastAsia"/>
            <w:sz w:val="24"/>
            <w:szCs w:val="24"/>
          </w:rPr>
          <w:t>4</w:t>
        </w:r>
        <w:r w:rsidRPr="006A2597">
          <w:rPr>
            <w:rFonts w:eastAsia="SimSun" w:cs="Times New Roman"/>
            <w:sz w:val="24"/>
            <w:szCs w:val="24"/>
          </w:rPr>
          <w:t>) = 2.</w:t>
        </w:r>
      </w:ins>
      <w:ins w:id="490" w:author="Hu, C-P" w:date="2019-04-18T08:35:00Z">
        <w:r w:rsidR="00452E0F">
          <w:rPr>
            <w:rFonts w:eastAsia="SimSun" w:cs="Times New Roman"/>
            <w:sz w:val="24"/>
            <w:szCs w:val="24"/>
          </w:rPr>
          <w:t>92</w:t>
        </w:r>
      </w:ins>
      <w:ins w:id="491" w:author="Hu, C-P" w:date="2019-04-14T08:51:00Z">
        <w:r w:rsidRPr="006A2597">
          <w:rPr>
            <w:rFonts w:eastAsia="SimSun" w:cs="Times New Roman"/>
            <w:sz w:val="24"/>
            <w:szCs w:val="24"/>
          </w:rPr>
          <w:t xml:space="preserve">, </w:t>
        </w:r>
        <w:r w:rsidRPr="006A2597">
          <w:rPr>
            <w:rFonts w:eastAsia="SimSun" w:cs="Times New Roman"/>
            <w:i/>
            <w:sz w:val="24"/>
            <w:szCs w:val="24"/>
          </w:rPr>
          <w:t xml:space="preserve">p </w:t>
        </w:r>
        <w:r w:rsidRPr="006A2597">
          <w:rPr>
            <w:rFonts w:eastAsia="SimSun" w:cs="Times New Roman"/>
            <w:sz w:val="24"/>
            <w:szCs w:val="24"/>
          </w:rPr>
          <w:t>= 0.0</w:t>
        </w:r>
      </w:ins>
      <w:ins w:id="492" w:author="Hu, C-P" w:date="2019-04-18T08:35:00Z">
        <w:r w:rsidR="00452E0F">
          <w:rPr>
            <w:rFonts w:eastAsia="SimSun" w:cs="Times New Roman"/>
            <w:sz w:val="24"/>
            <w:szCs w:val="24"/>
          </w:rPr>
          <w:t>076</w:t>
        </w:r>
      </w:ins>
      <w:ins w:id="493" w:author="Hu, C-P" w:date="2019-04-14T08:51:00Z">
        <w:r w:rsidRPr="006A2597">
          <w:rPr>
            <w:rFonts w:eastAsia="SimSun" w:cs="Times New Roman"/>
            <w:sz w:val="24"/>
            <w:szCs w:val="24"/>
          </w:rPr>
          <w:t xml:space="preserve">, cohen’s </w:t>
        </w:r>
        <w:r w:rsidRPr="006A2597">
          <w:rPr>
            <w:rFonts w:eastAsia="SimSun" w:cs="Times New Roman"/>
            <w:i/>
            <w:sz w:val="24"/>
            <w:szCs w:val="24"/>
          </w:rPr>
          <w:t>d</w:t>
        </w:r>
        <w:r w:rsidRPr="006A2597">
          <w:rPr>
            <w:rFonts w:eastAsia="SimSun" w:cs="Times New Roman"/>
            <w:i/>
            <w:sz w:val="24"/>
            <w:szCs w:val="24"/>
            <w:vertAlign w:val="subscript"/>
          </w:rPr>
          <w:t>z</w:t>
        </w:r>
        <w:r w:rsidRPr="006A2597">
          <w:rPr>
            <w:rFonts w:eastAsia="SimSun" w:cs="Times New Roman"/>
            <w:sz w:val="24"/>
            <w:szCs w:val="24"/>
          </w:rPr>
          <w:t xml:space="preserve"> = </w:t>
        </w:r>
      </w:ins>
      <w:ins w:id="494" w:author="Hu, C-P" w:date="2019-04-18T08:35:00Z">
        <w:r w:rsidR="00452E0F">
          <w:rPr>
            <w:rFonts w:eastAsia="SimSun" w:cs="Times New Roman"/>
            <w:sz w:val="24"/>
            <w:szCs w:val="24"/>
          </w:rPr>
          <w:t>0.583, 95%CI[0.153 1.003]</w:t>
        </w:r>
      </w:ins>
      <w:ins w:id="495" w:author="Hu, C-P" w:date="2019-04-18T08:36:00Z">
        <w:r w:rsidR="00452E0F">
          <w:rPr>
            <w:rFonts w:eastAsia="SimSun" w:cs="Times New Roman"/>
            <w:sz w:val="24"/>
            <w:szCs w:val="24"/>
          </w:rPr>
          <w:t>, BF</w:t>
        </w:r>
        <w:r w:rsidR="00452E0F" w:rsidRPr="0064358E">
          <w:rPr>
            <w:rFonts w:eastAsia="SimSun" w:cs="Times New Roman"/>
            <w:sz w:val="24"/>
            <w:szCs w:val="24"/>
            <w:vertAlign w:val="subscript"/>
          </w:rPr>
          <w:t>10</w:t>
        </w:r>
        <w:r w:rsidR="00452E0F">
          <w:rPr>
            <w:rFonts w:eastAsia="SimSun" w:cs="Times New Roman"/>
            <w:sz w:val="24"/>
            <w:szCs w:val="24"/>
          </w:rPr>
          <w:t xml:space="preserve"> = 6</w:t>
        </w:r>
      </w:ins>
      <w:ins w:id="496" w:author="Hu, C-P" w:date="2019-04-14T08:51:00Z">
        <w:r w:rsidRPr="006A2597">
          <w:rPr>
            <w:rFonts w:eastAsia="SimSun" w:cs="Times New Roman"/>
            <w:sz w:val="24"/>
            <w:szCs w:val="24"/>
          </w:rPr>
          <w:t xml:space="preserve">; while good person </w:t>
        </w:r>
      </w:ins>
      <w:ins w:id="497" w:author="Hu, C-P" w:date="2019-04-18T08:36:00Z">
        <w:r w:rsidR="00452E0F">
          <w:rPr>
            <w:rFonts w:eastAsia="SimSun" w:cs="Times New Roman"/>
            <w:sz w:val="24"/>
            <w:szCs w:val="24"/>
          </w:rPr>
          <w:t>and</w:t>
        </w:r>
      </w:ins>
      <w:ins w:id="498" w:author="Hu, C-P" w:date="2019-04-14T08:51:00Z">
        <w:r w:rsidRPr="006A2597">
          <w:rPr>
            <w:rFonts w:eastAsia="SimSun" w:cs="Times New Roman"/>
            <w:sz w:val="24"/>
            <w:szCs w:val="24"/>
          </w:rPr>
          <w:t xml:space="preserve"> bad person</w:t>
        </w:r>
      </w:ins>
      <w:ins w:id="499" w:author="Hu, C-P" w:date="2019-04-18T08:37:00Z">
        <w:r w:rsidR="00452E0F" w:rsidRPr="006A2597">
          <w:rPr>
            <w:rFonts w:eastAsia="SimSun" w:cs="Times New Roman"/>
            <w:sz w:val="24"/>
            <w:szCs w:val="24"/>
          </w:rPr>
          <w:t xml:space="preserve"> (M=</w:t>
        </w:r>
        <w:r w:rsidR="00452E0F">
          <w:rPr>
            <w:rFonts w:eastAsia="SimSun" w:cs="Times New Roman"/>
            <w:sz w:val="24"/>
            <w:szCs w:val="24"/>
          </w:rPr>
          <w:t>3.03</w:t>
        </w:r>
        <w:r w:rsidR="00452E0F" w:rsidRPr="006A2597">
          <w:rPr>
            <w:rFonts w:eastAsia="SimSun" w:cs="Times New Roman"/>
            <w:sz w:val="24"/>
            <w:szCs w:val="24"/>
          </w:rPr>
          <w:t xml:space="preserve">, SD = </w:t>
        </w:r>
        <w:r w:rsidR="00452E0F">
          <w:rPr>
            <w:rFonts w:eastAsia="SimSun" w:cs="Times New Roman"/>
            <w:sz w:val="24"/>
            <w:szCs w:val="24"/>
          </w:rPr>
          <w:t>0.71</w:t>
        </w:r>
        <w:r w:rsidR="00452E0F" w:rsidRPr="006A2597">
          <w:rPr>
            <w:rFonts w:eastAsia="SimSun" w:cs="Times New Roman"/>
            <w:sz w:val="24"/>
            <w:szCs w:val="24"/>
          </w:rPr>
          <w:t>)</w:t>
        </w:r>
      </w:ins>
      <w:ins w:id="500" w:author="Hu, C-P" w:date="2019-04-18T08:36:00Z">
        <w:r w:rsidR="00452E0F">
          <w:rPr>
            <w:rFonts w:eastAsia="SimSun" w:cs="Times New Roman"/>
            <w:sz w:val="24"/>
            <w:szCs w:val="24"/>
          </w:rPr>
          <w:t xml:space="preserve"> may not differ, </w:t>
        </w:r>
        <w:r w:rsidR="00452E0F" w:rsidRPr="006A2597">
          <w:rPr>
            <w:rFonts w:eastAsia="SimSun" w:cs="Times New Roman"/>
            <w:i/>
            <w:sz w:val="24"/>
            <w:szCs w:val="24"/>
          </w:rPr>
          <w:t>t</w:t>
        </w:r>
        <w:r w:rsidR="00452E0F" w:rsidRPr="006A2597">
          <w:rPr>
            <w:rFonts w:eastAsia="SimSun" w:cs="Times New Roman"/>
            <w:sz w:val="24"/>
            <w:szCs w:val="24"/>
          </w:rPr>
          <w:t>(2</w:t>
        </w:r>
        <w:r w:rsidR="00452E0F" w:rsidRPr="006A2597">
          <w:rPr>
            <w:rFonts w:eastAsia="SimSun" w:cs="Times New Roman" w:hint="eastAsia"/>
            <w:sz w:val="24"/>
            <w:szCs w:val="24"/>
          </w:rPr>
          <w:t>4</w:t>
        </w:r>
        <w:r w:rsidR="00452E0F" w:rsidRPr="006A2597">
          <w:rPr>
            <w:rFonts w:eastAsia="SimSun" w:cs="Times New Roman"/>
            <w:sz w:val="24"/>
            <w:szCs w:val="24"/>
          </w:rPr>
          <w:t xml:space="preserve">) = </w:t>
        </w:r>
      </w:ins>
      <w:ins w:id="501" w:author="Hu, C-P" w:date="2019-04-18T08:38:00Z">
        <w:r w:rsidR="00452E0F">
          <w:rPr>
            <w:rFonts w:eastAsia="SimSun" w:cs="Times New Roman"/>
            <w:sz w:val="24"/>
            <w:szCs w:val="24"/>
          </w:rPr>
          <w:t>1.51</w:t>
        </w:r>
      </w:ins>
      <w:ins w:id="502" w:author="Hu, C-P" w:date="2019-04-18T08:36:00Z">
        <w:r w:rsidR="00452E0F" w:rsidRPr="006A2597">
          <w:rPr>
            <w:rFonts w:eastAsia="SimSun" w:cs="Times New Roman"/>
            <w:sz w:val="24"/>
            <w:szCs w:val="24"/>
          </w:rPr>
          <w:t xml:space="preserve">, </w:t>
        </w:r>
        <w:r w:rsidR="00452E0F" w:rsidRPr="006A2597">
          <w:rPr>
            <w:rFonts w:eastAsia="SimSun" w:cs="Times New Roman"/>
            <w:i/>
            <w:sz w:val="24"/>
            <w:szCs w:val="24"/>
          </w:rPr>
          <w:t xml:space="preserve">p </w:t>
        </w:r>
        <w:r w:rsidR="00452E0F" w:rsidRPr="006A2597">
          <w:rPr>
            <w:rFonts w:eastAsia="SimSun" w:cs="Times New Roman"/>
            <w:sz w:val="24"/>
            <w:szCs w:val="24"/>
          </w:rPr>
          <w:t>= 0.</w:t>
        </w:r>
      </w:ins>
      <w:ins w:id="503" w:author="Hu, C-P" w:date="2019-04-18T08:38:00Z">
        <w:r w:rsidR="00452E0F">
          <w:rPr>
            <w:rFonts w:eastAsia="SimSun" w:cs="Times New Roman"/>
            <w:sz w:val="24"/>
            <w:szCs w:val="24"/>
          </w:rPr>
          <w:t>144</w:t>
        </w:r>
      </w:ins>
      <w:ins w:id="504" w:author="Hu, C-P" w:date="2019-04-18T08:36:00Z">
        <w:r w:rsidR="00452E0F" w:rsidRPr="006A2597">
          <w:rPr>
            <w:rFonts w:eastAsia="SimSun" w:cs="Times New Roman"/>
            <w:sz w:val="24"/>
            <w:szCs w:val="24"/>
          </w:rPr>
          <w:t xml:space="preserve">, cohen’s </w:t>
        </w:r>
        <w:r w:rsidR="00452E0F" w:rsidRPr="006A2597">
          <w:rPr>
            <w:rFonts w:eastAsia="SimSun" w:cs="Times New Roman"/>
            <w:i/>
            <w:sz w:val="24"/>
            <w:szCs w:val="24"/>
          </w:rPr>
          <w:t>d</w:t>
        </w:r>
        <w:r w:rsidR="00452E0F" w:rsidRPr="006A2597">
          <w:rPr>
            <w:rFonts w:eastAsia="SimSun" w:cs="Times New Roman"/>
            <w:i/>
            <w:sz w:val="24"/>
            <w:szCs w:val="24"/>
            <w:vertAlign w:val="subscript"/>
          </w:rPr>
          <w:t>z</w:t>
        </w:r>
        <w:r w:rsidR="00452E0F" w:rsidRPr="006A2597">
          <w:rPr>
            <w:rFonts w:eastAsia="SimSun" w:cs="Times New Roman"/>
            <w:sz w:val="24"/>
            <w:szCs w:val="24"/>
          </w:rPr>
          <w:t xml:space="preserve"> = </w:t>
        </w:r>
        <w:r w:rsidR="00452E0F">
          <w:rPr>
            <w:rFonts w:eastAsia="SimSun" w:cs="Times New Roman"/>
            <w:sz w:val="24"/>
            <w:szCs w:val="24"/>
          </w:rPr>
          <w:t>0.</w:t>
        </w:r>
      </w:ins>
      <w:ins w:id="505" w:author="Hu, C-P" w:date="2019-04-18T08:38:00Z">
        <w:r w:rsidR="00452E0F">
          <w:rPr>
            <w:rFonts w:eastAsia="SimSun" w:cs="Times New Roman"/>
            <w:sz w:val="24"/>
            <w:szCs w:val="24"/>
          </w:rPr>
          <w:t>302</w:t>
        </w:r>
      </w:ins>
      <w:ins w:id="506" w:author="Hu, C-P" w:date="2019-04-18T08:36:00Z">
        <w:r w:rsidR="00452E0F">
          <w:rPr>
            <w:rFonts w:eastAsia="SimSun" w:cs="Times New Roman"/>
            <w:sz w:val="24"/>
            <w:szCs w:val="24"/>
          </w:rPr>
          <w:t>, 95%CI[</w:t>
        </w:r>
      </w:ins>
      <w:ins w:id="507" w:author="Hu, C-P" w:date="2019-04-18T08:38:00Z">
        <w:r w:rsidR="00452E0F">
          <w:rPr>
            <w:rFonts w:eastAsia="SimSun" w:cs="Times New Roman"/>
            <w:sz w:val="24"/>
            <w:szCs w:val="24"/>
          </w:rPr>
          <w:t>-</w:t>
        </w:r>
      </w:ins>
      <w:ins w:id="508" w:author="Hu, C-P" w:date="2019-04-18T08:36:00Z">
        <w:r w:rsidR="00452E0F">
          <w:rPr>
            <w:rFonts w:eastAsia="SimSun" w:cs="Times New Roman"/>
            <w:sz w:val="24"/>
            <w:szCs w:val="24"/>
          </w:rPr>
          <w:t>0.1</w:t>
        </w:r>
      </w:ins>
      <w:ins w:id="509" w:author="Hu, C-P" w:date="2019-04-18T08:38:00Z">
        <w:r w:rsidR="00452E0F">
          <w:rPr>
            <w:rFonts w:eastAsia="SimSun" w:cs="Times New Roman"/>
            <w:sz w:val="24"/>
            <w:szCs w:val="24"/>
          </w:rPr>
          <w:t>02</w:t>
        </w:r>
      </w:ins>
      <w:ins w:id="510" w:author="Hu, C-P" w:date="2019-04-18T08:36:00Z">
        <w:r w:rsidR="00452E0F">
          <w:rPr>
            <w:rFonts w:eastAsia="SimSun" w:cs="Times New Roman"/>
            <w:sz w:val="24"/>
            <w:szCs w:val="24"/>
          </w:rPr>
          <w:t xml:space="preserve"> </w:t>
        </w:r>
      </w:ins>
      <w:ins w:id="511" w:author="Hu, C-P" w:date="2019-04-18T08:38:00Z">
        <w:r w:rsidR="00452E0F">
          <w:rPr>
            <w:rFonts w:eastAsia="SimSun" w:cs="Times New Roman"/>
            <w:sz w:val="24"/>
            <w:szCs w:val="24"/>
          </w:rPr>
          <w:t>0.7</w:t>
        </w:r>
      </w:ins>
      <w:ins w:id="512" w:author="Hu, C-P" w:date="2019-04-18T08:36:00Z">
        <w:r w:rsidR="00452E0F">
          <w:rPr>
            <w:rFonts w:eastAsia="SimSun" w:cs="Times New Roman"/>
            <w:sz w:val="24"/>
            <w:szCs w:val="24"/>
          </w:rPr>
          <w:t>], BF</w:t>
        </w:r>
        <w:r w:rsidR="00452E0F" w:rsidRPr="0064358E">
          <w:rPr>
            <w:rFonts w:eastAsia="SimSun" w:cs="Times New Roman"/>
            <w:sz w:val="24"/>
            <w:szCs w:val="24"/>
            <w:vertAlign w:val="subscript"/>
          </w:rPr>
          <w:t>10</w:t>
        </w:r>
        <w:r w:rsidR="00452E0F">
          <w:rPr>
            <w:rFonts w:eastAsia="SimSun" w:cs="Times New Roman"/>
            <w:sz w:val="24"/>
            <w:szCs w:val="24"/>
          </w:rPr>
          <w:t xml:space="preserve"> = </w:t>
        </w:r>
      </w:ins>
      <w:ins w:id="513" w:author="Hu, C-P" w:date="2019-04-18T08:38:00Z">
        <w:r w:rsidR="00452E0F">
          <w:rPr>
            <w:rFonts w:eastAsia="SimSun" w:cs="Times New Roman"/>
            <w:sz w:val="24"/>
            <w:szCs w:val="24"/>
          </w:rPr>
          <w:t>0.57</w:t>
        </w:r>
      </w:ins>
      <w:ins w:id="514" w:author="Hu, C-P" w:date="2019-04-18T08:36:00Z">
        <w:r w:rsidR="00452E0F">
          <w:rPr>
            <w:rFonts w:eastAsia="SimSun" w:cs="Times New Roman"/>
            <w:sz w:val="24"/>
            <w:szCs w:val="24"/>
          </w:rPr>
          <w:t xml:space="preserve">; neither </w:t>
        </w:r>
      </w:ins>
      <w:ins w:id="515" w:author="Hu, C-P" w:date="2019-04-18T08:37:00Z">
        <w:r w:rsidR="00452E0F">
          <w:rPr>
            <w:rFonts w:eastAsia="SimSun" w:cs="Times New Roman"/>
            <w:sz w:val="24"/>
            <w:szCs w:val="24"/>
          </w:rPr>
          <w:t>did</w:t>
        </w:r>
      </w:ins>
      <w:ins w:id="516" w:author="Hu, C-P" w:date="2019-04-14T08:51:00Z">
        <w:r w:rsidRPr="006A2597">
          <w:rPr>
            <w:rFonts w:eastAsia="SimSun" w:cs="Times New Roman"/>
            <w:sz w:val="24"/>
            <w:szCs w:val="24"/>
          </w:rPr>
          <w:t xml:space="preserve"> bad persoan and normal person had no differences </w:t>
        </w:r>
      </w:ins>
      <w:ins w:id="517" w:author="Hu, C-P" w:date="2019-04-18T08:37:00Z">
        <w:r w:rsidR="00452E0F" w:rsidRPr="006A2597">
          <w:rPr>
            <w:rFonts w:eastAsia="SimSun" w:cs="Times New Roman"/>
            <w:i/>
            <w:sz w:val="24"/>
            <w:szCs w:val="24"/>
          </w:rPr>
          <w:t>t</w:t>
        </w:r>
        <w:r w:rsidR="00452E0F" w:rsidRPr="006A2597">
          <w:rPr>
            <w:rFonts w:eastAsia="SimSun" w:cs="Times New Roman"/>
            <w:sz w:val="24"/>
            <w:szCs w:val="24"/>
          </w:rPr>
          <w:t>(2</w:t>
        </w:r>
        <w:r w:rsidR="00452E0F" w:rsidRPr="006A2597">
          <w:rPr>
            <w:rFonts w:eastAsia="SimSun" w:cs="Times New Roman" w:hint="eastAsia"/>
            <w:sz w:val="24"/>
            <w:szCs w:val="24"/>
          </w:rPr>
          <w:t>4</w:t>
        </w:r>
        <w:r w:rsidR="00452E0F" w:rsidRPr="006A2597">
          <w:rPr>
            <w:rFonts w:eastAsia="SimSun" w:cs="Times New Roman"/>
            <w:sz w:val="24"/>
            <w:szCs w:val="24"/>
          </w:rPr>
          <w:t>) =</w:t>
        </w:r>
      </w:ins>
      <w:ins w:id="518" w:author="Hu, C-P" w:date="2019-04-18T08:39:00Z">
        <w:r w:rsidR="00452E0F">
          <w:rPr>
            <w:rFonts w:eastAsia="SimSun" w:cs="Times New Roman"/>
            <w:sz w:val="24"/>
            <w:szCs w:val="24"/>
          </w:rPr>
          <w:t xml:space="preserve"> </w:t>
        </w:r>
      </w:ins>
      <w:ins w:id="519" w:author="Hu, C-P" w:date="2019-04-18T08:40:00Z">
        <w:r w:rsidR="00717652">
          <w:rPr>
            <w:rFonts w:eastAsia="SimSun" w:cs="Times New Roman"/>
            <w:sz w:val="24"/>
            <w:szCs w:val="24"/>
          </w:rPr>
          <w:t>-</w:t>
        </w:r>
      </w:ins>
      <w:ins w:id="520" w:author="Hu, C-P" w:date="2019-04-18T08:38:00Z">
        <w:r w:rsidR="00452E0F">
          <w:rPr>
            <w:rFonts w:eastAsia="SimSun" w:cs="Times New Roman"/>
            <w:sz w:val="24"/>
            <w:szCs w:val="24"/>
          </w:rPr>
          <w:t>1.</w:t>
        </w:r>
      </w:ins>
      <w:ins w:id="521" w:author="Hu, C-P" w:date="2019-04-18T08:39:00Z">
        <w:r w:rsidR="00452E0F">
          <w:rPr>
            <w:rFonts w:eastAsia="SimSun" w:cs="Times New Roman"/>
            <w:sz w:val="24"/>
            <w:szCs w:val="24"/>
          </w:rPr>
          <w:t>6</w:t>
        </w:r>
      </w:ins>
      <w:ins w:id="522" w:author="Hu, C-P" w:date="2019-04-18T08:37:00Z">
        <w:r w:rsidR="00452E0F" w:rsidRPr="006A2597">
          <w:rPr>
            <w:rFonts w:eastAsia="SimSun" w:cs="Times New Roman"/>
            <w:sz w:val="24"/>
            <w:szCs w:val="24"/>
          </w:rPr>
          <w:t xml:space="preserve">, </w:t>
        </w:r>
        <w:r w:rsidR="00452E0F" w:rsidRPr="006A2597">
          <w:rPr>
            <w:rFonts w:eastAsia="SimSun" w:cs="Times New Roman"/>
            <w:i/>
            <w:sz w:val="24"/>
            <w:szCs w:val="24"/>
          </w:rPr>
          <w:t xml:space="preserve">p </w:t>
        </w:r>
        <w:r w:rsidR="00452E0F" w:rsidRPr="006A2597">
          <w:rPr>
            <w:rFonts w:eastAsia="SimSun" w:cs="Times New Roman"/>
            <w:sz w:val="24"/>
            <w:szCs w:val="24"/>
          </w:rPr>
          <w:t>= 0.</w:t>
        </w:r>
      </w:ins>
      <w:ins w:id="523" w:author="Hu, C-P" w:date="2019-04-18T08:39:00Z">
        <w:r w:rsidR="00452E0F">
          <w:rPr>
            <w:rFonts w:eastAsia="SimSun" w:cs="Times New Roman"/>
            <w:sz w:val="24"/>
            <w:szCs w:val="24"/>
          </w:rPr>
          <w:t>123</w:t>
        </w:r>
      </w:ins>
      <w:ins w:id="524" w:author="Hu, C-P" w:date="2019-04-18T08:37:00Z">
        <w:r w:rsidR="00452E0F" w:rsidRPr="006A2597">
          <w:rPr>
            <w:rFonts w:eastAsia="SimSun" w:cs="Times New Roman"/>
            <w:sz w:val="24"/>
            <w:szCs w:val="24"/>
          </w:rPr>
          <w:t xml:space="preserve">, cohen’s </w:t>
        </w:r>
        <w:r w:rsidR="00452E0F" w:rsidRPr="006A2597">
          <w:rPr>
            <w:rFonts w:eastAsia="SimSun" w:cs="Times New Roman"/>
            <w:i/>
            <w:sz w:val="24"/>
            <w:szCs w:val="24"/>
          </w:rPr>
          <w:t>d</w:t>
        </w:r>
        <w:r w:rsidR="00452E0F" w:rsidRPr="006A2597">
          <w:rPr>
            <w:rFonts w:eastAsia="SimSun" w:cs="Times New Roman"/>
            <w:i/>
            <w:sz w:val="24"/>
            <w:szCs w:val="24"/>
            <w:vertAlign w:val="subscript"/>
          </w:rPr>
          <w:t>z</w:t>
        </w:r>
        <w:r w:rsidR="00452E0F" w:rsidRPr="006A2597">
          <w:rPr>
            <w:rFonts w:eastAsia="SimSun" w:cs="Times New Roman"/>
            <w:sz w:val="24"/>
            <w:szCs w:val="24"/>
          </w:rPr>
          <w:t xml:space="preserve"> = </w:t>
        </w:r>
        <w:r w:rsidR="00452E0F">
          <w:rPr>
            <w:rFonts w:eastAsia="SimSun" w:cs="Times New Roman"/>
            <w:sz w:val="24"/>
            <w:szCs w:val="24"/>
          </w:rPr>
          <w:t>0.</w:t>
        </w:r>
      </w:ins>
      <w:ins w:id="525" w:author="Hu, C-P" w:date="2019-04-18T08:39:00Z">
        <w:r w:rsidR="00452E0F">
          <w:rPr>
            <w:rFonts w:eastAsia="SimSun" w:cs="Times New Roman"/>
            <w:sz w:val="24"/>
            <w:szCs w:val="24"/>
          </w:rPr>
          <w:t>32</w:t>
        </w:r>
      </w:ins>
      <w:ins w:id="526" w:author="Hu, C-P" w:date="2019-04-18T08:37:00Z">
        <w:r w:rsidR="00452E0F">
          <w:rPr>
            <w:rFonts w:eastAsia="SimSun" w:cs="Times New Roman"/>
            <w:sz w:val="24"/>
            <w:szCs w:val="24"/>
          </w:rPr>
          <w:t>, 95%CI[</w:t>
        </w:r>
      </w:ins>
      <w:ins w:id="527" w:author="Hu, C-P" w:date="2019-04-18T08:39:00Z">
        <w:r w:rsidR="00452E0F">
          <w:rPr>
            <w:rFonts w:eastAsia="SimSun" w:cs="Times New Roman"/>
            <w:sz w:val="24"/>
            <w:szCs w:val="24"/>
          </w:rPr>
          <w:t>-0.719</w:t>
        </w:r>
      </w:ins>
      <w:ins w:id="528" w:author="Hu, C-P" w:date="2019-04-18T08:40:00Z">
        <w:r w:rsidR="00717652">
          <w:rPr>
            <w:rFonts w:eastAsia="SimSun" w:cs="Times New Roman"/>
            <w:sz w:val="24"/>
            <w:szCs w:val="24"/>
          </w:rPr>
          <w:t xml:space="preserve"> 0.086</w:t>
        </w:r>
      </w:ins>
      <w:ins w:id="529" w:author="Hu, C-P" w:date="2019-04-18T08:37:00Z">
        <w:r w:rsidR="00452E0F">
          <w:rPr>
            <w:rFonts w:eastAsia="SimSun" w:cs="Times New Roman"/>
            <w:sz w:val="24"/>
            <w:szCs w:val="24"/>
          </w:rPr>
          <w:t>], BF</w:t>
        </w:r>
        <w:r w:rsidR="00452E0F" w:rsidRPr="0064358E">
          <w:rPr>
            <w:rFonts w:eastAsia="SimSun" w:cs="Times New Roman"/>
            <w:sz w:val="24"/>
            <w:szCs w:val="24"/>
            <w:vertAlign w:val="subscript"/>
          </w:rPr>
          <w:t>10</w:t>
        </w:r>
        <w:r w:rsidR="00452E0F">
          <w:rPr>
            <w:rFonts w:eastAsia="SimSun" w:cs="Times New Roman"/>
            <w:sz w:val="24"/>
            <w:szCs w:val="24"/>
          </w:rPr>
          <w:t xml:space="preserve"> = </w:t>
        </w:r>
      </w:ins>
      <w:ins w:id="530" w:author="Hu, C-P" w:date="2019-04-18T08:40:00Z">
        <w:r w:rsidR="00717652">
          <w:rPr>
            <w:rFonts w:eastAsia="SimSun" w:cs="Times New Roman"/>
            <w:sz w:val="24"/>
            <w:szCs w:val="24"/>
          </w:rPr>
          <w:t>0.64</w:t>
        </w:r>
      </w:ins>
      <w:ins w:id="531" w:author="Hu, C-P" w:date="2019-04-14T08:51:00Z">
        <w:r w:rsidRPr="006A2597">
          <w:rPr>
            <w:rFonts w:eastAsia="SimSun" w:cs="Times New Roman"/>
            <w:sz w:val="24"/>
            <w:szCs w:val="24"/>
          </w:rPr>
          <w:t xml:space="preserve"> (figure B)</w:t>
        </w:r>
      </w:ins>
      <w:ins w:id="532" w:author="Hu, C-P" w:date="2019-04-14T09:54:00Z">
        <w:r w:rsidR="007D23C6">
          <w:rPr>
            <w:rFonts w:eastAsia="SimSun" w:cs="Times New Roman"/>
            <w:sz w:val="24"/>
            <w:szCs w:val="24"/>
          </w:rPr>
          <w:t>.</w:t>
        </w:r>
      </w:ins>
    </w:p>
    <w:p w14:paraId="5926D57E" w14:textId="18E81484" w:rsidR="00317E5B" w:rsidRDefault="00317E5B" w:rsidP="00317E5B">
      <w:pPr>
        <w:pStyle w:val="Heading2"/>
        <w:jc w:val="center"/>
        <w:rPr>
          <w:ins w:id="533" w:author="Hu, C-P" w:date="2019-04-14T09:54:00Z"/>
          <w:rFonts w:ascii="Times New Roman" w:eastAsia="SimSun" w:hAnsi="Times New Roman" w:cs="Times New Roman"/>
          <w:sz w:val="24"/>
          <w:szCs w:val="24"/>
        </w:rPr>
      </w:pPr>
      <w:ins w:id="534" w:author="Hu, C-P" w:date="2019-04-14T09:54:00Z">
        <w:r>
          <w:rPr>
            <w:rFonts w:ascii="Times New Roman" w:eastAsia="SimSun" w:hAnsi="Times New Roman" w:cs="Times New Roman"/>
            <w:sz w:val="24"/>
            <w:szCs w:val="24"/>
          </w:rPr>
          <w:t xml:space="preserve">Experiment </w:t>
        </w:r>
      </w:ins>
      <w:ins w:id="535" w:author="Hu, C-P" w:date="2019-04-15T08:55:00Z">
        <w:r w:rsidR="00EE05E1">
          <w:rPr>
            <w:rFonts w:ascii="Times New Roman" w:eastAsia="SimSun" w:hAnsi="Times New Roman" w:cs="Times New Roman"/>
            <w:sz w:val="24"/>
            <w:szCs w:val="24"/>
          </w:rPr>
          <w:t>5</w:t>
        </w:r>
      </w:ins>
      <w:ins w:id="536" w:author="Hu, C-P" w:date="2019-04-15T09:01:00Z">
        <w:r w:rsidR="00C07F43">
          <w:rPr>
            <w:rFonts w:ascii="Times New Roman" w:eastAsia="SimSun" w:hAnsi="Times New Roman" w:cs="Times New Roman"/>
            <w:sz w:val="24"/>
            <w:szCs w:val="24"/>
          </w:rPr>
          <w:t>b</w:t>
        </w:r>
      </w:ins>
      <w:ins w:id="537" w:author="Hu, C-P" w:date="2019-04-14T09:54:00Z">
        <w:r>
          <w:rPr>
            <w:rFonts w:ascii="Times New Roman" w:eastAsia="SimSun" w:hAnsi="Times New Roman" w:cs="Times New Roman"/>
            <w:sz w:val="24"/>
            <w:szCs w:val="24"/>
          </w:rPr>
          <w:t>: EEG study 2</w:t>
        </w:r>
      </w:ins>
    </w:p>
    <w:p w14:paraId="41D93710" w14:textId="159AC147" w:rsidR="00317E5B" w:rsidRPr="00DD22A7" w:rsidRDefault="00317E5B" w:rsidP="00317E5B">
      <w:pPr>
        <w:spacing w:line="480" w:lineRule="auto"/>
        <w:ind w:firstLine="720"/>
        <w:rPr>
          <w:ins w:id="538" w:author="Hu, C-P" w:date="2019-04-14T09:54:00Z"/>
          <w:rFonts w:eastAsia="SimSun" w:cs="Times New Roman"/>
          <w:sz w:val="24"/>
          <w:szCs w:val="24"/>
        </w:rPr>
      </w:pPr>
      <w:ins w:id="539" w:author="Hu, C-P" w:date="2019-04-14T09:54:00Z">
        <w:r>
          <w:rPr>
            <w:rFonts w:eastAsia="SimSun" w:cs="Times New Roman"/>
            <w:sz w:val="24"/>
            <w:szCs w:val="24"/>
          </w:rPr>
          <w:t xml:space="preserve">Experiment </w:t>
        </w:r>
      </w:ins>
      <w:ins w:id="540" w:author="Hu, C-P" w:date="2019-04-15T08:55:00Z">
        <w:r w:rsidR="005A139B">
          <w:rPr>
            <w:rFonts w:eastAsia="SimSun" w:cs="Times New Roman"/>
            <w:sz w:val="24"/>
            <w:szCs w:val="24"/>
          </w:rPr>
          <w:t>5.2</w:t>
        </w:r>
      </w:ins>
      <w:ins w:id="541" w:author="Hu, C-P" w:date="2019-04-14T09:54:00Z">
        <w:r>
          <w:rPr>
            <w:rFonts w:eastAsia="SimSun" w:cs="Times New Roman"/>
            <w:sz w:val="24"/>
            <w:szCs w:val="24"/>
          </w:rPr>
          <w:t xml:space="preserve"> was conducted to study the neural correlates o</w:t>
        </w:r>
      </w:ins>
      <w:ins w:id="542" w:author="Hu, C-P" w:date="2019-04-15T08:40:00Z">
        <w:r w:rsidR="0055253C">
          <w:rPr>
            <w:rFonts w:eastAsia="SimSun" w:cs="Times New Roman"/>
            <w:sz w:val="24"/>
            <w:szCs w:val="24"/>
          </w:rPr>
          <w:t>f the interation between self-prioritization and valence-prioritization</w:t>
        </w:r>
      </w:ins>
      <w:ins w:id="543" w:author="Hu, C-P" w:date="2019-04-14T09:54:00Z">
        <w:r>
          <w:rPr>
            <w:rFonts w:eastAsia="SimSun" w:cs="Times New Roman"/>
            <w:sz w:val="24"/>
            <w:szCs w:val="24"/>
          </w:rPr>
          <w:t xml:space="preserve">. </w:t>
        </w:r>
      </w:ins>
    </w:p>
    <w:p w14:paraId="4522370E" w14:textId="77777777" w:rsidR="00317E5B" w:rsidRDefault="00317E5B" w:rsidP="00317E5B">
      <w:pPr>
        <w:pStyle w:val="Heading3"/>
        <w:spacing w:line="480" w:lineRule="auto"/>
        <w:jc w:val="left"/>
        <w:rPr>
          <w:ins w:id="544" w:author="Hu, C-P" w:date="2019-04-14T09:54:00Z"/>
          <w:rFonts w:eastAsia="SimSun" w:cs="Times New Roman"/>
          <w:sz w:val="24"/>
          <w:szCs w:val="24"/>
        </w:rPr>
      </w:pPr>
      <w:ins w:id="545" w:author="Hu, C-P" w:date="2019-04-14T09:54:00Z">
        <w:r w:rsidRPr="00E52E54">
          <w:rPr>
            <w:rFonts w:eastAsia="SimSun" w:cs="Times New Roman"/>
            <w:sz w:val="24"/>
            <w:szCs w:val="24"/>
          </w:rPr>
          <w:t>Method</w:t>
        </w:r>
      </w:ins>
    </w:p>
    <w:p w14:paraId="4CA6F08C" w14:textId="762DE385" w:rsidR="00317E5B" w:rsidRDefault="00317E5B" w:rsidP="00317E5B">
      <w:pPr>
        <w:spacing w:line="480" w:lineRule="auto"/>
        <w:rPr>
          <w:ins w:id="546" w:author="Hu, C-P" w:date="2019-04-14T09:54:00Z"/>
          <w:rFonts w:eastAsia="SimSun" w:cs="Times New Roman"/>
          <w:sz w:val="24"/>
          <w:szCs w:val="24"/>
        </w:rPr>
      </w:pPr>
      <w:ins w:id="547" w:author="Hu, C-P" w:date="2019-04-14T09:54:00Z">
        <w:r>
          <w:tab/>
        </w:r>
        <w:r w:rsidRPr="009C678F">
          <w:rPr>
            <w:rFonts w:eastAsia="SimSun" w:cs="Times New Roman"/>
            <w:b/>
            <w:sz w:val="24"/>
            <w:szCs w:val="24"/>
          </w:rPr>
          <w:t>Participants.</w:t>
        </w:r>
        <w:r>
          <w:rPr>
            <w:rFonts w:eastAsia="SimSun" w:cs="Times New Roman"/>
            <w:sz w:val="24"/>
            <w:szCs w:val="24"/>
          </w:rPr>
          <w:tab/>
        </w:r>
        <w:r w:rsidRPr="00170AA4">
          <w:rPr>
            <w:rFonts w:eastAsia="SimSun" w:cs="Times New Roman"/>
            <w:sz w:val="24"/>
            <w:szCs w:val="24"/>
          </w:rPr>
          <w:t>2</w:t>
        </w:r>
      </w:ins>
      <w:ins w:id="548" w:author="Hu, C-P" w:date="2019-04-15T08:44:00Z">
        <w:r w:rsidR="00DE2AF1">
          <w:rPr>
            <w:rFonts w:eastAsia="SimSun" w:cs="Times New Roman"/>
            <w:sz w:val="24"/>
            <w:szCs w:val="24"/>
          </w:rPr>
          <w:t>3</w:t>
        </w:r>
      </w:ins>
      <w:ins w:id="549" w:author="Hu, C-P" w:date="2019-04-14T09:54:00Z">
        <w:r w:rsidRPr="00170AA4">
          <w:rPr>
            <w:rFonts w:eastAsia="SimSun" w:cs="Times New Roman"/>
            <w:sz w:val="24"/>
            <w:szCs w:val="24"/>
          </w:rPr>
          <w:t xml:space="preserve"> young healthy adults (</w:t>
        </w:r>
      </w:ins>
      <w:ins w:id="550" w:author="Hu, C-P" w:date="2019-04-15T08:44:00Z">
        <w:r w:rsidR="00B308F7">
          <w:rPr>
            <w:rFonts w:eastAsia="SimSun" w:cs="Times New Roman"/>
            <w:sz w:val="24"/>
            <w:szCs w:val="24"/>
          </w:rPr>
          <w:t xml:space="preserve">XX </w:t>
        </w:r>
      </w:ins>
      <w:ins w:id="551" w:author="Hu, C-P" w:date="2019-04-14T09:54:00Z">
        <w:r w:rsidRPr="00170AA4">
          <w:rPr>
            <w:rFonts w:eastAsia="SimSun" w:cs="Times New Roman"/>
            <w:sz w:val="24"/>
            <w:szCs w:val="24"/>
          </w:rPr>
          <w:t>female, age = 22.04±5.02) participated this experiment. All were right handed and had normal or corrected-to-normal vision. The eeg data of two pariticipants were excluded from analysis because of too much artifacts.</w:t>
        </w:r>
      </w:ins>
    </w:p>
    <w:p w14:paraId="3B670A3E" w14:textId="7D6C4DF5" w:rsidR="00317E5B" w:rsidRPr="00BA6982" w:rsidRDefault="00A3506E" w:rsidP="00317E5B">
      <w:pPr>
        <w:spacing w:line="480" w:lineRule="auto"/>
        <w:ind w:firstLine="720"/>
        <w:jc w:val="left"/>
        <w:rPr>
          <w:ins w:id="552" w:author="Hu, C-P" w:date="2019-04-14T09:54:00Z"/>
          <w:rFonts w:cs="Times New Roman"/>
          <w:sz w:val="24"/>
          <w:szCs w:val="24"/>
        </w:rPr>
      </w:pPr>
      <w:ins w:id="553" w:author="Hu, C-P" w:date="2019-04-15T08:57:00Z">
        <w:r>
          <w:rPr>
            <w:rFonts w:eastAsia="SimSun" w:cs="Times New Roman"/>
            <w:b/>
            <w:sz w:val="24"/>
            <w:szCs w:val="24"/>
          </w:rPr>
          <w:t>D</w:t>
        </w:r>
      </w:ins>
      <w:ins w:id="554" w:author="Hu, C-P" w:date="2019-04-14T09:54:00Z">
        <w:r w:rsidR="00317E5B" w:rsidRPr="00FB741A">
          <w:rPr>
            <w:rFonts w:eastAsia="SimSun" w:cs="Times New Roman"/>
            <w:b/>
            <w:sz w:val="24"/>
            <w:szCs w:val="24"/>
          </w:rPr>
          <w:t>esign</w:t>
        </w:r>
        <w:r w:rsidR="00317E5B">
          <w:rPr>
            <w:rFonts w:eastAsia="SimSun" w:cs="Times New Roman"/>
            <w:sz w:val="24"/>
            <w:szCs w:val="24"/>
          </w:rPr>
          <w:t>.</w:t>
        </w:r>
        <w:r w:rsidR="00317E5B">
          <w:rPr>
            <w:rFonts w:eastAsia="SimSun" w:cs="Times New Roman"/>
            <w:sz w:val="24"/>
            <w:szCs w:val="24"/>
          </w:rPr>
          <w:tab/>
          <w:t xml:space="preserve"> The experimental design of this experiment is same as experiment </w:t>
        </w:r>
      </w:ins>
      <w:ins w:id="555" w:author="Hu, C-P" w:date="2019-04-14T09:59:00Z">
        <w:r w:rsidR="00240D87">
          <w:rPr>
            <w:rFonts w:eastAsia="SimSun" w:cs="Times New Roman"/>
            <w:sz w:val="24"/>
            <w:szCs w:val="24"/>
          </w:rPr>
          <w:t>3a</w:t>
        </w:r>
      </w:ins>
      <w:ins w:id="556" w:author="Hu, C-P" w:date="2019-04-14T09:54:00Z">
        <w:r w:rsidR="00317E5B">
          <w:rPr>
            <w:rFonts w:eastAsia="SimSun" w:cs="Times New Roman"/>
            <w:sz w:val="24"/>
            <w:szCs w:val="24"/>
          </w:rPr>
          <w:t xml:space="preserve">:  </w:t>
        </w:r>
      </w:ins>
      <w:ins w:id="557" w:author="Hu, C-P" w:date="2019-04-14T09:59:00Z">
        <w:r w:rsidR="00240D87" w:rsidRPr="00240D87">
          <w:rPr>
            <w:rFonts w:eastAsia="SimSun" w:cs="Times New Roman"/>
            <w:sz w:val="24"/>
            <w:szCs w:val="24"/>
          </w:rPr>
          <w:t>2(self vs stranger) × 3 (moral status: good, bad, normal) ×2</w:t>
        </w:r>
      </w:ins>
      <w:ins w:id="558" w:author="Hu, C-P" w:date="2019-04-15T08:44:00Z">
        <w:r w:rsidR="00B308F7">
          <w:rPr>
            <w:rFonts w:eastAsia="SimSun" w:cs="Times New Roman"/>
            <w:sz w:val="24"/>
            <w:szCs w:val="24"/>
          </w:rPr>
          <w:t xml:space="preserve"> </w:t>
        </w:r>
      </w:ins>
      <w:ins w:id="559" w:author="Hu, C-P" w:date="2019-04-14T09:59:00Z">
        <w:r w:rsidR="00240D87" w:rsidRPr="00240D87">
          <w:rPr>
            <w:rFonts w:eastAsia="SimSun" w:cs="Times New Roman"/>
            <w:sz w:val="24"/>
            <w:szCs w:val="24"/>
          </w:rPr>
          <w:t>(matching judgment: match vs. nonmatch) within subject design; 180 trials for each matched trial, and 90 trials for each nonmatched trials (6*180 + 6*90 =1620 trials)</w:t>
        </w:r>
      </w:ins>
      <w:ins w:id="560" w:author="Hu, C-P" w:date="2019-04-14T09:54:00Z">
        <w:r w:rsidR="00317E5B">
          <w:rPr>
            <w:rFonts w:cs="Times New Roman"/>
            <w:sz w:val="24"/>
            <w:szCs w:val="24"/>
          </w:rPr>
          <w:t>.</w:t>
        </w:r>
      </w:ins>
    </w:p>
    <w:p w14:paraId="7B00CF20" w14:textId="13D225D9" w:rsidR="00317E5B" w:rsidRDefault="00317E5B" w:rsidP="00317E5B">
      <w:pPr>
        <w:spacing w:line="480" w:lineRule="auto"/>
        <w:ind w:firstLine="720"/>
        <w:jc w:val="left"/>
        <w:rPr>
          <w:ins w:id="561" w:author="Hu, C-P" w:date="2019-04-14T09:54:00Z"/>
          <w:rFonts w:cs="Times New Roman"/>
          <w:sz w:val="24"/>
        </w:rPr>
      </w:pPr>
      <w:ins w:id="562" w:author="Hu, C-P" w:date="2019-04-14T09:54:00Z">
        <w:r w:rsidRPr="00FB741A">
          <w:rPr>
            <w:rFonts w:cs="Times New Roman"/>
            <w:b/>
            <w:sz w:val="24"/>
          </w:rPr>
          <w:t>Stimuli</w:t>
        </w:r>
        <w:r>
          <w:rPr>
            <w:rFonts w:cs="Times New Roman"/>
            <w:sz w:val="24"/>
          </w:rPr>
          <w:t>.</w:t>
        </w:r>
        <w:r>
          <w:rPr>
            <w:rFonts w:cs="Times New Roman"/>
            <w:sz w:val="24"/>
          </w:rPr>
          <w:tab/>
          <w:t xml:space="preserve"> </w:t>
        </w:r>
      </w:ins>
      <w:ins w:id="563" w:author="Hu, C-P" w:date="2019-04-15T08:45:00Z">
        <w:r w:rsidR="00B308F7">
          <w:rPr>
            <w:rFonts w:cs="Times New Roman"/>
            <w:sz w:val="24"/>
          </w:rPr>
          <w:t>Six</w:t>
        </w:r>
      </w:ins>
      <w:ins w:id="564" w:author="Hu, C-P" w:date="2019-04-14T09:54:00Z">
        <w:r w:rsidRPr="00442E15">
          <w:rPr>
            <w:rFonts w:cs="Times New Roman" w:hint="eastAsia"/>
            <w:sz w:val="24"/>
          </w:rPr>
          <w:t xml:space="preserve"> </w:t>
        </w:r>
        <w:r w:rsidRPr="00442E15">
          <w:rPr>
            <w:rFonts w:cs="Times New Roman"/>
            <w:sz w:val="24"/>
          </w:rPr>
          <w:t xml:space="preserve">geometric </w:t>
        </w:r>
        <w:r w:rsidRPr="00442E15">
          <w:rPr>
            <w:rFonts w:cs="Times New Roman" w:hint="eastAsia"/>
            <w:sz w:val="24"/>
          </w:rPr>
          <w:t>shapes (</w:t>
        </w:r>
      </w:ins>
      <w:ins w:id="565" w:author="Hu, C-P" w:date="2019-04-15T08:46:00Z">
        <w:r w:rsidR="00B308F7" w:rsidRPr="00B308F7">
          <w:rPr>
            <w:rFonts w:cs="Times New Roman"/>
            <w:sz w:val="24"/>
          </w:rPr>
          <w:t>triangle, sqaure, circle, trapezoid, dimond, regular pentagon, 118 * 118 pixels</w:t>
        </w:r>
        <w:r w:rsidR="00B308F7">
          <w:rPr>
            <w:rFonts w:cs="Times New Roman"/>
            <w:sz w:val="24"/>
          </w:rPr>
          <w:t xml:space="preserve">, </w:t>
        </w:r>
      </w:ins>
      <w:ins w:id="566" w:author="Hu, C-P" w:date="2019-04-14T09:54:00Z">
        <w:r w:rsidRPr="00442E15">
          <w:rPr>
            <w:rFonts w:cs="Times New Roman" w:hint="eastAsia"/>
            <w:sz w:val="24"/>
          </w:rPr>
          <w:t>4.6</w:t>
        </w:r>
        <w:r w:rsidRPr="00442E15">
          <w:rPr>
            <w:rFonts w:cs="Times New Roman" w:hint="eastAsia"/>
            <w:sz w:val="24"/>
          </w:rPr>
          <w:t>º</w:t>
        </w:r>
        <w:r w:rsidRPr="00442E15">
          <w:rPr>
            <w:rFonts w:cs="Times New Roman" w:hint="eastAsia"/>
            <w:sz w:val="24"/>
          </w:rPr>
          <w:t xml:space="preserve"> </w:t>
        </w:r>
        <w:r w:rsidRPr="00442E15">
          <w:rPr>
            <w:rFonts w:cs="Times New Roman" w:hint="eastAsia"/>
            <w:sz w:val="24"/>
          </w:rPr>
          <w:t>×</w:t>
        </w:r>
        <w:r w:rsidRPr="00442E15">
          <w:rPr>
            <w:rFonts w:cs="Times New Roman" w:hint="eastAsia"/>
            <w:sz w:val="24"/>
          </w:rPr>
          <w:t xml:space="preserve"> 4.6</w:t>
        </w:r>
        <w:r w:rsidRPr="00442E15">
          <w:rPr>
            <w:rFonts w:cs="Times New Roman" w:hint="eastAsia"/>
            <w:sz w:val="24"/>
          </w:rPr>
          <w:t>º</w:t>
        </w:r>
        <w:r w:rsidRPr="00442E15">
          <w:rPr>
            <w:rFonts w:cs="Times New Roman" w:hint="eastAsia"/>
            <w:sz w:val="24"/>
          </w:rPr>
          <w:t xml:space="preserve"> of vis</w:t>
        </w:r>
        <w:r w:rsidRPr="00442E15">
          <w:rPr>
            <w:rFonts w:cs="Times New Roman"/>
            <w:sz w:val="24"/>
          </w:rPr>
          <w:t xml:space="preserve">ual angle) were presented at the center of screen for 50 ms after 500ms of fixation (0.8º × 0.8º of visual angle). The association of the </w:t>
        </w:r>
      </w:ins>
      <w:ins w:id="567" w:author="Hu, C-P" w:date="2019-04-15T08:46:00Z">
        <w:r w:rsidR="00B308F7">
          <w:rPr>
            <w:rFonts w:cs="Times New Roman"/>
            <w:sz w:val="24"/>
          </w:rPr>
          <w:t>6</w:t>
        </w:r>
      </w:ins>
      <w:ins w:id="568" w:author="Hu, C-P" w:date="2019-04-14T09:54:00Z">
        <w:r w:rsidRPr="00442E15">
          <w:rPr>
            <w:rFonts w:cs="Times New Roman"/>
            <w:sz w:val="24"/>
          </w:rPr>
          <w:t xml:space="preserve"> shapes to </w:t>
        </w:r>
      </w:ins>
      <w:ins w:id="569" w:author="Hu, C-P" w:date="2019-04-15T08:46:00Z">
        <w:r w:rsidR="00B308F7">
          <w:rPr>
            <w:rFonts w:cs="Times New Roman"/>
            <w:sz w:val="24"/>
          </w:rPr>
          <w:t>three aspect of two person (self vs. stranger</w:t>
        </w:r>
      </w:ins>
      <w:ins w:id="570" w:author="Hu, C-P" w:date="2019-04-15T08:47:00Z">
        <w:r w:rsidR="00B308F7">
          <w:rPr>
            <w:rFonts w:cs="Times New Roman"/>
            <w:sz w:val="24"/>
          </w:rPr>
          <w:t>)</w:t>
        </w:r>
      </w:ins>
      <w:ins w:id="571" w:author="Hu, C-P" w:date="2019-04-14T09:54:00Z">
        <w:r w:rsidRPr="00442E15">
          <w:rPr>
            <w:rFonts w:cs="Times New Roman"/>
            <w:sz w:val="24"/>
          </w:rPr>
          <w:t xml:space="preserve"> was counterbalanced across participants. The words bad person, good person or ordinary person (3.6º × 1.6º) was also displayed at the center fo the screen. Participants had to judge whether the pairings of label and shape matched (e.g., Does the circle represent a bad person?). The experiment was run on a PC using E-prime software (version 2.0). Th</w:t>
        </w:r>
        <w:r>
          <w:rPr>
            <w:rFonts w:cs="Times New Roman"/>
            <w:sz w:val="24"/>
          </w:rPr>
          <w:t>e</w:t>
        </w:r>
        <w:r w:rsidRPr="00442E15">
          <w:rPr>
            <w:rFonts w:cs="Times New Roman"/>
            <w:sz w:val="24"/>
          </w:rPr>
          <w:t>s</w:t>
        </w:r>
        <w:r>
          <w:rPr>
            <w:rFonts w:cs="Times New Roman"/>
            <w:sz w:val="24"/>
          </w:rPr>
          <w:t>e</w:t>
        </w:r>
        <w:r w:rsidRPr="00442E15">
          <w:rPr>
            <w:rFonts w:cs="Times New Roman"/>
            <w:sz w:val="24"/>
          </w:rPr>
          <w:t xml:space="preserve"> stimuli were displayed on a 22-in CRT monitor (1024×768 at 100Hz).</w:t>
        </w:r>
      </w:ins>
    </w:p>
    <w:p w14:paraId="69170053" w14:textId="74272E5F" w:rsidR="00317E5B" w:rsidRPr="00AD405F" w:rsidRDefault="00B308F7" w:rsidP="00317E5B">
      <w:pPr>
        <w:spacing w:line="480" w:lineRule="auto"/>
        <w:ind w:firstLine="720"/>
        <w:jc w:val="left"/>
        <w:rPr>
          <w:ins w:id="572" w:author="Hu, C-P" w:date="2019-04-14T09:54:00Z"/>
          <w:rFonts w:cs="Times New Roman"/>
          <w:sz w:val="24"/>
        </w:rPr>
      </w:pPr>
      <w:ins w:id="573" w:author="Hu, C-P" w:date="2019-04-15T08:47:00Z">
        <w:r>
          <w:rPr>
            <w:rFonts w:cs="Times New Roman"/>
            <w:sz w:val="24"/>
          </w:rPr>
          <w:t>As the experiment 5, w</w:t>
        </w:r>
      </w:ins>
      <w:ins w:id="574" w:author="Hu, C-P" w:date="2019-04-14T09:54:00Z">
        <w:r w:rsidR="00317E5B" w:rsidRPr="00442E15">
          <w:rPr>
            <w:rFonts w:cs="Times New Roman"/>
            <w:sz w:val="24"/>
          </w:rPr>
          <w:t xml:space="preserve">e used backward masking to avoid over-processing of the moral words, in which a scrabmled picture were presented for 900 ms after the label. Also, to avoid the celling effect on accruacy, shapes were presented on a noisy background based on our pilot studies. The noisy images were made by scrambling a picutre of 3/4gray and ¼ white at resoluation of 2 × 2 pixel. </w:t>
        </w:r>
      </w:ins>
    </w:p>
    <w:p w14:paraId="65F4EF6B" w14:textId="77777777" w:rsidR="00312133" w:rsidRDefault="00317E5B" w:rsidP="00317E5B">
      <w:pPr>
        <w:spacing w:line="480" w:lineRule="auto"/>
        <w:ind w:firstLine="720"/>
        <w:jc w:val="left"/>
        <w:rPr>
          <w:ins w:id="575" w:author="Hu, C-P" w:date="2019-04-15T08:49:00Z"/>
          <w:rFonts w:cs="Times New Roman"/>
          <w:sz w:val="24"/>
        </w:rPr>
      </w:pPr>
      <w:ins w:id="576" w:author="Hu, C-P" w:date="2019-04-14T09:54:00Z">
        <w:r w:rsidRPr="00FB741A">
          <w:rPr>
            <w:rFonts w:cs="Times New Roman"/>
            <w:b/>
            <w:sz w:val="24"/>
          </w:rPr>
          <w:t>Procedure</w:t>
        </w:r>
        <w:r>
          <w:rPr>
            <w:rFonts w:cs="Times New Roman"/>
            <w:sz w:val="24"/>
          </w:rPr>
          <w:t xml:space="preserve">. </w:t>
        </w:r>
      </w:ins>
      <w:ins w:id="577" w:author="Hu, C-P" w:date="2019-04-15T08:47:00Z">
        <w:r w:rsidR="00312133">
          <w:rPr>
            <w:rFonts w:cs="Times New Roman"/>
            <w:sz w:val="24"/>
          </w:rPr>
          <w:t>In this experiment,</w:t>
        </w:r>
      </w:ins>
      <w:ins w:id="578" w:author="Hu, C-P" w:date="2019-04-15T08:48:00Z">
        <w:r w:rsidR="00312133">
          <w:rPr>
            <w:rFonts w:cs="Times New Roman"/>
            <w:sz w:val="24"/>
          </w:rPr>
          <w:t xml:space="preserve"> we used a t</w:t>
        </w:r>
      </w:ins>
      <w:ins w:id="579" w:author="Hu, C-P" w:date="2019-04-14T09:59:00Z">
        <w:r w:rsidR="00D806DB">
          <w:rPr>
            <w:rFonts w:cs="Times New Roman"/>
            <w:sz w:val="24"/>
          </w:rPr>
          <w:t>wo-day paradigm</w:t>
        </w:r>
      </w:ins>
      <w:ins w:id="580" w:author="Hu, C-P" w:date="2019-04-15T08:48:00Z">
        <w:r w:rsidR="00312133">
          <w:rPr>
            <w:rFonts w:cs="Times New Roman"/>
            <w:sz w:val="24"/>
          </w:rPr>
          <w:t xml:space="preserve"> to avoid high error rate at the EEG recording</w:t>
        </w:r>
      </w:ins>
      <w:ins w:id="581" w:author="Hu, C-P" w:date="2019-04-14T09:59:00Z">
        <w:r w:rsidR="00D806DB">
          <w:rPr>
            <w:rFonts w:cs="Times New Roman"/>
            <w:sz w:val="24"/>
          </w:rPr>
          <w:t xml:space="preserve">. </w:t>
        </w:r>
      </w:ins>
      <w:ins w:id="582" w:author="Hu, C-P" w:date="2019-04-15T08:48:00Z">
        <w:r w:rsidR="00312133">
          <w:rPr>
            <w:rFonts w:cs="Times New Roman"/>
            <w:sz w:val="24"/>
          </w:rPr>
          <w:t>At day 1, participant underwent a behavioral experiment</w:t>
        </w:r>
      </w:ins>
      <w:ins w:id="583" w:author="Hu, C-P" w:date="2019-04-15T08:49:00Z">
        <w:r w:rsidR="00312133">
          <w:rPr>
            <w:rFonts w:cs="Times New Roman"/>
            <w:sz w:val="24"/>
          </w:rPr>
          <w:t xml:space="preserve"> as experiment 3a, except that the stimuli were presented sequentially. </w:t>
        </w:r>
      </w:ins>
    </w:p>
    <w:p w14:paraId="32745A2D" w14:textId="6708047F" w:rsidR="00317E5B" w:rsidRDefault="00312133" w:rsidP="00317E5B">
      <w:pPr>
        <w:spacing w:line="480" w:lineRule="auto"/>
        <w:ind w:firstLine="720"/>
        <w:jc w:val="left"/>
        <w:rPr>
          <w:ins w:id="584" w:author="Hu, C-P" w:date="2019-04-14T09:54:00Z"/>
          <w:rFonts w:cs="Times New Roman"/>
          <w:sz w:val="24"/>
        </w:rPr>
      </w:pPr>
      <w:ins w:id="585" w:author="Hu, C-P" w:date="2019-04-15T08:49:00Z">
        <w:r>
          <w:rPr>
            <w:rFonts w:cs="Times New Roman"/>
            <w:sz w:val="24"/>
          </w:rPr>
          <w:t>At</w:t>
        </w:r>
      </w:ins>
      <w:ins w:id="586" w:author="Hu, C-P" w:date="2019-04-15T08:50:00Z">
        <w:r>
          <w:rPr>
            <w:rFonts w:cs="Times New Roman"/>
            <w:sz w:val="24"/>
          </w:rPr>
          <w:t xml:space="preserve"> day 2, partcipant came to lab again and this time there finish the experiment with EEG recording. </w:t>
        </w:r>
      </w:ins>
    </w:p>
    <w:p w14:paraId="34B44B03" w14:textId="6800B717" w:rsidR="00317E5B" w:rsidRPr="00442E15" w:rsidRDefault="00312133" w:rsidP="00317E5B">
      <w:pPr>
        <w:spacing w:line="480" w:lineRule="auto"/>
        <w:ind w:firstLine="720"/>
        <w:jc w:val="left"/>
        <w:rPr>
          <w:ins w:id="587" w:author="Hu, C-P" w:date="2019-04-14T09:54:00Z"/>
          <w:rFonts w:cs="Times New Roman"/>
          <w:sz w:val="24"/>
        </w:rPr>
      </w:pPr>
      <w:ins w:id="588" w:author="Hu, C-P" w:date="2019-04-15T08:50:00Z">
        <w:r>
          <w:rPr>
            <w:rFonts w:cs="Times New Roman"/>
            <w:sz w:val="24"/>
          </w:rPr>
          <w:t xml:space="preserve">In both day, </w:t>
        </w:r>
      </w:ins>
      <w:ins w:id="589" w:author="Hu, C-P" w:date="2019-04-14T09:54:00Z">
        <w:r w:rsidR="00317E5B" w:rsidRPr="00442E15">
          <w:rPr>
            <w:rFonts w:cs="Times New Roman"/>
            <w:sz w:val="24"/>
          </w:rPr>
          <w:t xml:space="preserve">subjects first learned the associations between labels and shapes and then completed a shape-label matching task (e.g., good person-triangle). In each trial of the matching task, a fixation </w:t>
        </w:r>
      </w:ins>
      <w:ins w:id="590" w:author="Hu, C-P" w:date="2019-04-15T08:51:00Z">
        <w:r w:rsidRPr="00442E15">
          <w:rPr>
            <w:rFonts w:cs="Times New Roman"/>
            <w:sz w:val="24"/>
          </w:rPr>
          <w:t>was</w:t>
        </w:r>
      </w:ins>
      <w:ins w:id="591" w:author="Hu, C-P" w:date="2019-04-14T09:54:00Z">
        <w:r w:rsidR="00317E5B" w:rsidRPr="00442E15">
          <w:rPr>
            <w:rFonts w:cs="Times New Roman"/>
            <w:sz w:val="24"/>
          </w:rPr>
          <w:t xml:space="preserve"> first presented for 500 ms, followed by a 50 ms label; then, a scramled picture presented 900 ms. After the backward mask, the shape </w:t>
        </w:r>
      </w:ins>
      <w:ins w:id="592" w:author="Hu, C-P" w:date="2019-04-15T08:51:00Z">
        <w:r w:rsidRPr="00442E15">
          <w:rPr>
            <w:rFonts w:cs="Times New Roman"/>
            <w:sz w:val="24"/>
          </w:rPr>
          <w:t>was</w:t>
        </w:r>
      </w:ins>
      <w:ins w:id="593" w:author="Hu, C-P" w:date="2019-04-14T09:54:00Z">
        <w:r w:rsidR="00317E5B" w:rsidRPr="00442E15">
          <w:rPr>
            <w:rFonts w:cs="Times New Roman"/>
            <w:sz w:val="24"/>
          </w:rPr>
          <w:t xml:space="preserve"> presented on a noisy background for 50ms. Participant have to response in 1000ms after the presentation of the shape, and finnally, a feedback screen was presented for 500 ms (see figure 1). The inter-trial interval (ITI) were randomly varied at the range of 1000 ~ 1400 ms. </w:t>
        </w:r>
      </w:ins>
    </w:p>
    <w:p w14:paraId="03AE83B1" w14:textId="77777777" w:rsidR="00317E5B" w:rsidRPr="00442E15" w:rsidRDefault="00317E5B" w:rsidP="00317E5B">
      <w:pPr>
        <w:spacing w:line="480" w:lineRule="auto"/>
        <w:ind w:firstLine="720"/>
        <w:jc w:val="left"/>
        <w:rPr>
          <w:ins w:id="594" w:author="Hu, C-P" w:date="2019-04-14T09:54:00Z"/>
          <w:rFonts w:cs="Times New Roman"/>
          <w:sz w:val="24"/>
        </w:rPr>
      </w:pPr>
      <w:ins w:id="595" w:author="Hu, C-P" w:date="2019-04-14T09:54:00Z">
        <w:r w:rsidRPr="00442E15">
          <w:rPr>
            <w:rFonts w:cs="Times New Roman"/>
            <w:sz w:val="24"/>
          </w:rPr>
          <w:t>All the stimuli were presented on a gray background (RGB: 127, 127, 127). E-primed 2.0 was used to present stimuli and collect behavioral results.</w:t>
        </w:r>
        <w:r>
          <w:rPr>
            <w:rFonts w:cs="Times New Roman"/>
            <w:sz w:val="24"/>
          </w:rPr>
          <w:t xml:space="preserve"> </w:t>
        </w:r>
        <w:r w:rsidRPr="00442E15">
          <w:rPr>
            <w:rFonts w:cs="Times New Roman"/>
            <w:sz w:val="24"/>
          </w:rPr>
          <w:t xml:space="preserve">Data were collected and analyzed when accuracy performance in total reached 60%. </w:t>
        </w:r>
      </w:ins>
    </w:p>
    <w:p w14:paraId="58FEC95C" w14:textId="42C9CC0C" w:rsidR="00317E5B" w:rsidRPr="00442E15" w:rsidRDefault="00312133" w:rsidP="00317E5B">
      <w:pPr>
        <w:spacing w:line="480" w:lineRule="auto"/>
        <w:ind w:firstLine="720"/>
        <w:jc w:val="left"/>
        <w:rPr>
          <w:ins w:id="596" w:author="Hu, C-P" w:date="2019-04-14T09:54:00Z"/>
          <w:rFonts w:cs="Times New Roman"/>
          <w:sz w:val="24"/>
        </w:rPr>
      </w:pPr>
      <w:ins w:id="597" w:author="Hu, C-P" w:date="2019-04-15T08:51:00Z">
        <w:r w:rsidRPr="00A87A45">
          <w:rPr>
            <w:noProof/>
          </w:rPr>
          <w:drawing>
            <wp:inline distT="0" distB="0" distL="0" distR="0" wp14:anchorId="52A5C319" wp14:editId="39447115">
              <wp:extent cx="5274310" cy="3325495"/>
              <wp:effectExtent l="0" t="0" r="2540" b="8255"/>
              <wp:docPr id="6" name="Picture 6" descr="E:\kuaipan\Exp.s\Project1_Moral_reputation_learning\Exp_ERP_Moral_Asso\ERP_Exp2_moral_self\schema_ex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aipan\Exp.s\Project1_Moral_reputation_learning\Exp_ERP_Moral_Asso\ERP_Exp2_moral_self\schema_ex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25495"/>
                      </a:xfrm>
                      <a:prstGeom prst="rect">
                        <a:avLst/>
                      </a:prstGeom>
                      <a:noFill/>
                      <a:ln>
                        <a:noFill/>
                      </a:ln>
                    </pic:spPr>
                  </pic:pic>
                </a:graphicData>
              </a:graphic>
            </wp:inline>
          </w:drawing>
        </w:r>
      </w:ins>
    </w:p>
    <w:p w14:paraId="417FA0C5" w14:textId="77777777" w:rsidR="00317E5B" w:rsidRPr="00442E15" w:rsidRDefault="00317E5B" w:rsidP="00317E5B">
      <w:pPr>
        <w:spacing w:line="480" w:lineRule="auto"/>
        <w:ind w:firstLine="720"/>
        <w:jc w:val="left"/>
        <w:rPr>
          <w:ins w:id="598" w:author="Hu, C-P" w:date="2019-04-14T09:54:00Z"/>
          <w:rFonts w:cs="Times New Roman"/>
          <w:sz w:val="24"/>
        </w:rPr>
      </w:pPr>
      <w:ins w:id="599" w:author="Hu, C-P" w:date="2019-04-14T09:54:00Z">
        <w:r w:rsidRPr="00442E15">
          <w:rPr>
            <w:rFonts w:cs="Times New Roman"/>
            <w:sz w:val="24"/>
          </w:rPr>
          <w:t>Figure 1. Examples of stimuli and procedures in the experiment</w:t>
        </w:r>
      </w:ins>
    </w:p>
    <w:p w14:paraId="584770F1" w14:textId="77777777" w:rsidR="00317E5B" w:rsidRDefault="00317E5B" w:rsidP="00317E5B">
      <w:pPr>
        <w:spacing w:line="480" w:lineRule="auto"/>
        <w:ind w:firstLine="720"/>
        <w:jc w:val="left"/>
        <w:rPr>
          <w:ins w:id="600" w:author="Hu, C-P" w:date="2019-04-14T09:54:00Z"/>
          <w:rFonts w:cs="Times New Roman"/>
          <w:sz w:val="24"/>
        </w:rPr>
      </w:pPr>
    </w:p>
    <w:p w14:paraId="47C4C36A" w14:textId="77777777" w:rsidR="00317E5B" w:rsidRPr="00E52E54" w:rsidRDefault="00317E5B" w:rsidP="00317E5B">
      <w:pPr>
        <w:pStyle w:val="Heading3"/>
        <w:keepNext w:val="0"/>
        <w:keepLines w:val="0"/>
        <w:spacing w:before="0" w:after="0" w:line="480" w:lineRule="auto"/>
        <w:jc w:val="left"/>
        <w:rPr>
          <w:ins w:id="601" w:author="Hu, C-P" w:date="2019-04-14T09:54:00Z"/>
          <w:rFonts w:eastAsia="SimSun" w:cs="Times New Roman"/>
          <w:sz w:val="24"/>
          <w:szCs w:val="24"/>
        </w:rPr>
      </w:pPr>
      <w:ins w:id="602" w:author="Hu, C-P" w:date="2019-04-14T09:54:00Z">
        <w:r w:rsidRPr="00E52E54">
          <w:rPr>
            <w:rFonts w:eastAsia="SimSun" w:cs="Times New Roman"/>
            <w:sz w:val="24"/>
            <w:szCs w:val="24"/>
          </w:rPr>
          <w:t>Results</w:t>
        </w:r>
      </w:ins>
    </w:p>
    <w:p w14:paraId="628988A1" w14:textId="77777777" w:rsidR="00317E5B" w:rsidRDefault="00317E5B" w:rsidP="00317E5B">
      <w:pPr>
        <w:spacing w:line="480" w:lineRule="auto"/>
        <w:ind w:firstLine="720"/>
        <w:rPr>
          <w:ins w:id="603" w:author="Hu, C-P" w:date="2019-04-14T09:54:00Z"/>
          <w:rFonts w:eastAsia="SimSun" w:cs="Times New Roman"/>
          <w:sz w:val="24"/>
          <w:szCs w:val="24"/>
        </w:rPr>
      </w:pPr>
      <w:ins w:id="604" w:author="Hu, C-P" w:date="2019-04-14T09:54:00Z">
        <w:r>
          <w:rPr>
            <w:rFonts w:eastAsia="SimSun" w:cs="Times New Roman"/>
            <w:sz w:val="24"/>
            <w:szCs w:val="24"/>
          </w:rPr>
          <w:t>Only the behavioral results were reported here.</w:t>
        </w:r>
      </w:ins>
    </w:p>
    <w:p w14:paraId="514B817F" w14:textId="5B0460F9" w:rsidR="00317E5B" w:rsidRPr="006A2597" w:rsidRDefault="00312133" w:rsidP="00317E5B">
      <w:pPr>
        <w:spacing w:line="480" w:lineRule="auto"/>
        <w:ind w:firstLine="720"/>
        <w:rPr>
          <w:ins w:id="605" w:author="Hu, C-P" w:date="2019-04-14T09:54:00Z"/>
          <w:rFonts w:eastAsia="SimSun" w:cs="Times New Roman"/>
          <w:sz w:val="24"/>
          <w:szCs w:val="24"/>
        </w:rPr>
      </w:pPr>
      <w:ins w:id="606" w:author="Hu, C-P" w:date="2019-04-15T08:52:00Z">
        <w:r w:rsidRPr="00312133">
          <w:rPr>
            <w:rFonts w:eastAsia="SimSun" w:cs="Times New Roman"/>
            <w:b/>
            <w:sz w:val="24"/>
            <w:szCs w:val="24"/>
            <w:rPrChange w:id="607" w:author="Hu, C-P" w:date="2019-04-15T08:52:00Z">
              <w:rPr>
                <w:rFonts w:eastAsia="SimSun" w:cs="Times New Roman"/>
                <w:sz w:val="24"/>
                <w:szCs w:val="24"/>
              </w:rPr>
            </w:rPrChange>
          </w:rPr>
          <w:t>Day1.</w:t>
        </w:r>
        <w:r>
          <w:rPr>
            <w:rFonts w:eastAsia="SimSun" w:cs="Times New Roman"/>
            <w:sz w:val="24"/>
            <w:szCs w:val="24"/>
          </w:rPr>
          <w:tab/>
        </w:r>
      </w:ins>
      <w:ins w:id="608" w:author="Hu, C-P" w:date="2019-04-14T09:54:00Z">
        <w:r w:rsidR="00317E5B" w:rsidRPr="006A2597">
          <w:rPr>
            <w:rFonts w:eastAsia="SimSun" w:cs="Times New Roman" w:hint="eastAsia"/>
            <w:sz w:val="24"/>
            <w:szCs w:val="24"/>
          </w:rPr>
          <w:t xml:space="preserve">ANOVA for the </w:t>
        </w:r>
        <w:r w:rsidR="00317E5B" w:rsidRPr="006A2597">
          <w:rPr>
            <w:rFonts w:eastAsia="SimSun" w:cs="Times New Roman"/>
            <w:sz w:val="24"/>
            <w:szCs w:val="24"/>
          </w:rPr>
          <w:t>reaction times</w:t>
        </w:r>
        <w:r w:rsidR="00317E5B" w:rsidRPr="006A2597">
          <w:rPr>
            <w:rFonts w:eastAsia="SimSun" w:cs="Times New Roman" w:hint="eastAsia"/>
            <w:sz w:val="24"/>
            <w:szCs w:val="24"/>
          </w:rPr>
          <w:t xml:space="preserve"> show</w:t>
        </w:r>
        <w:r w:rsidR="00317E5B" w:rsidRPr="006A2597">
          <w:rPr>
            <w:rFonts w:eastAsia="SimSun" w:cs="Times New Roman"/>
            <w:sz w:val="24"/>
            <w:szCs w:val="24"/>
          </w:rPr>
          <w:t xml:space="preserve">ed a significant interaction of shape category and matching judgment, </w:t>
        </w:r>
        <w:proofErr w:type="gramStart"/>
        <w:r w:rsidR="00317E5B" w:rsidRPr="006A2597">
          <w:rPr>
            <w:rFonts w:eastAsia="SimSun" w:cs="Times New Roman"/>
            <w:i/>
            <w:sz w:val="24"/>
            <w:szCs w:val="24"/>
          </w:rPr>
          <w:t>F</w:t>
        </w:r>
        <w:r w:rsidR="00317E5B" w:rsidRPr="006A2597">
          <w:rPr>
            <w:rFonts w:eastAsia="SimSun" w:cs="Times New Roman"/>
            <w:sz w:val="24"/>
            <w:szCs w:val="24"/>
          </w:rPr>
          <w:t>(</w:t>
        </w:r>
        <w:proofErr w:type="gramEnd"/>
        <w:r w:rsidR="00317E5B" w:rsidRPr="006A2597">
          <w:rPr>
            <w:rFonts w:eastAsia="SimSun" w:cs="Times New Roman"/>
            <w:sz w:val="24"/>
            <w:szCs w:val="24"/>
          </w:rPr>
          <w:t xml:space="preserve">2,48) = 21.85, </w:t>
        </w:r>
        <w:r w:rsidR="00317E5B" w:rsidRPr="006A2597">
          <w:rPr>
            <w:rFonts w:eastAsia="SimSun" w:cs="Times New Roman"/>
            <w:i/>
            <w:sz w:val="24"/>
            <w:szCs w:val="24"/>
          </w:rPr>
          <w:t>p</w:t>
        </w:r>
        <w:r w:rsidR="00317E5B" w:rsidRPr="006A2597">
          <w:rPr>
            <w:rFonts w:eastAsia="SimSun" w:cs="Times New Roman"/>
            <w:sz w:val="24"/>
            <w:szCs w:val="24"/>
          </w:rPr>
          <w:t xml:space="preserve"> = 0.000, </w:t>
        </w:r>
        <w:r w:rsidR="00317E5B" w:rsidRPr="006A2597">
          <w:rPr>
            <w:rFonts w:eastAsia="SimSun" w:cs="Times New Roman"/>
            <w:bCs/>
            <w:i/>
            <w:iCs/>
            <w:sz w:val="24"/>
            <w:szCs w:val="24"/>
          </w:rPr>
          <w:t>η</w:t>
        </w:r>
        <w:r w:rsidR="00317E5B" w:rsidRPr="006A2597">
          <w:rPr>
            <w:rFonts w:eastAsia="SimSun" w:cs="Times New Roman"/>
            <w:bCs/>
            <w:i/>
            <w:iCs/>
            <w:sz w:val="24"/>
            <w:szCs w:val="24"/>
            <w:vertAlign w:val="subscript"/>
          </w:rPr>
          <w:t>p</w:t>
        </w:r>
        <w:r w:rsidR="00317E5B" w:rsidRPr="006A2597">
          <w:rPr>
            <w:rFonts w:eastAsia="SimSun" w:cs="Times New Roman"/>
            <w:bCs/>
            <w:i/>
            <w:iCs/>
            <w:sz w:val="24"/>
            <w:szCs w:val="24"/>
          </w:rPr>
          <w:t>²</w:t>
        </w:r>
        <w:r w:rsidR="00317E5B" w:rsidRPr="006A2597">
          <w:rPr>
            <w:rFonts w:eastAsia="SimSun" w:cs="Times New Roman"/>
            <w:sz w:val="24"/>
            <w:szCs w:val="24"/>
          </w:rPr>
          <w:t xml:space="preserve">=0.48. The main effect of moral valence also significant, </w:t>
        </w:r>
        <w:proofErr w:type="gramStart"/>
        <w:r w:rsidR="00317E5B" w:rsidRPr="006A2597">
          <w:rPr>
            <w:rFonts w:eastAsia="SimSun" w:cs="Times New Roman"/>
            <w:i/>
            <w:sz w:val="24"/>
            <w:szCs w:val="24"/>
          </w:rPr>
          <w:t>F</w:t>
        </w:r>
        <w:r w:rsidR="00317E5B" w:rsidRPr="006A2597">
          <w:rPr>
            <w:rFonts w:eastAsia="SimSun" w:cs="Times New Roman"/>
            <w:sz w:val="24"/>
            <w:szCs w:val="24"/>
          </w:rPr>
          <w:t>(</w:t>
        </w:r>
        <w:proofErr w:type="gramEnd"/>
        <w:r w:rsidR="00317E5B" w:rsidRPr="006A2597">
          <w:rPr>
            <w:rFonts w:eastAsia="SimSun" w:cs="Times New Roman"/>
            <w:sz w:val="24"/>
            <w:szCs w:val="24"/>
          </w:rPr>
          <w:t xml:space="preserve">2,48) = 30.4, </w:t>
        </w:r>
        <w:r w:rsidR="00317E5B" w:rsidRPr="006A2597">
          <w:rPr>
            <w:rFonts w:eastAsia="SimSun" w:cs="Times New Roman"/>
            <w:i/>
            <w:sz w:val="24"/>
            <w:szCs w:val="24"/>
          </w:rPr>
          <w:t>p</w:t>
        </w:r>
        <w:r w:rsidR="00317E5B" w:rsidRPr="006A2597">
          <w:rPr>
            <w:rFonts w:eastAsia="SimSun" w:cs="Times New Roman"/>
            <w:sz w:val="24"/>
            <w:szCs w:val="24"/>
          </w:rPr>
          <w:t xml:space="preserve"> = .000, </w:t>
        </w:r>
        <w:r w:rsidR="00317E5B" w:rsidRPr="006A2597">
          <w:rPr>
            <w:rFonts w:eastAsia="SimSun" w:cs="Times New Roman"/>
            <w:bCs/>
            <w:i/>
            <w:iCs/>
            <w:sz w:val="24"/>
            <w:szCs w:val="24"/>
          </w:rPr>
          <w:t>η</w:t>
        </w:r>
        <w:r w:rsidR="00317E5B" w:rsidRPr="006A2597">
          <w:rPr>
            <w:rFonts w:eastAsia="SimSun" w:cs="Times New Roman"/>
            <w:bCs/>
            <w:i/>
            <w:iCs/>
            <w:sz w:val="24"/>
            <w:szCs w:val="24"/>
            <w:vertAlign w:val="subscript"/>
          </w:rPr>
          <w:t>p</w:t>
        </w:r>
        <w:r w:rsidR="00317E5B" w:rsidRPr="006A2597">
          <w:rPr>
            <w:rFonts w:eastAsia="SimSun" w:cs="Times New Roman"/>
            <w:bCs/>
            <w:i/>
            <w:iCs/>
            <w:sz w:val="24"/>
            <w:szCs w:val="24"/>
          </w:rPr>
          <w:t>²</w:t>
        </w:r>
        <w:r w:rsidR="00317E5B" w:rsidRPr="006A2597">
          <w:rPr>
            <w:rFonts w:eastAsia="SimSun" w:cs="Times New Roman"/>
            <w:sz w:val="24"/>
            <w:szCs w:val="24"/>
          </w:rPr>
          <w:t xml:space="preserve">=559. The main effect of match, </w:t>
        </w:r>
        <w:proofErr w:type="gramStart"/>
        <w:r w:rsidR="00317E5B" w:rsidRPr="006A2597">
          <w:rPr>
            <w:rFonts w:eastAsia="SimSun" w:cs="Times New Roman"/>
            <w:i/>
            <w:sz w:val="24"/>
            <w:szCs w:val="24"/>
          </w:rPr>
          <w:t>F</w:t>
        </w:r>
        <w:r w:rsidR="00317E5B" w:rsidRPr="006A2597">
          <w:rPr>
            <w:rFonts w:eastAsia="SimSun" w:cs="Times New Roman"/>
            <w:sz w:val="24"/>
            <w:szCs w:val="24"/>
          </w:rPr>
          <w:t>(</w:t>
        </w:r>
        <w:proofErr w:type="gramEnd"/>
        <w:r w:rsidR="00317E5B" w:rsidRPr="006A2597">
          <w:rPr>
            <w:rFonts w:eastAsia="SimSun" w:cs="Times New Roman"/>
            <w:sz w:val="24"/>
            <w:szCs w:val="24"/>
          </w:rPr>
          <w:t>1,</w:t>
        </w:r>
        <w:r w:rsidR="00317E5B" w:rsidRPr="006A2597">
          <w:rPr>
            <w:rFonts w:eastAsia="SimSun" w:cs="Times New Roman" w:hint="eastAsia"/>
            <w:sz w:val="24"/>
            <w:szCs w:val="24"/>
          </w:rPr>
          <w:t>24</w:t>
        </w:r>
        <w:r w:rsidR="00317E5B" w:rsidRPr="006A2597">
          <w:rPr>
            <w:rFonts w:eastAsia="SimSun" w:cs="Times New Roman"/>
            <w:sz w:val="24"/>
            <w:szCs w:val="24"/>
          </w:rPr>
          <w:t xml:space="preserve">) = 64, </w:t>
        </w:r>
        <w:r w:rsidR="00317E5B" w:rsidRPr="006A2597">
          <w:rPr>
            <w:rFonts w:eastAsia="SimSun" w:cs="Times New Roman"/>
            <w:i/>
            <w:sz w:val="24"/>
            <w:szCs w:val="24"/>
          </w:rPr>
          <w:t>p</w:t>
        </w:r>
        <w:r w:rsidR="00317E5B" w:rsidRPr="006A2597">
          <w:rPr>
            <w:rFonts w:eastAsia="SimSun" w:cs="Times New Roman"/>
            <w:sz w:val="24"/>
            <w:szCs w:val="24"/>
          </w:rPr>
          <w:t xml:space="preserve"> = .000</w:t>
        </w:r>
        <w:r w:rsidR="00317E5B" w:rsidRPr="006A2597">
          <w:rPr>
            <w:rFonts w:eastAsia="SimSun" w:cs="Times New Roman" w:hint="eastAsia"/>
            <w:sz w:val="24"/>
            <w:szCs w:val="24"/>
          </w:rPr>
          <w:t xml:space="preserve">, </w:t>
        </w:r>
        <w:r w:rsidR="00317E5B" w:rsidRPr="006A2597">
          <w:rPr>
            <w:rFonts w:eastAsia="SimSun" w:cs="Times New Roman"/>
            <w:bCs/>
            <w:i/>
            <w:iCs/>
            <w:sz w:val="24"/>
            <w:szCs w:val="24"/>
          </w:rPr>
          <w:t>η</w:t>
        </w:r>
        <w:r w:rsidR="00317E5B" w:rsidRPr="006A2597">
          <w:rPr>
            <w:rFonts w:eastAsia="SimSun" w:cs="Times New Roman"/>
            <w:bCs/>
            <w:i/>
            <w:iCs/>
            <w:sz w:val="24"/>
            <w:szCs w:val="24"/>
            <w:vertAlign w:val="subscript"/>
          </w:rPr>
          <w:t>p</w:t>
        </w:r>
        <w:r w:rsidR="00317E5B" w:rsidRPr="006A2597">
          <w:rPr>
            <w:rFonts w:eastAsia="SimSun" w:cs="Times New Roman"/>
            <w:bCs/>
            <w:i/>
            <w:iCs/>
            <w:sz w:val="24"/>
            <w:szCs w:val="24"/>
          </w:rPr>
          <w:t>²</w:t>
        </w:r>
        <w:r w:rsidR="00317E5B" w:rsidRPr="006A2597">
          <w:rPr>
            <w:rFonts w:eastAsia="SimSun" w:cs="Times New Roman"/>
            <w:sz w:val="24"/>
            <w:szCs w:val="24"/>
          </w:rPr>
          <w:t xml:space="preserve">= 0.727. Test of matching trials were followed. The data showed a significant effect of shape category for matched pairs, </w:t>
        </w:r>
        <w:proofErr w:type="gramStart"/>
        <w:r w:rsidR="00317E5B" w:rsidRPr="006A2597">
          <w:rPr>
            <w:rFonts w:eastAsia="SimSun" w:cs="Times New Roman"/>
            <w:i/>
            <w:sz w:val="24"/>
            <w:szCs w:val="24"/>
          </w:rPr>
          <w:t>F</w:t>
        </w:r>
        <w:r w:rsidR="00317E5B" w:rsidRPr="006A2597">
          <w:rPr>
            <w:rFonts w:eastAsia="SimSun" w:cs="Times New Roman"/>
            <w:sz w:val="24"/>
            <w:szCs w:val="24"/>
          </w:rPr>
          <w:t>(</w:t>
        </w:r>
        <w:proofErr w:type="gramEnd"/>
        <w:r w:rsidR="00317E5B" w:rsidRPr="006A2597">
          <w:rPr>
            <w:rFonts w:eastAsia="SimSun" w:cs="Times New Roman"/>
            <w:sz w:val="24"/>
            <w:szCs w:val="24"/>
          </w:rPr>
          <w:t xml:space="preserve">2, 48) = 35.6, </w:t>
        </w:r>
        <w:r w:rsidR="00317E5B" w:rsidRPr="006A2597">
          <w:rPr>
            <w:rFonts w:eastAsia="SimSun" w:cs="Times New Roman"/>
            <w:i/>
            <w:sz w:val="24"/>
            <w:szCs w:val="24"/>
          </w:rPr>
          <w:t>p</w:t>
        </w:r>
        <w:r w:rsidR="00317E5B" w:rsidRPr="006A2597">
          <w:rPr>
            <w:rFonts w:eastAsia="SimSun" w:cs="Times New Roman"/>
            <w:sz w:val="24"/>
            <w:szCs w:val="24"/>
          </w:rPr>
          <w:t xml:space="preserve"> =.000, </w:t>
        </w:r>
        <w:r w:rsidR="00317E5B" w:rsidRPr="006A2597">
          <w:rPr>
            <w:rFonts w:eastAsia="SimSun" w:cs="Times New Roman"/>
            <w:bCs/>
            <w:i/>
            <w:iCs/>
            <w:sz w:val="24"/>
            <w:szCs w:val="24"/>
          </w:rPr>
          <w:t>η</w:t>
        </w:r>
        <w:r w:rsidR="00317E5B" w:rsidRPr="006A2597">
          <w:rPr>
            <w:rFonts w:eastAsia="SimSun" w:cs="Times New Roman"/>
            <w:bCs/>
            <w:i/>
            <w:iCs/>
            <w:sz w:val="24"/>
            <w:szCs w:val="24"/>
            <w:vertAlign w:val="subscript"/>
          </w:rPr>
          <w:t>p</w:t>
        </w:r>
        <w:r w:rsidR="00317E5B" w:rsidRPr="006A2597">
          <w:rPr>
            <w:rFonts w:eastAsia="SimSun" w:cs="Times New Roman"/>
            <w:bCs/>
            <w:i/>
            <w:iCs/>
            <w:sz w:val="24"/>
            <w:szCs w:val="24"/>
          </w:rPr>
          <w:t>²</w:t>
        </w:r>
        <w:r w:rsidR="00317E5B" w:rsidRPr="006A2597">
          <w:rPr>
            <w:rFonts w:eastAsia="SimSun" w:cs="Times New Roman"/>
            <w:sz w:val="24"/>
            <w:szCs w:val="24"/>
          </w:rPr>
          <w:t xml:space="preserve">= .597. paired-wise </w:t>
        </w:r>
        <w:r w:rsidR="00317E5B" w:rsidRPr="006A2597">
          <w:rPr>
            <w:rFonts w:eastAsia="SimSun" w:cs="Times New Roman"/>
            <w:i/>
            <w:sz w:val="24"/>
            <w:szCs w:val="24"/>
          </w:rPr>
          <w:t>t</w:t>
        </w:r>
        <w:r w:rsidR="00317E5B" w:rsidRPr="006A2597">
          <w:rPr>
            <w:rFonts w:eastAsia="SimSun" w:cs="Times New Roman"/>
            <w:sz w:val="24"/>
            <w:szCs w:val="24"/>
          </w:rPr>
          <w:t xml:space="preserve">-tests, with Boferroni corrected at p &lt; 0.0167, showed that bad-person (M = 0.93, SD = 0.09) association is slower than good- person </w:t>
        </w:r>
        <w:r w:rsidR="00317E5B" w:rsidRPr="006A2597">
          <w:rPr>
            <w:rFonts w:eastAsia="SimSun" w:cs="Times New Roman"/>
            <w:i/>
            <w:sz w:val="24"/>
            <w:szCs w:val="24"/>
          </w:rPr>
          <w:t>p</w:t>
        </w:r>
        <w:r w:rsidR="00317E5B" w:rsidRPr="006A2597">
          <w:rPr>
            <w:rFonts w:eastAsia="SimSun" w:cs="Times New Roman"/>
            <w:sz w:val="24"/>
            <w:szCs w:val="24"/>
          </w:rPr>
          <w:t xml:space="preserve"> = 0.000, cohen’s </w:t>
        </w:r>
        <w:r w:rsidR="00317E5B" w:rsidRPr="006A2597">
          <w:rPr>
            <w:rFonts w:eastAsia="SimSun" w:cs="Times New Roman"/>
            <w:i/>
            <w:sz w:val="24"/>
            <w:szCs w:val="24"/>
          </w:rPr>
          <w:t>d</w:t>
        </w:r>
        <w:r w:rsidR="00317E5B" w:rsidRPr="006A2597">
          <w:rPr>
            <w:rFonts w:eastAsia="SimSun" w:cs="Times New Roman"/>
            <w:i/>
            <w:sz w:val="24"/>
            <w:szCs w:val="24"/>
            <w:vertAlign w:val="subscript"/>
          </w:rPr>
          <w:t xml:space="preserve">z </w:t>
        </w:r>
        <w:r w:rsidR="00317E5B" w:rsidRPr="006A2597">
          <w:rPr>
            <w:rFonts w:eastAsia="SimSun" w:cs="Times New Roman"/>
            <w:sz w:val="24"/>
            <w:szCs w:val="24"/>
          </w:rPr>
          <w:t xml:space="preserve">=  , and normal person, </w:t>
        </w:r>
        <w:r w:rsidR="00317E5B" w:rsidRPr="006A2597">
          <w:rPr>
            <w:rFonts w:eastAsia="SimSun" w:cs="Times New Roman"/>
            <w:i/>
            <w:sz w:val="24"/>
            <w:szCs w:val="24"/>
          </w:rPr>
          <w:t>p</w:t>
        </w:r>
        <w:r w:rsidR="00317E5B" w:rsidRPr="006A2597">
          <w:rPr>
            <w:rFonts w:eastAsia="SimSun" w:cs="Times New Roman"/>
            <w:sz w:val="24"/>
            <w:szCs w:val="24"/>
          </w:rPr>
          <w:t xml:space="preserve"> = 0.008, cohen’s </w:t>
        </w:r>
        <w:r w:rsidR="00317E5B" w:rsidRPr="006A2597">
          <w:rPr>
            <w:rFonts w:eastAsia="SimSun" w:cs="Times New Roman"/>
            <w:i/>
            <w:sz w:val="24"/>
            <w:szCs w:val="24"/>
          </w:rPr>
          <w:t>d</w:t>
        </w:r>
        <w:r w:rsidR="00317E5B" w:rsidRPr="006A2597">
          <w:rPr>
            <w:rFonts w:eastAsia="SimSun" w:cs="Times New Roman"/>
            <w:i/>
            <w:sz w:val="24"/>
            <w:szCs w:val="24"/>
            <w:vertAlign w:val="subscript"/>
          </w:rPr>
          <w:t>z</w:t>
        </w:r>
        <w:r w:rsidR="00317E5B" w:rsidRPr="006A2597">
          <w:rPr>
            <w:rFonts w:eastAsia="SimSun" w:cs="Times New Roman"/>
            <w:sz w:val="24"/>
            <w:szCs w:val="24"/>
            <w:vertAlign w:val="subscript"/>
          </w:rPr>
          <w:t xml:space="preserve"> </w:t>
        </w:r>
        <w:r w:rsidR="00317E5B" w:rsidRPr="006A2597">
          <w:rPr>
            <w:rFonts w:eastAsia="SimSun" w:cs="Times New Roman"/>
            <w:sz w:val="24"/>
            <w:szCs w:val="24"/>
          </w:rPr>
          <w:t xml:space="preserve">=  ; normal person association is also slower than good person, </w:t>
        </w:r>
        <w:r w:rsidR="00317E5B" w:rsidRPr="006A2597">
          <w:rPr>
            <w:rFonts w:eastAsia="SimSun" w:cs="Times New Roman"/>
            <w:i/>
            <w:sz w:val="24"/>
            <w:szCs w:val="24"/>
          </w:rPr>
          <w:t>p</w:t>
        </w:r>
        <w:r w:rsidR="00317E5B" w:rsidRPr="006A2597">
          <w:rPr>
            <w:rFonts w:eastAsia="SimSun" w:cs="Times New Roman"/>
            <w:sz w:val="24"/>
            <w:szCs w:val="24"/>
          </w:rPr>
          <w:t xml:space="preserve"> = 0.000, cohen’s d</w:t>
        </w:r>
        <w:r w:rsidR="00317E5B" w:rsidRPr="006A2597">
          <w:rPr>
            <w:rFonts w:eastAsia="SimSun" w:cs="Times New Roman"/>
            <w:sz w:val="24"/>
            <w:szCs w:val="24"/>
            <w:vertAlign w:val="subscript"/>
          </w:rPr>
          <w:t xml:space="preserve">z </w:t>
        </w:r>
        <w:r w:rsidR="00317E5B" w:rsidRPr="006A2597">
          <w:rPr>
            <w:rFonts w:eastAsia="SimSun" w:cs="Times New Roman"/>
            <w:sz w:val="24"/>
            <w:szCs w:val="24"/>
          </w:rPr>
          <w:t xml:space="preserve">=. In contrast, there was no signicant effect of shape category for the nonmatched pairs </w:t>
        </w:r>
        <w:proofErr w:type="gramStart"/>
        <w:r w:rsidR="00317E5B" w:rsidRPr="006A2597">
          <w:rPr>
            <w:rFonts w:eastAsia="SimSun" w:cs="Times New Roman"/>
            <w:sz w:val="24"/>
            <w:szCs w:val="24"/>
          </w:rPr>
          <w:t xml:space="preserve">( </w:t>
        </w:r>
        <w:r w:rsidR="00317E5B" w:rsidRPr="006A2597">
          <w:rPr>
            <w:rFonts w:eastAsia="SimSun" w:cs="Times New Roman"/>
            <w:i/>
            <w:sz w:val="24"/>
            <w:szCs w:val="24"/>
          </w:rPr>
          <w:t>F</w:t>
        </w:r>
        <w:proofErr w:type="gramEnd"/>
        <w:r w:rsidR="00317E5B" w:rsidRPr="006A2597">
          <w:rPr>
            <w:rFonts w:eastAsia="SimSun" w:cs="Times New Roman"/>
            <w:sz w:val="24"/>
            <w:szCs w:val="24"/>
          </w:rPr>
          <w:t xml:space="preserve"> (2, 48) = 0.42, </w:t>
        </w:r>
        <w:r w:rsidR="00317E5B" w:rsidRPr="006A2597">
          <w:rPr>
            <w:rFonts w:eastAsia="SimSun" w:cs="Times New Roman"/>
            <w:i/>
            <w:sz w:val="24"/>
            <w:szCs w:val="24"/>
          </w:rPr>
          <w:t>p</w:t>
        </w:r>
        <w:r w:rsidR="00317E5B" w:rsidRPr="006A2597">
          <w:rPr>
            <w:rFonts w:eastAsia="SimSun" w:cs="Times New Roman"/>
            <w:sz w:val="24"/>
            <w:szCs w:val="24"/>
          </w:rPr>
          <w:t xml:space="preserve"> = 0.66 ). </w:t>
        </w:r>
      </w:ins>
    </w:p>
    <w:p w14:paraId="58B3CC63" w14:textId="3A371BE6" w:rsidR="00317E5B" w:rsidRPr="006A2597" w:rsidRDefault="00317E5B" w:rsidP="00317E5B">
      <w:pPr>
        <w:spacing w:line="480" w:lineRule="auto"/>
        <w:ind w:firstLine="720"/>
        <w:rPr>
          <w:ins w:id="609" w:author="Hu, C-P" w:date="2019-04-14T09:54:00Z"/>
          <w:rFonts w:eastAsia="SimSun" w:cs="Times New Roman"/>
          <w:sz w:val="24"/>
          <w:szCs w:val="24"/>
        </w:rPr>
      </w:pPr>
      <w:ins w:id="610" w:author="Hu, C-P" w:date="2019-04-14T09:54:00Z">
        <w:r w:rsidRPr="006A2597">
          <w:rPr>
            <w:rFonts w:eastAsia="SimSun" w:cs="Times New Roman"/>
            <w:sz w:val="24"/>
            <w:szCs w:val="24"/>
          </w:rPr>
          <w:t xml:space="preserve">ANOVA for the </w:t>
        </w:r>
        <w:r w:rsidRPr="006A2597">
          <w:rPr>
            <w:rFonts w:eastAsia="SimSun" w:cs="Times New Roman"/>
            <w:i/>
            <w:sz w:val="24"/>
            <w:szCs w:val="24"/>
          </w:rPr>
          <w:t>d’</w:t>
        </w:r>
        <w:r w:rsidRPr="006A2597">
          <w:rPr>
            <w:rFonts w:eastAsia="SimSun" w:cs="Times New Roman"/>
            <w:sz w:val="24"/>
            <w:szCs w:val="24"/>
          </w:rPr>
          <w:t xml:space="preserve"> showed a significant effect of moral valence, </w:t>
        </w:r>
        <w:r w:rsidRPr="006A2597">
          <w:rPr>
            <w:rFonts w:eastAsia="SimSun" w:cs="Times New Roman"/>
            <w:i/>
            <w:sz w:val="24"/>
            <w:szCs w:val="24"/>
          </w:rPr>
          <w:t>F</w:t>
        </w:r>
        <w:r w:rsidRPr="006A2597">
          <w:rPr>
            <w:rFonts w:eastAsia="SimSun" w:cs="Times New Roman"/>
            <w:sz w:val="24"/>
            <w:szCs w:val="24"/>
          </w:rPr>
          <w:t>(2,</w:t>
        </w:r>
      </w:ins>
      <w:ins w:id="611" w:author="Hu, C-P" w:date="2019-05-02T09:15:00Z">
        <w:r w:rsidR="00661262">
          <w:rPr>
            <w:rFonts w:eastAsia="SimSun" w:cs="Times New Roman"/>
            <w:sz w:val="24"/>
            <w:szCs w:val="24"/>
          </w:rPr>
          <w:t>42</w:t>
        </w:r>
      </w:ins>
      <w:ins w:id="612" w:author="Hu, C-P" w:date="2019-04-14T09:54:00Z">
        <w:r w:rsidRPr="006A2597">
          <w:rPr>
            <w:rFonts w:eastAsia="SimSun" w:cs="Times New Roman"/>
            <w:sz w:val="24"/>
            <w:szCs w:val="24"/>
          </w:rPr>
          <w:t xml:space="preserve">) = </w:t>
        </w:r>
      </w:ins>
      <w:ins w:id="613" w:author="Hu, C-P" w:date="2019-05-02T09:15:00Z">
        <w:r w:rsidR="00661262">
          <w:rPr>
            <w:rFonts w:eastAsia="SimSun" w:cs="Times New Roman"/>
            <w:sz w:val="24"/>
            <w:szCs w:val="24"/>
          </w:rPr>
          <w:t>11.98</w:t>
        </w:r>
      </w:ins>
      <w:ins w:id="614" w:author="Hu, C-P" w:date="2019-04-14T09:54:00Z">
        <w:r w:rsidRPr="006A2597">
          <w:rPr>
            <w:rFonts w:eastAsia="SimSun" w:cs="Times New Roman"/>
            <w:sz w:val="24"/>
            <w:szCs w:val="24"/>
          </w:rPr>
          <w:t xml:space="preserve">, </w:t>
        </w:r>
        <w:r w:rsidRPr="006A2597">
          <w:rPr>
            <w:rFonts w:eastAsia="SimSun" w:cs="Times New Roman"/>
            <w:i/>
            <w:sz w:val="24"/>
            <w:szCs w:val="24"/>
          </w:rPr>
          <w:t>p</w:t>
        </w:r>
        <w:r w:rsidRPr="006A2597">
          <w:rPr>
            <w:rFonts w:eastAsia="SimSun" w:cs="Times New Roman"/>
            <w:sz w:val="24"/>
            <w:szCs w:val="24"/>
          </w:rPr>
          <w:t xml:space="preserve"> </w:t>
        </w:r>
      </w:ins>
      <w:ins w:id="615" w:author="Hu, C-P" w:date="2019-05-02T09:18:00Z">
        <w:r w:rsidR="00AD0306">
          <w:rPr>
            <w:rFonts w:eastAsia="SimSun" w:cs="Times New Roman"/>
            <w:sz w:val="24"/>
            <w:szCs w:val="24"/>
          </w:rPr>
          <w:t>&lt; 0.001</w:t>
        </w:r>
      </w:ins>
      <w:ins w:id="616" w:author="Hu, C-P" w:date="2019-04-14T09:54:00Z">
        <w:r w:rsidRPr="006A2597">
          <w:rPr>
            <w:rFonts w:eastAsia="SimSun" w:cs="Times New Roman"/>
            <w:sz w:val="24"/>
            <w:szCs w:val="24"/>
          </w:rPr>
          <w:t xml:space="preserve">  </w:t>
        </w:r>
      </w:ins>
      <w:ins w:id="617" w:author="Hu, C-P" w:date="2019-05-02T09:15:00Z">
        <w:r w:rsidR="00661262">
          <w:rPr>
            <w:rFonts w:eastAsia="SimSun" w:cs="Times New Roman"/>
            <w:bCs/>
            <w:i/>
            <w:iCs/>
            <w:sz w:val="24"/>
            <w:szCs w:val="24"/>
          </w:rPr>
          <w:t>ω</w:t>
        </w:r>
      </w:ins>
      <w:ins w:id="618" w:author="Hu, C-P" w:date="2019-04-14T09:54:00Z">
        <w:r w:rsidRPr="006A2597">
          <w:rPr>
            <w:rFonts w:eastAsia="SimSun" w:cs="Times New Roman"/>
            <w:bCs/>
            <w:i/>
            <w:iCs/>
            <w:sz w:val="24"/>
            <w:szCs w:val="24"/>
          </w:rPr>
          <w:t>²</w:t>
        </w:r>
        <w:r w:rsidRPr="006A2597">
          <w:rPr>
            <w:rFonts w:eastAsia="SimSun" w:cs="Times New Roman"/>
            <w:sz w:val="24"/>
            <w:szCs w:val="24"/>
          </w:rPr>
          <w:t xml:space="preserve">= </w:t>
        </w:r>
      </w:ins>
      <w:ins w:id="619" w:author="Hu, C-P" w:date="2019-05-02T09:16:00Z">
        <w:r w:rsidR="00661262">
          <w:rPr>
            <w:rFonts w:eastAsia="SimSun" w:cs="Times New Roman"/>
            <w:sz w:val="24"/>
            <w:szCs w:val="24"/>
          </w:rPr>
          <w:t>0.0398, BF</w:t>
        </w:r>
        <w:r w:rsidR="00661262" w:rsidRPr="00AD0306">
          <w:rPr>
            <w:rFonts w:eastAsia="SimSun" w:cs="Times New Roman"/>
            <w:sz w:val="24"/>
            <w:szCs w:val="24"/>
            <w:vertAlign w:val="subscript"/>
            <w:rPrChange w:id="620" w:author="Hu, C-P" w:date="2019-05-02T09:18:00Z">
              <w:rPr>
                <w:rFonts w:eastAsia="SimSun" w:cs="Times New Roman"/>
                <w:sz w:val="24"/>
                <w:szCs w:val="24"/>
              </w:rPr>
            </w:rPrChange>
          </w:rPr>
          <w:t>10</w:t>
        </w:r>
        <w:r w:rsidR="00661262">
          <w:rPr>
            <w:rFonts w:eastAsia="SimSun" w:cs="Times New Roman"/>
            <w:sz w:val="24"/>
            <w:szCs w:val="24"/>
          </w:rPr>
          <w:t xml:space="preserve"> = 143.7; The main effect of self-relevance is not sig. </w:t>
        </w:r>
        <w:r w:rsidR="00661262" w:rsidRPr="00AD0306">
          <w:rPr>
            <w:rFonts w:eastAsia="SimSun" w:cs="Times New Roman"/>
            <w:i/>
            <w:sz w:val="24"/>
            <w:szCs w:val="24"/>
            <w:rPrChange w:id="621" w:author="Hu, C-P" w:date="2019-05-02T09:17:00Z">
              <w:rPr>
                <w:rFonts w:eastAsia="SimSun" w:cs="Times New Roman"/>
                <w:sz w:val="24"/>
                <w:szCs w:val="24"/>
              </w:rPr>
            </w:rPrChange>
          </w:rPr>
          <w:t>F</w:t>
        </w:r>
        <w:r w:rsidR="00661262">
          <w:rPr>
            <w:rFonts w:eastAsia="SimSun" w:cs="Times New Roman"/>
            <w:sz w:val="24"/>
            <w:szCs w:val="24"/>
          </w:rPr>
          <w:t xml:space="preserve">(1, 21) = 1.21, </w:t>
        </w:r>
        <w:r w:rsidR="00661262" w:rsidRPr="00AD0306">
          <w:rPr>
            <w:rFonts w:eastAsia="SimSun" w:cs="Times New Roman"/>
            <w:i/>
            <w:sz w:val="24"/>
            <w:szCs w:val="24"/>
            <w:rPrChange w:id="622" w:author="Hu, C-P" w:date="2019-05-02T09:17:00Z">
              <w:rPr>
                <w:rFonts w:eastAsia="SimSun" w:cs="Times New Roman"/>
                <w:sz w:val="24"/>
                <w:szCs w:val="24"/>
              </w:rPr>
            </w:rPrChange>
          </w:rPr>
          <w:t>p</w:t>
        </w:r>
        <w:r w:rsidR="00661262">
          <w:rPr>
            <w:rFonts w:eastAsia="SimSun" w:cs="Times New Roman"/>
            <w:sz w:val="24"/>
            <w:szCs w:val="24"/>
          </w:rPr>
          <w:t xml:space="preserve"> =</w:t>
        </w:r>
      </w:ins>
      <w:ins w:id="623" w:author="Hu, C-P" w:date="2019-05-02T09:17:00Z">
        <w:r w:rsidR="00661262">
          <w:rPr>
            <w:rFonts w:eastAsia="SimSun" w:cs="Times New Roman"/>
            <w:sz w:val="24"/>
            <w:szCs w:val="24"/>
          </w:rPr>
          <w:t xml:space="preserve"> 0.284, </w:t>
        </w:r>
        <w:r w:rsidR="00661262">
          <w:rPr>
            <w:rFonts w:eastAsia="SimSun" w:cs="Times New Roman"/>
            <w:bCs/>
            <w:i/>
            <w:iCs/>
            <w:sz w:val="24"/>
            <w:szCs w:val="24"/>
          </w:rPr>
          <w:t>ω</w:t>
        </w:r>
        <w:r w:rsidR="00661262" w:rsidRPr="006A2597">
          <w:rPr>
            <w:rFonts w:eastAsia="SimSun" w:cs="Times New Roman"/>
            <w:bCs/>
            <w:i/>
            <w:iCs/>
            <w:sz w:val="24"/>
            <w:szCs w:val="24"/>
          </w:rPr>
          <w:t>²</w:t>
        </w:r>
        <w:r w:rsidR="00661262" w:rsidRPr="006A2597">
          <w:rPr>
            <w:rFonts w:eastAsia="SimSun" w:cs="Times New Roman"/>
            <w:sz w:val="24"/>
            <w:szCs w:val="24"/>
          </w:rPr>
          <w:t xml:space="preserve">= </w:t>
        </w:r>
        <w:r w:rsidR="00661262">
          <w:rPr>
            <w:rFonts w:eastAsia="SimSun" w:cs="Times New Roman"/>
            <w:sz w:val="24"/>
            <w:szCs w:val="24"/>
          </w:rPr>
          <w:t>0.0006, BF</w:t>
        </w:r>
        <w:r w:rsidR="00661262" w:rsidRPr="00AD0306">
          <w:rPr>
            <w:rFonts w:eastAsia="SimSun" w:cs="Times New Roman"/>
            <w:sz w:val="24"/>
            <w:szCs w:val="24"/>
            <w:vertAlign w:val="subscript"/>
            <w:rPrChange w:id="624" w:author="Hu, C-P" w:date="2019-05-02T09:18:00Z">
              <w:rPr>
                <w:rFonts w:eastAsia="SimSun" w:cs="Times New Roman"/>
                <w:sz w:val="24"/>
                <w:szCs w:val="24"/>
              </w:rPr>
            </w:rPrChange>
          </w:rPr>
          <w:t>10</w:t>
        </w:r>
        <w:r w:rsidR="00661262">
          <w:rPr>
            <w:rFonts w:eastAsia="SimSun" w:cs="Times New Roman"/>
            <w:sz w:val="24"/>
            <w:szCs w:val="24"/>
          </w:rPr>
          <w:t xml:space="preserve"> = 2.64e-5</w:t>
        </w:r>
      </w:ins>
      <w:ins w:id="625" w:author="Hu, C-P" w:date="2019-04-14T09:54:00Z">
        <w:r w:rsidRPr="006A2597">
          <w:rPr>
            <w:rFonts w:eastAsia="SimSun" w:cs="Times New Roman"/>
            <w:sz w:val="24"/>
            <w:szCs w:val="24"/>
          </w:rPr>
          <w:t>.</w:t>
        </w:r>
      </w:ins>
      <w:ins w:id="626" w:author="Hu, C-P" w:date="2019-05-02T09:17:00Z">
        <w:r w:rsidR="00AD0306">
          <w:rPr>
            <w:rFonts w:eastAsia="SimSun" w:cs="Times New Roman"/>
            <w:sz w:val="24"/>
            <w:szCs w:val="24"/>
          </w:rPr>
          <w:t xml:space="preserve">; </w:t>
        </w:r>
      </w:ins>
      <w:ins w:id="627" w:author="Hu, C-P" w:date="2019-05-02T09:19:00Z">
        <w:r w:rsidR="00AA3765">
          <w:rPr>
            <w:rFonts w:eastAsia="SimSun" w:cs="Times New Roman"/>
            <w:sz w:val="24"/>
            <w:szCs w:val="24"/>
          </w:rPr>
          <w:t xml:space="preserve">the interaction was sig., </w:t>
        </w:r>
      </w:ins>
      <w:ins w:id="628" w:author="Hu, C-P" w:date="2019-05-02T09:18:00Z">
        <w:r w:rsidR="00AD0306" w:rsidRPr="006A2597">
          <w:rPr>
            <w:rFonts w:eastAsia="SimSun" w:cs="Times New Roman"/>
            <w:i/>
            <w:sz w:val="24"/>
            <w:szCs w:val="24"/>
          </w:rPr>
          <w:t>F</w:t>
        </w:r>
        <w:r w:rsidR="00AD0306" w:rsidRPr="006A2597">
          <w:rPr>
            <w:rFonts w:eastAsia="SimSun" w:cs="Times New Roman"/>
            <w:sz w:val="24"/>
            <w:szCs w:val="24"/>
          </w:rPr>
          <w:t>(2,</w:t>
        </w:r>
        <w:r w:rsidR="00AD0306">
          <w:rPr>
            <w:rFonts w:eastAsia="SimSun" w:cs="Times New Roman"/>
            <w:sz w:val="24"/>
            <w:szCs w:val="24"/>
          </w:rPr>
          <w:t>42</w:t>
        </w:r>
        <w:r w:rsidR="00AD0306" w:rsidRPr="006A2597">
          <w:rPr>
            <w:rFonts w:eastAsia="SimSun" w:cs="Times New Roman"/>
            <w:sz w:val="24"/>
            <w:szCs w:val="24"/>
          </w:rPr>
          <w:t xml:space="preserve">) = </w:t>
        </w:r>
        <w:r w:rsidR="00AD0306">
          <w:rPr>
            <w:rFonts w:eastAsia="SimSun" w:cs="Times New Roman"/>
            <w:sz w:val="24"/>
            <w:szCs w:val="24"/>
          </w:rPr>
          <w:t>12.88</w:t>
        </w:r>
        <w:r w:rsidR="00AD0306" w:rsidRPr="006A2597">
          <w:rPr>
            <w:rFonts w:eastAsia="SimSun" w:cs="Times New Roman"/>
            <w:sz w:val="24"/>
            <w:szCs w:val="24"/>
          </w:rPr>
          <w:t xml:space="preserve">, </w:t>
        </w:r>
        <w:r w:rsidR="00AD0306" w:rsidRPr="006A2597">
          <w:rPr>
            <w:rFonts w:eastAsia="SimSun" w:cs="Times New Roman"/>
            <w:i/>
            <w:sz w:val="24"/>
            <w:szCs w:val="24"/>
          </w:rPr>
          <w:t>p</w:t>
        </w:r>
        <w:r w:rsidR="00AD0306" w:rsidRPr="006A2597">
          <w:rPr>
            <w:rFonts w:eastAsia="SimSun" w:cs="Times New Roman"/>
            <w:sz w:val="24"/>
            <w:szCs w:val="24"/>
          </w:rPr>
          <w:t xml:space="preserve"> </w:t>
        </w:r>
        <w:r w:rsidR="00AD0306">
          <w:rPr>
            <w:rFonts w:eastAsia="SimSun" w:cs="Times New Roman"/>
            <w:sz w:val="24"/>
            <w:szCs w:val="24"/>
          </w:rPr>
          <w:t>&lt; 0.001</w:t>
        </w:r>
        <w:r w:rsidR="00AD0306" w:rsidRPr="006A2597">
          <w:rPr>
            <w:rFonts w:eastAsia="SimSun" w:cs="Times New Roman"/>
            <w:sz w:val="24"/>
            <w:szCs w:val="24"/>
          </w:rPr>
          <w:t xml:space="preserve">  </w:t>
        </w:r>
        <w:r w:rsidR="00AD0306">
          <w:rPr>
            <w:rFonts w:eastAsia="SimSun" w:cs="Times New Roman"/>
            <w:bCs/>
            <w:i/>
            <w:iCs/>
            <w:sz w:val="24"/>
            <w:szCs w:val="24"/>
          </w:rPr>
          <w:t>ω</w:t>
        </w:r>
        <w:r w:rsidR="00AD0306" w:rsidRPr="006A2597">
          <w:rPr>
            <w:rFonts w:eastAsia="SimSun" w:cs="Times New Roman"/>
            <w:bCs/>
            <w:i/>
            <w:iCs/>
            <w:sz w:val="24"/>
            <w:szCs w:val="24"/>
          </w:rPr>
          <w:t>²</w:t>
        </w:r>
        <w:r w:rsidR="00AD0306" w:rsidRPr="006A2597">
          <w:rPr>
            <w:rFonts w:eastAsia="SimSun" w:cs="Times New Roman"/>
            <w:sz w:val="24"/>
            <w:szCs w:val="24"/>
          </w:rPr>
          <w:t xml:space="preserve">= </w:t>
        </w:r>
        <w:r w:rsidR="00AD0306">
          <w:rPr>
            <w:rFonts w:eastAsia="SimSun" w:cs="Times New Roman"/>
            <w:sz w:val="24"/>
            <w:szCs w:val="24"/>
          </w:rPr>
          <w:t>0.041, BF</w:t>
        </w:r>
        <w:r w:rsidR="00AD0306" w:rsidRPr="004A0078">
          <w:rPr>
            <w:rFonts w:eastAsia="SimSun" w:cs="Times New Roman"/>
            <w:sz w:val="24"/>
            <w:szCs w:val="24"/>
            <w:vertAlign w:val="subscript"/>
          </w:rPr>
          <w:t>10</w:t>
        </w:r>
        <w:r w:rsidR="00AD0306">
          <w:rPr>
            <w:rFonts w:eastAsia="SimSun" w:cs="Times New Roman"/>
            <w:sz w:val="24"/>
            <w:szCs w:val="24"/>
          </w:rPr>
          <w:t xml:space="preserve"> =</w:t>
        </w:r>
      </w:ins>
      <w:ins w:id="629" w:author="Hu, C-P" w:date="2019-05-02T09:19:00Z">
        <w:r w:rsidR="00AD0306">
          <w:rPr>
            <w:rFonts w:eastAsia="SimSun" w:cs="Times New Roman"/>
            <w:sz w:val="24"/>
            <w:szCs w:val="24"/>
          </w:rPr>
          <w:t xml:space="preserve"> 708</w:t>
        </w:r>
      </w:ins>
      <w:ins w:id="630" w:author="Hu, C-P" w:date="2019-05-02T09:18:00Z">
        <w:r w:rsidR="00AD0306">
          <w:rPr>
            <w:rFonts w:eastAsia="SimSun" w:cs="Times New Roman"/>
            <w:sz w:val="24"/>
            <w:szCs w:val="24"/>
          </w:rPr>
          <w:t>.</w:t>
        </w:r>
      </w:ins>
      <w:ins w:id="631" w:author="Hu, C-P" w:date="2019-05-02T09:17:00Z">
        <w:r w:rsidR="00AD0306">
          <w:rPr>
            <w:rFonts w:eastAsia="SimSun" w:cs="Times New Roman"/>
            <w:sz w:val="24"/>
            <w:szCs w:val="24"/>
          </w:rPr>
          <w:t xml:space="preserve"> </w:t>
        </w:r>
      </w:ins>
      <w:ins w:id="632" w:author="Hu, C-P" w:date="2019-04-14T09:54:00Z">
        <w:r w:rsidRPr="006A2597">
          <w:rPr>
            <w:rFonts w:eastAsia="SimSun" w:cs="Times New Roman"/>
            <w:sz w:val="24"/>
            <w:szCs w:val="24"/>
          </w:rPr>
          <w:t xml:space="preserve"> Paired </w:t>
        </w:r>
        <w:r w:rsidRPr="006A2597">
          <w:rPr>
            <w:rFonts w:eastAsia="SimSun" w:cs="Times New Roman"/>
            <w:i/>
            <w:sz w:val="24"/>
            <w:szCs w:val="24"/>
          </w:rPr>
          <w:t>t</w:t>
        </w:r>
        <w:r w:rsidRPr="006A2597">
          <w:rPr>
            <w:rFonts w:eastAsia="SimSun" w:cs="Times New Roman"/>
            <w:sz w:val="24"/>
            <w:szCs w:val="24"/>
          </w:rPr>
          <w:t xml:space="preserve"> test show</w:t>
        </w:r>
      </w:ins>
      <w:ins w:id="633" w:author="Hu, C-P" w:date="2019-05-02T09:21:00Z">
        <w:r w:rsidR="00986B0E">
          <w:rPr>
            <w:rFonts w:eastAsia="SimSun" w:cs="Times New Roman"/>
            <w:sz w:val="24"/>
            <w:szCs w:val="24"/>
          </w:rPr>
          <w:t>ed</w:t>
        </w:r>
      </w:ins>
      <w:ins w:id="634" w:author="Hu, C-P" w:date="2019-04-14T09:54:00Z">
        <w:r w:rsidRPr="006A2597">
          <w:rPr>
            <w:rFonts w:eastAsia="SimSun" w:cs="Times New Roman"/>
            <w:sz w:val="24"/>
            <w:szCs w:val="24"/>
          </w:rPr>
          <w:t xml:space="preserve"> that good-</w:t>
        </w:r>
      </w:ins>
      <w:ins w:id="635" w:author="Hu, C-P" w:date="2019-05-02T09:22:00Z">
        <w:r w:rsidR="00986B0E">
          <w:rPr>
            <w:rFonts w:eastAsia="SimSun" w:cs="Times New Roman"/>
            <w:sz w:val="24"/>
            <w:szCs w:val="24"/>
          </w:rPr>
          <w:t>self</w:t>
        </w:r>
      </w:ins>
      <w:ins w:id="636" w:author="Hu, C-P" w:date="2019-04-14T09:54:00Z">
        <w:r w:rsidRPr="006A2597">
          <w:rPr>
            <w:rFonts w:eastAsia="SimSun" w:cs="Times New Roman"/>
            <w:sz w:val="24"/>
            <w:szCs w:val="24"/>
          </w:rPr>
          <w:t xml:space="preserve"> (M=</w:t>
        </w:r>
      </w:ins>
      <w:ins w:id="637" w:author="Hu, C-P" w:date="2019-05-02T09:21:00Z">
        <w:r w:rsidR="00986B0E">
          <w:rPr>
            <w:rFonts w:eastAsia="SimSun" w:cs="Times New Roman"/>
            <w:sz w:val="24"/>
            <w:szCs w:val="24"/>
          </w:rPr>
          <w:t xml:space="preserve"> </w:t>
        </w:r>
      </w:ins>
      <w:ins w:id="638" w:author="Hu, C-P" w:date="2019-05-02T09:22:00Z">
        <w:r w:rsidR="00986B0E">
          <w:rPr>
            <w:rFonts w:eastAsia="SimSun" w:cs="Times New Roman"/>
            <w:sz w:val="24"/>
            <w:szCs w:val="24"/>
          </w:rPr>
          <w:t>2.71</w:t>
        </w:r>
      </w:ins>
      <w:ins w:id="639" w:author="Hu, C-P" w:date="2019-04-14T09:54:00Z">
        <w:r w:rsidRPr="006A2597">
          <w:rPr>
            <w:rFonts w:eastAsia="SimSun" w:cs="Times New Roman"/>
            <w:sz w:val="24"/>
            <w:szCs w:val="24"/>
          </w:rPr>
          <w:t xml:space="preserve">, SD = </w:t>
        </w:r>
      </w:ins>
      <w:ins w:id="640" w:author="Hu, C-P" w:date="2019-05-02T09:22:00Z">
        <w:r w:rsidR="00986B0E">
          <w:rPr>
            <w:rFonts w:eastAsia="SimSun" w:cs="Times New Roman"/>
            <w:sz w:val="24"/>
            <w:szCs w:val="24"/>
          </w:rPr>
          <w:t>0.93</w:t>
        </w:r>
      </w:ins>
      <w:ins w:id="641" w:author="Hu, C-P" w:date="2019-04-14T09:54:00Z">
        <w:r w:rsidRPr="006A2597">
          <w:rPr>
            <w:rFonts w:eastAsia="SimSun" w:cs="Times New Roman"/>
            <w:sz w:val="24"/>
            <w:szCs w:val="24"/>
          </w:rPr>
          <w:t xml:space="preserve">) association have advantage over normal </w:t>
        </w:r>
      </w:ins>
      <w:ins w:id="642" w:author="Hu, C-P" w:date="2019-05-02T09:22:00Z">
        <w:r w:rsidR="00986B0E">
          <w:rPr>
            <w:rFonts w:eastAsia="SimSun" w:cs="Times New Roman"/>
            <w:sz w:val="24"/>
            <w:szCs w:val="24"/>
          </w:rPr>
          <w:t>self</w:t>
        </w:r>
      </w:ins>
      <w:ins w:id="643" w:author="Hu, C-P" w:date="2019-04-14T09:54:00Z">
        <w:r w:rsidRPr="006A2597">
          <w:rPr>
            <w:rFonts w:eastAsia="SimSun" w:cs="Times New Roman"/>
            <w:sz w:val="24"/>
            <w:szCs w:val="24"/>
          </w:rPr>
          <w:t xml:space="preserve"> (</w:t>
        </w:r>
      </w:ins>
      <w:ins w:id="644" w:author="Hu, C-P" w:date="2019-05-02T09:22:00Z">
        <w:r w:rsidR="00986B0E">
          <w:rPr>
            <w:rFonts w:eastAsia="SimSun" w:cs="Times New Roman"/>
            <w:sz w:val="24"/>
            <w:szCs w:val="24"/>
          </w:rPr>
          <w:t>1.98</w:t>
        </w:r>
      </w:ins>
      <w:ins w:id="645" w:author="Hu, C-P" w:date="2019-05-02T09:24:00Z">
        <w:r w:rsidR="007A7A97">
          <w:rPr>
            <w:rFonts w:eastAsia="SimSun" w:cs="Times New Roman"/>
            <w:sz w:val="24"/>
            <w:szCs w:val="24"/>
          </w:rPr>
          <w:t xml:space="preserve"> ±</w:t>
        </w:r>
      </w:ins>
      <w:ins w:id="646" w:author="Hu, C-P" w:date="2019-04-14T09:54:00Z">
        <w:r w:rsidRPr="006A2597">
          <w:rPr>
            <w:rFonts w:eastAsia="SimSun" w:cs="Times New Roman"/>
            <w:sz w:val="24"/>
            <w:szCs w:val="24"/>
          </w:rPr>
          <w:t xml:space="preserve"> </w:t>
        </w:r>
      </w:ins>
      <w:ins w:id="647" w:author="Hu, C-P" w:date="2019-05-02T09:22:00Z">
        <w:r w:rsidR="00986B0E">
          <w:rPr>
            <w:rFonts w:eastAsia="SimSun" w:cs="Times New Roman"/>
            <w:sz w:val="24"/>
            <w:szCs w:val="24"/>
          </w:rPr>
          <w:t>0.71</w:t>
        </w:r>
      </w:ins>
      <w:ins w:id="648" w:author="Hu, C-P" w:date="2019-04-14T09:54:00Z">
        <w:r w:rsidRPr="006A2597">
          <w:rPr>
            <w:rFonts w:eastAsia="SimSun" w:cs="Times New Roman"/>
            <w:sz w:val="24"/>
            <w:szCs w:val="24"/>
          </w:rPr>
          <w:t>)</w:t>
        </w:r>
      </w:ins>
      <w:ins w:id="649" w:author="Hu, C-P" w:date="2019-05-02T09:22:00Z">
        <w:r w:rsidR="00986B0E">
          <w:rPr>
            <w:rFonts w:eastAsia="SimSun" w:cs="Times New Roman"/>
            <w:sz w:val="24"/>
            <w:szCs w:val="24"/>
          </w:rPr>
          <w:t xml:space="preserve">, </w:t>
        </w:r>
      </w:ins>
      <w:ins w:id="650" w:author="Hu, C-P" w:date="2019-04-14T09:54:00Z">
        <w:r w:rsidRPr="006A2597">
          <w:rPr>
            <w:rFonts w:eastAsia="SimSun" w:cs="Times New Roman"/>
            <w:i/>
            <w:sz w:val="24"/>
            <w:szCs w:val="24"/>
          </w:rPr>
          <w:t>t</w:t>
        </w:r>
        <w:r w:rsidRPr="006A2597">
          <w:rPr>
            <w:rFonts w:eastAsia="SimSun" w:cs="Times New Roman"/>
            <w:sz w:val="24"/>
            <w:szCs w:val="24"/>
          </w:rPr>
          <w:t>(2</w:t>
        </w:r>
      </w:ins>
      <w:ins w:id="651" w:author="Hu, C-P" w:date="2019-05-02T09:22:00Z">
        <w:r w:rsidR="00986B0E">
          <w:rPr>
            <w:rFonts w:eastAsia="SimSun" w:cs="Times New Roman"/>
            <w:sz w:val="24"/>
            <w:szCs w:val="24"/>
          </w:rPr>
          <w:t>1</w:t>
        </w:r>
      </w:ins>
      <w:ins w:id="652" w:author="Hu, C-P" w:date="2019-04-14T09:54:00Z">
        <w:r w:rsidRPr="006A2597">
          <w:rPr>
            <w:rFonts w:eastAsia="SimSun" w:cs="Times New Roman"/>
            <w:sz w:val="24"/>
            <w:szCs w:val="24"/>
          </w:rPr>
          <w:t xml:space="preserve">) = </w:t>
        </w:r>
      </w:ins>
      <w:ins w:id="653" w:author="Hu, C-P" w:date="2019-05-02T09:22:00Z">
        <w:r w:rsidR="00986B0E">
          <w:rPr>
            <w:rFonts w:eastAsia="SimSun" w:cs="Times New Roman"/>
            <w:sz w:val="24"/>
            <w:szCs w:val="24"/>
          </w:rPr>
          <w:t>5.98</w:t>
        </w:r>
      </w:ins>
      <w:ins w:id="654" w:author="Hu, C-P" w:date="2019-04-14T09:54:00Z">
        <w:r w:rsidRPr="006A2597">
          <w:rPr>
            <w:rFonts w:eastAsia="SimSun" w:cs="Times New Roman"/>
            <w:sz w:val="24"/>
            <w:szCs w:val="24"/>
          </w:rPr>
          <w:t xml:space="preserve">, </w:t>
        </w:r>
        <w:r w:rsidRPr="006A2597">
          <w:rPr>
            <w:rFonts w:eastAsia="SimSun" w:cs="Times New Roman"/>
            <w:i/>
            <w:sz w:val="24"/>
            <w:szCs w:val="24"/>
          </w:rPr>
          <w:t xml:space="preserve">p </w:t>
        </w:r>
      </w:ins>
      <w:ins w:id="655" w:author="Hu, C-P" w:date="2019-05-02T09:22:00Z">
        <w:r w:rsidR="00986B0E">
          <w:rPr>
            <w:rFonts w:eastAsia="SimSun" w:cs="Times New Roman"/>
            <w:sz w:val="24"/>
            <w:szCs w:val="24"/>
          </w:rPr>
          <w:t>&lt;</w:t>
        </w:r>
      </w:ins>
      <w:ins w:id="656" w:author="Hu, C-P" w:date="2019-04-14T09:54:00Z">
        <w:r w:rsidRPr="006A2597">
          <w:rPr>
            <w:rFonts w:eastAsia="SimSun" w:cs="Times New Roman"/>
            <w:sz w:val="24"/>
            <w:szCs w:val="24"/>
          </w:rPr>
          <w:t xml:space="preserve"> 0.0</w:t>
        </w:r>
      </w:ins>
      <w:ins w:id="657" w:author="Hu, C-P" w:date="2019-05-02T09:23:00Z">
        <w:r w:rsidR="00986B0E">
          <w:rPr>
            <w:rFonts w:eastAsia="SimSun" w:cs="Times New Roman"/>
            <w:sz w:val="24"/>
            <w:szCs w:val="24"/>
          </w:rPr>
          <w:t>001</w:t>
        </w:r>
      </w:ins>
      <w:ins w:id="658" w:author="Hu, C-P" w:date="2019-04-14T09:54:00Z">
        <w:r w:rsidRPr="006A2597">
          <w:rPr>
            <w:rFonts w:eastAsia="SimSun" w:cs="Times New Roman"/>
            <w:sz w:val="24"/>
            <w:szCs w:val="24"/>
          </w:rPr>
          <w:t xml:space="preserve">, </w:t>
        </w:r>
      </w:ins>
      <w:ins w:id="659" w:author="Hu, C-P" w:date="2019-05-02T09:23:00Z">
        <w:r w:rsidR="00986B0E">
          <w:rPr>
            <w:rFonts w:eastAsia="SimSun" w:cs="Times New Roman"/>
            <w:sz w:val="24"/>
            <w:szCs w:val="24"/>
          </w:rPr>
          <w:t>C</w:t>
        </w:r>
      </w:ins>
      <w:ins w:id="660" w:author="Hu, C-P" w:date="2019-04-14T09:54:00Z">
        <w:r w:rsidRPr="006A2597">
          <w:rPr>
            <w:rFonts w:eastAsia="SimSun" w:cs="Times New Roman"/>
            <w:sz w:val="24"/>
            <w:szCs w:val="24"/>
          </w:rPr>
          <w:t xml:space="preserve">ohen’s </w:t>
        </w:r>
        <w:r w:rsidRPr="006A2597">
          <w:rPr>
            <w:rFonts w:eastAsia="SimSun" w:cs="Times New Roman"/>
            <w:i/>
            <w:sz w:val="24"/>
            <w:szCs w:val="24"/>
          </w:rPr>
          <w:t>d</w:t>
        </w:r>
        <w:r w:rsidRPr="006A2597">
          <w:rPr>
            <w:rFonts w:eastAsia="SimSun" w:cs="Times New Roman"/>
            <w:i/>
            <w:sz w:val="24"/>
            <w:szCs w:val="24"/>
            <w:vertAlign w:val="subscript"/>
          </w:rPr>
          <w:t>z</w:t>
        </w:r>
        <w:r w:rsidRPr="006A2597">
          <w:rPr>
            <w:rFonts w:eastAsia="SimSun" w:cs="Times New Roman"/>
            <w:sz w:val="24"/>
            <w:szCs w:val="24"/>
          </w:rPr>
          <w:t xml:space="preserve"> = </w:t>
        </w:r>
      </w:ins>
      <w:ins w:id="661" w:author="Hu, C-P" w:date="2019-05-02T09:23:00Z">
        <w:r w:rsidR="007A7A97">
          <w:rPr>
            <w:rFonts w:eastAsia="SimSun" w:cs="Times New Roman"/>
            <w:sz w:val="24"/>
            <w:szCs w:val="24"/>
          </w:rPr>
          <w:t>1.28, 95CI [0.7 1.83], BF</w:t>
        </w:r>
        <w:r w:rsidR="007A7A97" w:rsidRPr="004A0078">
          <w:rPr>
            <w:rFonts w:eastAsia="SimSun" w:cs="Times New Roman"/>
            <w:sz w:val="24"/>
            <w:szCs w:val="24"/>
            <w:vertAlign w:val="subscript"/>
          </w:rPr>
          <w:t>10</w:t>
        </w:r>
        <w:r w:rsidR="007A7A97">
          <w:rPr>
            <w:rFonts w:eastAsia="SimSun" w:cs="Times New Roman"/>
            <w:sz w:val="24"/>
            <w:szCs w:val="24"/>
          </w:rPr>
          <w:t xml:space="preserve"> = 3412.7</w:t>
        </w:r>
      </w:ins>
      <w:ins w:id="662" w:author="Hu, C-P" w:date="2019-05-02T09:24:00Z">
        <w:r w:rsidR="007A7A97">
          <w:rPr>
            <w:rFonts w:eastAsia="SimSun" w:cs="Times New Roman"/>
            <w:sz w:val="24"/>
            <w:szCs w:val="24"/>
          </w:rPr>
          <w:t>, and</w:t>
        </w:r>
      </w:ins>
      <w:ins w:id="663" w:author="Hu, C-P" w:date="2019-04-14T09:54:00Z">
        <w:r w:rsidRPr="006A2597">
          <w:rPr>
            <w:rFonts w:eastAsia="SimSun" w:cs="Times New Roman"/>
            <w:sz w:val="24"/>
            <w:szCs w:val="24"/>
          </w:rPr>
          <w:t xml:space="preserve"> bad </w:t>
        </w:r>
      </w:ins>
      <w:ins w:id="664" w:author="Hu, C-P" w:date="2019-05-02T09:24:00Z">
        <w:r w:rsidR="007A7A97">
          <w:rPr>
            <w:rFonts w:eastAsia="SimSun" w:cs="Times New Roman"/>
            <w:sz w:val="24"/>
            <w:szCs w:val="24"/>
          </w:rPr>
          <w:t>self (2.07 ±</w:t>
        </w:r>
        <w:r w:rsidR="007A7A97" w:rsidRPr="006A2597">
          <w:rPr>
            <w:rFonts w:eastAsia="SimSun" w:cs="Times New Roman"/>
            <w:sz w:val="24"/>
            <w:szCs w:val="24"/>
          </w:rPr>
          <w:t xml:space="preserve"> </w:t>
        </w:r>
        <w:r w:rsidR="007A7A97">
          <w:rPr>
            <w:rFonts w:eastAsia="SimSun" w:cs="Times New Roman"/>
            <w:sz w:val="24"/>
            <w:szCs w:val="24"/>
          </w:rPr>
          <w:t>0.72)</w:t>
        </w:r>
      </w:ins>
      <w:ins w:id="665" w:author="Hu, C-P" w:date="2019-04-14T09:54:00Z">
        <w:r w:rsidRPr="006A2597">
          <w:rPr>
            <w:rFonts w:eastAsia="SimSun" w:cs="Times New Roman"/>
            <w:sz w:val="24"/>
            <w:szCs w:val="24"/>
          </w:rPr>
          <w:t xml:space="preserve">, </w:t>
        </w:r>
      </w:ins>
      <w:ins w:id="666" w:author="Hu, C-P" w:date="2019-05-02T09:24:00Z">
        <w:r w:rsidR="007A7A97" w:rsidRPr="006A2597">
          <w:rPr>
            <w:rFonts w:eastAsia="SimSun" w:cs="Times New Roman"/>
            <w:i/>
            <w:sz w:val="24"/>
            <w:szCs w:val="24"/>
          </w:rPr>
          <w:t>t</w:t>
        </w:r>
        <w:r w:rsidR="007A7A97" w:rsidRPr="006A2597">
          <w:rPr>
            <w:rFonts w:eastAsia="SimSun" w:cs="Times New Roman"/>
            <w:sz w:val="24"/>
            <w:szCs w:val="24"/>
          </w:rPr>
          <w:t>(2</w:t>
        </w:r>
        <w:r w:rsidR="007A7A97">
          <w:rPr>
            <w:rFonts w:eastAsia="SimSun" w:cs="Times New Roman"/>
            <w:sz w:val="24"/>
            <w:szCs w:val="24"/>
          </w:rPr>
          <w:t>1</w:t>
        </w:r>
        <w:r w:rsidR="007A7A97" w:rsidRPr="006A2597">
          <w:rPr>
            <w:rFonts w:eastAsia="SimSun" w:cs="Times New Roman"/>
            <w:sz w:val="24"/>
            <w:szCs w:val="24"/>
          </w:rPr>
          <w:t xml:space="preserve">) = </w:t>
        </w:r>
      </w:ins>
      <w:ins w:id="667" w:author="Hu, C-P" w:date="2019-05-02T09:25:00Z">
        <w:r w:rsidR="007A7A97">
          <w:rPr>
            <w:rFonts w:eastAsia="SimSun" w:cs="Times New Roman"/>
            <w:sz w:val="24"/>
            <w:szCs w:val="24"/>
          </w:rPr>
          <w:t>6.55</w:t>
        </w:r>
      </w:ins>
      <w:ins w:id="668" w:author="Hu, C-P" w:date="2019-05-02T09:24:00Z">
        <w:r w:rsidR="007A7A97" w:rsidRPr="006A2597">
          <w:rPr>
            <w:rFonts w:eastAsia="SimSun" w:cs="Times New Roman"/>
            <w:sz w:val="24"/>
            <w:szCs w:val="24"/>
          </w:rPr>
          <w:t xml:space="preserve">, </w:t>
        </w:r>
        <w:r w:rsidR="007A7A97" w:rsidRPr="006A2597">
          <w:rPr>
            <w:rFonts w:eastAsia="SimSun" w:cs="Times New Roman"/>
            <w:i/>
            <w:sz w:val="24"/>
            <w:szCs w:val="24"/>
          </w:rPr>
          <w:t xml:space="preserve">p </w:t>
        </w:r>
        <w:r w:rsidR="007A7A97">
          <w:rPr>
            <w:rFonts w:eastAsia="SimSun" w:cs="Times New Roman"/>
            <w:sz w:val="24"/>
            <w:szCs w:val="24"/>
          </w:rPr>
          <w:t>&lt;</w:t>
        </w:r>
        <w:r w:rsidR="007A7A97" w:rsidRPr="006A2597">
          <w:rPr>
            <w:rFonts w:eastAsia="SimSun" w:cs="Times New Roman"/>
            <w:sz w:val="24"/>
            <w:szCs w:val="24"/>
          </w:rPr>
          <w:t xml:space="preserve"> 0.0</w:t>
        </w:r>
        <w:r w:rsidR="007A7A97">
          <w:rPr>
            <w:rFonts w:eastAsia="SimSun" w:cs="Times New Roman"/>
            <w:sz w:val="24"/>
            <w:szCs w:val="24"/>
          </w:rPr>
          <w:t>001</w:t>
        </w:r>
        <w:r w:rsidR="007A7A97" w:rsidRPr="006A2597">
          <w:rPr>
            <w:rFonts w:eastAsia="SimSun" w:cs="Times New Roman"/>
            <w:sz w:val="24"/>
            <w:szCs w:val="24"/>
          </w:rPr>
          <w:t xml:space="preserve">, </w:t>
        </w:r>
        <w:r w:rsidR="007A7A97">
          <w:rPr>
            <w:rFonts w:eastAsia="SimSun" w:cs="Times New Roman"/>
            <w:sz w:val="24"/>
            <w:szCs w:val="24"/>
          </w:rPr>
          <w:t>C</w:t>
        </w:r>
        <w:r w:rsidR="007A7A97" w:rsidRPr="006A2597">
          <w:rPr>
            <w:rFonts w:eastAsia="SimSun" w:cs="Times New Roman"/>
            <w:sz w:val="24"/>
            <w:szCs w:val="24"/>
          </w:rPr>
          <w:t xml:space="preserve">ohen’s </w:t>
        </w:r>
        <w:r w:rsidR="007A7A97" w:rsidRPr="006A2597">
          <w:rPr>
            <w:rFonts w:eastAsia="SimSun" w:cs="Times New Roman"/>
            <w:i/>
            <w:sz w:val="24"/>
            <w:szCs w:val="24"/>
          </w:rPr>
          <w:t>d</w:t>
        </w:r>
        <w:r w:rsidR="007A7A97" w:rsidRPr="006A2597">
          <w:rPr>
            <w:rFonts w:eastAsia="SimSun" w:cs="Times New Roman"/>
            <w:i/>
            <w:sz w:val="24"/>
            <w:szCs w:val="24"/>
            <w:vertAlign w:val="subscript"/>
          </w:rPr>
          <w:t>z</w:t>
        </w:r>
        <w:r w:rsidR="007A7A97" w:rsidRPr="006A2597">
          <w:rPr>
            <w:rFonts w:eastAsia="SimSun" w:cs="Times New Roman"/>
            <w:sz w:val="24"/>
            <w:szCs w:val="24"/>
          </w:rPr>
          <w:t xml:space="preserve"> = </w:t>
        </w:r>
        <w:r w:rsidR="007A7A97">
          <w:rPr>
            <w:rFonts w:eastAsia="SimSun" w:cs="Times New Roman"/>
            <w:sz w:val="24"/>
            <w:szCs w:val="24"/>
          </w:rPr>
          <w:t>1.</w:t>
        </w:r>
      </w:ins>
      <w:ins w:id="669" w:author="Hu, C-P" w:date="2019-05-02T09:26:00Z">
        <w:r w:rsidR="007A7A97">
          <w:rPr>
            <w:rFonts w:eastAsia="SimSun" w:cs="Times New Roman"/>
            <w:sz w:val="24"/>
            <w:szCs w:val="24"/>
          </w:rPr>
          <w:t>4</w:t>
        </w:r>
      </w:ins>
      <w:ins w:id="670" w:author="Hu, C-P" w:date="2019-05-02T09:24:00Z">
        <w:r w:rsidR="007A7A97">
          <w:rPr>
            <w:rFonts w:eastAsia="SimSun" w:cs="Times New Roman"/>
            <w:sz w:val="24"/>
            <w:szCs w:val="24"/>
          </w:rPr>
          <w:t>, 95</w:t>
        </w:r>
      </w:ins>
      <w:ins w:id="671" w:author="Hu, C-P" w:date="2019-05-02T09:26:00Z">
        <w:r w:rsidR="007A7A97">
          <w:rPr>
            <w:rFonts w:eastAsia="SimSun" w:cs="Times New Roman"/>
            <w:sz w:val="24"/>
            <w:szCs w:val="24"/>
          </w:rPr>
          <w:t>%</w:t>
        </w:r>
      </w:ins>
      <w:ins w:id="672" w:author="Hu, C-P" w:date="2019-05-02T09:24:00Z">
        <w:r w:rsidR="007A7A97">
          <w:rPr>
            <w:rFonts w:eastAsia="SimSun" w:cs="Times New Roman"/>
            <w:sz w:val="24"/>
            <w:szCs w:val="24"/>
          </w:rPr>
          <w:t>CI [0.</w:t>
        </w:r>
      </w:ins>
      <w:ins w:id="673" w:author="Hu, C-P" w:date="2019-05-02T09:26:00Z">
        <w:r w:rsidR="007A7A97">
          <w:rPr>
            <w:rFonts w:eastAsia="SimSun" w:cs="Times New Roman"/>
            <w:sz w:val="24"/>
            <w:szCs w:val="24"/>
          </w:rPr>
          <w:t>8</w:t>
        </w:r>
      </w:ins>
      <w:ins w:id="674" w:author="Hu, C-P" w:date="2019-05-02T09:24:00Z">
        <w:r w:rsidR="007A7A97">
          <w:rPr>
            <w:rFonts w:eastAsia="SimSun" w:cs="Times New Roman"/>
            <w:sz w:val="24"/>
            <w:szCs w:val="24"/>
          </w:rPr>
          <w:t xml:space="preserve"> 1.</w:t>
        </w:r>
      </w:ins>
      <w:ins w:id="675" w:author="Hu, C-P" w:date="2019-05-02T09:26:00Z">
        <w:r w:rsidR="007A7A97">
          <w:rPr>
            <w:rFonts w:eastAsia="SimSun" w:cs="Times New Roman"/>
            <w:sz w:val="24"/>
            <w:szCs w:val="24"/>
          </w:rPr>
          <w:t>98</w:t>
        </w:r>
      </w:ins>
      <w:ins w:id="676" w:author="Hu, C-P" w:date="2019-05-02T09:24:00Z">
        <w:r w:rsidR="007A7A97">
          <w:rPr>
            <w:rFonts w:eastAsia="SimSun" w:cs="Times New Roman"/>
            <w:sz w:val="24"/>
            <w:szCs w:val="24"/>
          </w:rPr>
          <w:t>], BF</w:t>
        </w:r>
        <w:r w:rsidR="007A7A97" w:rsidRPr="004A0078">
          <w:rPr>
            <w:rFonts w:eastAsia="SimSun" w:cs="Times New Roman"/>
            <w:sz w:val="24"/>
            <w:szCs w:val="24"/>
            <w:vertAlign w:val="subscript"/>
          </w:rPr>
          <w:t>10</w:t>
        </w:r>
        <w:r w:rsidR="007A7A97">
          <w:rPr>
            <w:rFonts w:eastAsia="SimSun" w:cs="Times New Roman"/>
            <w:sz w:val="24"/>
            <w:szCs w:val="24"/>
          </w:rPr>
          <w:t xml:space="preserve"> =</w:t>
        </w:r>
      </w:ins>
      <w:ins w:id="677" w:author="Hu, C-P" w:date="2019-05-02T09:26:00Z">
        <w:r w:rsidR="007A7A97">
          <w:rPr>
            <w:rFonts w:eastAsia="SimSun" w:cs="Times New Roman"/>
            <w:sz w:val="24"/>
            <w:szCs w:val="24"/>
          </w:rPr>
          <w:t>10932.6. B</w:t>
        </w:r>
      </w:ins>
      <w:ins w:id="678" w:author="Hu, C-P" w:date="2019-04-14T09:54:00Z">
        <w:r w:rsidRPr="006A2597">
          <w:rPr>
            <w:rFonts w:eastAsia="SimSun" w:cs="Times New Roman"/>
            <w:sz w:val="24"/>
            <w:szCs w:val="24"/>
          </w:rPr>
          <w:t xml:space="preserve">ad </w:t>
        </w:r>
      </w:ins>
      <w:ins w:id="679" w:author="Hu, C-P" w:date="2019-05-02T09:26:00Z">
        <w:r w:rsidR="007A7A97">
          <w:rPr>
            <w:rFonts w:eastAsia="SimSun" w:cs="Times New Roman"/>
            <w:sz w:val="24"/>
            <w:szCs w:val="24"/>
          </w:rPr>
          <w:t>self</w:t>
        </w:r>
      </w:ins>
      <w:ins w:id="680" w:author="Hu, C-P" w:date="2019-04-14T09:54:00Z">
        <w:r w:rsidRPr="006A2597">
          <w:rPr>
            <w:rFonts w:eastAsia="SimSun" w:cs="Times New Roman"/>
            <w:sz w:val="24"/>
            <w:szCs w:val="24"/>
          </w:rPr>
          <w:t xml:space="preserve"> and normal </w:t>
        </w:r>
      </w:ins>
      <w:ins w:id="681" w:author="Hu, C-P" w:date="2019-05-02T09:26:00Z">
        <w:r w:rsidR="007A7A97">
          <w:rPr>
            <w:rFonts w:eastAsia="SimSun" w:cs="Times New Roman"/>
            <w:sz w:val="24"/>
            <w:szCs w:val="24"/>
          </w:rPr>
          <w:t>self did not show</w:t>
        </w:r>
      </w:ins>
      <w:ins w:id="682" w:author="Hu, C-P" w:date="2019-04-14T09:54:00Z">
        <w:r w:rsidRPr="006A2597">
          <w:rPr>
            <w:rFonts w:eastAsia="SimSun" w:cs="Times New Roman"/>
            <w:sz w:val="24"/>
            <w:szCs w:val="24"/>
          </w:rPr>
          <w:t xml:space="preserve"> differences </w:t>
        </w:r>
      </w:ins>
      <w:proofErr w:type="gramStart"/>
      <w:ins w:id="683" w:author="Hu, C-P" w:date="2019-05-02T09:26:00Z">
        <w:r w:rsidR="007A7A97" w:rsidRPr="006A2597">
          <w:rPr>
            <w:rFonts w:eastAsia="SimSun" w:cs="Times New Roman"/>
            <w:i/>
            <w:sz w:val="24"/>
            <w:szCs w:val="24"/>
          </w:rPr>
          <w:t>t</w:t>
        </w:r>
        <w:r w:rsidR="007A7A97" w:rsidRPr="006A2597">
          <w:rPr>
            <w:rFonts w:eastAsia="SimSun" w:cs="Times New Roman"/>
            <w:sz w:val="24"/>
            <w:szCs w:val="24"/>
          </w:rPr>
          <w:t>(</w:t>
        </w:r>
        <w:proofErr w:type="gramEnd"/>
        <w:r w:rsidR="007A7A97" w:rsidRPr="006A2597">
          <w:rPr>
            <w:rFonts w:eastAsia="SimSun" w:cs="Times New Roman"/>
            <w:sz w:val="24"/>
            <w:szCs w:val="24"/>
          </w:rPr>
          <w:t>2</w:t>
        </w:r>
        <w:r w:rsidR="007A7A97">
          <w:rPr>
            <w:rFonts w:eastAsia="SimSun" w:cs="Times New Roman"/>
            <w:sz w:val="24"/>
            <w:szCs w:val="24"/>
          </w:rPr>
          <w:t>1</w:t>
        </w:r>
        <w:r w:rsidR="007A7A97" w:rsidRPr="006A2597">
          <w:rPr>
            <w:rFonts w:eastAsia="SimSun" w:cs="Times New Roman"/>
            <w:sz w:val="24"/>
            <w:szCs w:val="24"/>
          </w:rPr>
          <w:t xml:space="preserve">) = </w:t>
        </w:r>
        <w:r w:rsidR="007A7A97">
          <w:rPr>
            <w:rFonts w:eastAsia="SimSun" w:cs="Times New Roman"/>
            <w:sz w:val="24"/>
            <w:szCs w:val="24"/>
          </w:rPr>
          <w:t>-1</w:t>
        </w:r>
      </w:ins>
      <w:ins w:id="684" w:author="Hu, C-P" w:date="2019-05-02T09:27:00Z">
        <w:r w:rsidR="007A7A97">
          <w:rPr>
            <w:rFonts w:eastAsia="SimSun" w:cs="Times New Roman"/>
            <w:sz w:val="24"/>
            <w:szCs w:val="24"/>
          </w:rPr>
          <w:t>.06</w:t>
        </w:r>
      </w:ins>
      <w:ins w:id="685" w:author="Hu, C-P" w:date="2019-05-02T09:26:00Z">
        <w:r w:rsidR="007A7A97" w:rsidRPr="006A2597">
          <w:rPr>
            <w:rFonts w:eastAsia="SimSun" w:cs="Times New Roman"/>
            <w:sz w:val="24"/>
            <w:szCs w:val="24"/>
          </w:rPr>
          <w:t xml:space="preserve">, </w:t>
        </w:r>
        <w:r w:rsidR="007A7A97" w:rsidRPr="006A2597">
          <w:rPr>
            <w:rFonts w:eastAsia="SimSun" w:cs="Times New Roman"/>
            <w:i/>
            <w:sz w:val="24"/>
            <w:szCs w:val="24"/>
          </w:rPr>
          <w:t xml:space="preserve">p </w:t>
        </w:r>
      </w:ins>
      <w:ins w:id="686" w:author="Hu, C-P" w:date="2019-05-02T09:27:00Z">
        <w:r w:rsidR="007A7A97">
          <w:rPr>
            <w:rFonts w:eastAsia="SimSun" w:cs="Times New Roman"/>
            <w:sz w:val="24"/>
            <w:szCs w:val="24"/>
          </w:rPr>
          <w:t>= 0.3</w:t>
        </w:r>
      </w:ins>
      <w:ins w:id="687" w:author="Hu, C-P" w:date="2019-05-02T09:26:00Z">
        <w:r w:rsidR="007A7A97" w:rsidRPr="006A2597">
          <w:rPr>
            <w:rFonts w:eastAsia="SimSun" w:cs="Times New Roman"/>
            <w:sz w:val="24"/>
            <w:szCs w:val="24"/>
          </w:rPr>
          <w:t xml:space="preserve">, </w:t>
        </w:r>
        <w:r w:rsidR="007A7A97">
          <w:rPr>
            <w:rFonts w:eastAsia="SimSun" w:cs="Times New Roman"/>
            <w:sz w:val="24"/>
            <w:szCs w:val="24"/>
          </w:rPr>
          <w:t>C</w:t>
        </w:r>
        <w:r w:rsidR="007A7A97" w:rsidRPr="006A2597">
          <w:rPr>
            <w:rFonts w:eastAsia="SimSun" w:cs="Times New Roman"/>
            <w:sz w:val="24"/>
            <w:szCs w:val="24"/>
          </w:rPr>
          <w:t xml:space="preserve">ohen’s </w:t>
        </w:r>
        <w:r w:rsidR="007A7A97" w:rsidRPr="006A2597">
          <w:rPr>
            <w:rFonts w:eastAsia="SimSun" w:cs="Times New Roman"/>
            <w:i/>
            <w:sz w:val="24"/>
            <w:szCs w:val="24"/>
          </w:rPr>
          <w:t>d</w:t>
        </w:r>
        <w:r w:rsidR="007A7A97" w:rsidRPr="006A2597">
          <w:rPr>
            <w:rFonts w:eastAsia="SimSun" w:cs="Times New Roman"/>
            <w:i/>
            <w:sz w:val="24"/>
            <w:szCs w:val="24"/>
            <w:vertAlign w:val="subscript"/>
          </w:rPr>
          <w:t>z</w:t>
        </w:r>
        <w:r w:rsidR="007A7A97" w:rsidRPr="006A2597">
          <w:rPr>
            <w:rFonts w:eastAsia="SimSun" w:cs="Times New Roman"/>
            <w:sz w:val="24"/>
            <w:szCs w:val="24"/>
          </w:rPr>
          <w:t xml:space="preserve"> = </w:t>
        </w:r>
      </w:ins>
      <w:ins w:id="688" w:author="Hu, C-P" w:date="2019-05-02T09:27:00Z">
        <w:r w:rsidR="007A7A97">
          <w:rPr>
            <w:rFonts w:eastAsia="SimSun" w:cs="Times New Roman"/>
            <w:sz w:val="24"/>
            <w:szCs w:val="24"/>
          </w:rPr>
          <w:t>-0.23</w:t>
        </w:r>
      </w:ins>
      <w:ins w:id="689" w:author="Hu, C-P" w:date="2019-05-02T09:26:00Z">
        <w:r w:rsidR="007A7A97">
          <w:rPr>
            <w:rFonts w:eastAsia="SimSun" w:cs="Times New Roman"/>
            <w:sz w:val="24"/>
            <w:szCs w:val="24"/>
          </w:rPr>
          <w:t>, 95</w:t>
        </w:r>
      </w:ins>
      <w:ins w:id="690" w:author="Hu, C-P" w:date="2019-05-02T09:27:00Z">
        <w:r w:rsidR="007A7A97">
          <w:rPr>
            <w:rFonts w:eastAsia="SimSun" w:cs="Times New Roman"/>
            <w:sz w:val="24"/>
            <w:szCs w:val="24"/>
          </w:rPr>
          <w:t>%</w:t>
        </w:r>
      </w:ins>
      <w:ins w:id="691" w:author="Hu, C-P" w:date="2019-05-02T09:26:00Z">
        <w:r w:rsidR="007A7A97">
          <w:rPr>
            <w:rFonts w:eastAsia="SimSun" w:cs="Times New Roman"/>
            <w:sz w:val="24"/>
            <w:szCs w:val="24"/>
          </w:rPr>
          <w:t>CI [</w:t>
        </w:r>
      </w:ins>
      <w:ins w:id="692" w:author="Hu, C-P" w:date="2019-05-02T09:27:00Z">
        <w:r w:rsidR="007A7A97">
          <w:rPr>
            <w:rFonts w:eastAsia="SimSun" w:cs="Times New Roman"/>
            <w:sz w:val="24"/>
            <w:szCs w:val="24"/>
          </w:rPr>
          <w:t>-</w:t>
        </w:r>
      </w:ins>
      <w:ins w:id="693" w:author="Hu, C-P" w:date="2019-05-02T09:26:00Z">
        <w:r w:rsidR="007A7A97">
          <w:rPr>
            <w:rFonts w:eastAsia="SimSun" w:cs="Times New Roman"/>
            <w:sz w:val="24"/>
            <w:szCs w:val="24"/>
          </w:rPr>
          <w:t>0.</w:t>
        </w:r>
      </w:ins>
      <w:ins w:id="694" w:author="Hu, C-P" w:date="2019-05-02T09:27:00Z">
        <w:r w:rsidR="007A7A97">
          <w:rPr>
            <w:rFonts w:eastAsia="SimSun" w:cs="Times New Roman"/>
            <w:sz w:val="24"/>
            <w:szCs w:val="24"/>
          </w:rPr>
          <w:t>65</w:t>
        </w:r>
      </w:ins>
      <w:ins w:id="695" w:author="Hu, C-P" w:date="2019-05-02T09:26:00Z">
        <w:r w:rsidR="007A7A97">
          <w:rPr>
            <w:rFonts w:eastAsia="SimSun" w:cs="Times New Roman"/>
            <w:sz w:val="24"/>
            <w:szCs w:val="24"/>
          </w:rPr>
          <w:t xml:space="preserve"> </w:t>
        </w:r>
      </w:ins>
      <w:ins w:id="696" w:author="Hu, C-P" w:date="2019-05-02T09:27:00Z">
        <w:r w:rsidR="007A7A97">
          <w:rPr>
            <w:rFonts w:eastAsia="SimSun" w:cs="Times New Roman"/>
            <w:sz w:val="24"/>
            <w:szCs w:val="24"/>
          </w:rPr>
          <w:t>0.20</w:t>
        </w:r>
      </w:ins>
      <w:ins w:id="697" w:author="Hu, C-P" w:date="2019-05-02T09:26:00Z">
        <w:r w:rsidR="007A7A97">
          <w:rPr>
            <w:rFonts w:eastAsia="SimSun" w:cs="Times New Roman"/>
            <w:sz w:val="24"/>
            <w:szCs w:val="24"/>
          </w:rPr>
          <w:t>], BF</w:t>
        </w:r>
        <w:r w:rsidR="007A7A97" w:rsidRPr="004A0078">
          <w:rPr>
            <w:rFonts w:eastAsia="SimSun" w:cs="Times New Roman"/>
            <w:sz w:val="24"/>
            <w:szCs w:val="24"/>
            <w:vertAlign w:val="subscript"/>
          </w:rPr>
          <w:t>10</w:t>
        </w:r>
        <w:r w:rsidR="007A7A97">
          <w:rPr>
            <w:rFonts w:eastAsia="SimSun" w:cs="Times New Roman"/>
            <w:sz w:val="24"/>
            <w:szCs w:val="24"/>
          </w:rPr>
          <w:t xml:space="preserve"> =</w:t>
        </w:r>
      </w:ins>
      <w:ins w:id="698" w:author="Hu, C-P" w:date="2019-05-02T09:27:00Z">
        <w:r w:rsidR="00E624EE">
          <w:rPr>
            <w:rFonts w:eastAsia="SimSun" w:cs="Times New Roman"/>
            <w:sz w:val="24"/>
            <w:szCs w:val="24"/>
          </w:rPr>
          <w:t>0.37</w:t>
        </w:r>
      </w:ins>
      <w:ins w:id="699" w:author="Hu, C-P" w:date="2019-04-14T09:54:00Z">
        <w:r w:rsidRPr="006A2597">
          <w:rPr>
            <w:rFonts w:eastAsia="SimSun" w:cs="Times New Roman"/>
            <w:sz w:val="24"/>
            <w:szCs w:val="24"/>
          </w:rPr>
          <w:t xml:space="preserve"> (figure B)</w:t>
        </w:r>
        <w:r>
          <w:rPr>
            <w:rFonts w:eastAsia="SimSun" w:cs="Times New Roman"/>
            <w:sz w:val="24"/>
            <w:szCs w:val="24"/>
          </w:rPr>
          <w:t>.</w:t>
        </w:r>
      </w:ins>
    </w:p>
    <w:p w14:paraId="527E089A" w14:textId="3AF89407" w:rsidR="006A2597" w:rsidRPr="005E598C" w:rsidRDefault="00312133">
      <w:pPr>
        <w:spacing w:line="480" w:lineRule="auto"/>
        <w:ind w:firstLine="720"/>
        <w:rPr>
          <w:ins w:id="700" w:author="Hu, C-P" w:date="2019-04-14T08:39:00Z"/>
          <w:rPrChange w:id="701" w:author="Hu, C-P" w:date="2019-04-14T08:39:00Z">
            <w:rPr>
              <w:ins w:id="702" w:author="Hu, C-P" w:date="2019-04-14T08:39:00Z"/>
              <w:rFonts w:eastAsia="SimSun" w:cs="Times New Roman"/>
              <w:sz w:val="24"/>
              <w:szCs w:val="24"/>
            </w:rPr>
          </w:rPrChange>
        </w:rPr>
        <w:pPrChange w:id="703" w:author="Hu, C-P" w:date="2019-04-14T08:51:00Z">
          <w:pPr>
            <w:pStyle w:val="Heading3"/>
            <w:jc w:val="left"/>
          </w:pPr>
        </w:pPrChange>
      </w:pPr>
      <w:ins w:id="704" w:author="Hu, C-P" w:date="2019-04-15T08:52:00Z">
        <w:r w:rsidRPr="002645B3">
          <w:rPr>
            <w:rFonts w:eastAsia="SimSun" w:cs="Times New Roman"/>
            <w:b/>
            <w:sz w:val="24"/>
            <w:szCs w:val="24"/>
          </w:rPr>
          <w:t>Day</w:t>
        </w:r>
        <w:r>
          <w:rPr>
            <w:rFonts w:eastAsia="SimSun" w:cs="Times New Roman"/>
            <w:b/>
            <w:sz w:val="24"/>
            <w:szCs w:val="24"/>
          </w:rPr>
          <w:t>2</w:t>
        </w:r>
        <w:r w:rsidRPr="002645B3">
          <w:rPr>
            <w:rFonts w:eastAsia="SimSun" w:cs="Times New Roman"/>
            <w:b/>
            <w:sz w:val="24"/>
            <w:szCs w:val="24"/>
          </w:rPr>
          <w:t>.</w:t>
        </w:r>
        <w:r>
          <w:rPr>
            <w:rFonts w:eastAsia="SimSun" w:cs="Times New Roman"/>
            <w:sz w:val="24"/>
            <w:szCs w:val="24"/>
          </w:rPr>
          <w:tab/>
        </w:r>
        <w:r w:rsidRPr="006A2597">
          <w:rPr>
            <w:rFonts w:eastAsia="SimSun" w:cs="Times New Roman" w:hint="eastAsia"/>
            <w:sz w:val="24"/>
            <w:szCs w:val="24"/>
          </w:rPr>
          <w:t xml:space="preserve">ANOVA for the </w:t>
        </w:r>
        <w:r w:rsidRPr="006A2597">
          <w:rPr>
            <w:rFonts w:eastAsia="SimSun" w:cs="Times New Roman"/>
            <w:sz w:val="24"/>
            <w:szCs w:val="24"/>
          </w:rPr>
          <w:t>reaction times</w:t>
        </w:r>
        <w:r w:rsidRPr="006A2597">
          <w:rPr>
            <w:rFonts w:eastAsia="SimSun" w:cs="Times New Roman" w:hint="eastAsia"/>
            <w:sz w:val="24"/>
            <w:szCs w:val="24"/>
          </w:rPr>
          <w:t xml:space="preserve"> show</w:t>
        </w:r>
        <w:r w:rsidRPr="006A2597">
          <w:rPr>
            <w:rFonts w:eastAsia="SimSun" w:cs="Times New Roman"/>
            <w:sz w:val="24"/>
            <w:szCs w:val="24"/>
          </w:rPr>
          <w:t>ed a significant interaction of shape category and matching judgment,</w:t>
        </w:r>
      </w:ins>
    </w:p>
    <w:p w14:paraId="2BA7F64A" w14:textId="1381A52C" w:rsidR="000716AA" w:rsidRDefault="000716AA" w:rsidP="000716AA">
      <w:pPr>
        <w:pStyle w:val="Heading2"/>
        <w:jc w:val="center"/>
        <w:rPr>
          <w:ins w:id="705" w:author="Hu, C-P" w:date="2019-04-15T08:55:00Z"/>
          <w:rFonts w:ascii="Times New Roman" w:eastAsia="SimSun" w:hAnsi="Times New Roman" w:cs="Times New Roman"/>
          <w:sz w:val="24"/>
          <w:szCs w:val="24"/>
        </w:rPr>
      </w:pPr>
      <w:ins w:id="706" w:author="Hu, C-P" w:date="2019-04-15T08:55:00Z">
        <w:r>
          <w:rPr>
            <w:rFonts w:ascii="Times New Roman" w:eastAsia="SimSun" w:hAnsi="Times New Roman" w:cs="Times New Roman"/>
            <w:sz w:val="24"/>
            <w:szCs w:val="24"/>
          </w:rPr>
          <w:t>Experiment 6: Specificity of Moral Self?</w:t>
        </w:r>
      </w:ins>
    </w:p>
    <w:p w14:paraId="65A04B20" w14:textId="3F336A02" w:rsidR="000716AA" w:rsidRPr="00DD22A7" w:rsidRDefault="000716AA" w:rsidP="000716AA">
      <w:pPr>
        <w:spacing w:line="480" w:lineRule="auto"/>
        <w:ind w:firstLine="720"/>
        <w:rPr>
          <w:ins w:id="707" w:author="Hu, C-P" w:date="2019-04-15T08:55:00Z"/>
          <w:rFonts w:eastAsia="SimSun" w:cs="Times New Roman"/>
          <w:sz w:val="24"/>
          <w:szCs w:val="24"/>
        </w:rPr>
      </w:pPr>
      <w:ins w:id="708" w:author="Hu, C-P" w:date="2019-04-15T08:55:00Z">
        <w:r>
          <w:rPr>
            <w:rFonts w:eastAsia="SimSun" w:cs="Times New Roman"/>
            <w:sz w:val="24"/>
            <w:szCs w:val="24"/>
          </w:rPr>
          <w:t xml:space="preserve">Experiment </w:t>
        </w:r>
        <w:r w:rsidR="000A72F5">
          <w:rPr>
            <w:rFonts w:eastAsia="SimSun" w:cs="Times New Roman"/>
            <w:sz w:val="24"/>
            <w:szCs w:val="24"/>
          </w:rPr>
          <w:t>6</w:t>
        </w:r>
        <w:r>
          <w:rPr>
            <w:rFonts w:eastAsia="SimSun" w:cs="Times New Roman"/>
            <w:sz w:val="24"/>
            <w:szCs w:val="24"/>
          </w:rPr>
          <w:t xml:space="preserve"> was conducted to study the </w:t>
        </w:r>
      </w:ins>
      <w:ins w:id="709" w:author="Hu, C-P" w:date="2019-04-15T08:56:00Z">
        <w:r w:rsidR="000A72F5">
          <w:rPr>
            <w:rFonts w:eastAsia="SimSun" w:cs="Times New Roman"/>
            <w:sz w:val="24"/>
            <w:szCs w:val="24"/>
          </w:rPr>
          <w:t>specificity of moral self</w:t>
        </w:r>
      </w:ins>
      <w:ins w:id="710" w:author="Hu, C-P" w:date="2019-04-15T08:55:00Z">
        <w:r>
          <w:rPr>
            <w:rFonts w:eastAsia="SimSun" w:cs="Times New Roman"/>
            <w:sz w:val="24"/>
            <w:szCs w:val="24"/>
          </w:rPr>
          <w:t xml:space="preserve">. </w:t>
        </w:r>
      </w:ins>
    </w:p>
    <w:p w14:paraId="516EE716" w14:textId="77777777" w:rsidR="000716AA" w:rsidRDefault="000716AA" w:rsidP="000716AA">
      <w:pPr>
        <w:pStyle w:val="Heading3"/>
        <w:spacing w:line="480" w:lineRule="auto"/>
        <w:jc w:val="left"/>
        <w:rPr>
          <w:ins w:id="711" w:author="Hu, C-P" w:date="2019-04-15T08:55:00Z"/>
          <w:rFonts w:eastAsia="SimSun" w:cs="Times New Roman"/>
          <w:sz w:val="24"/>
          <w:szCs w:val="24"/>
        </w:rPr>
      </w:pPr>
      <w:ins w:id="712" w:author="Hu, C-P" w:date="2019-04-15T08:55:00Z">
        <w:r w:rsidRPr="00E52E54">
          <w:rPr>
            <w:rFonts w:eastAsia="SimSun" w:cs="Times New Roman"/>
            <w:sz w:val="24"/>
            <w:szCs w:val="24"/>
          </w:rPr>
          <w:t>Method</w:t>
        </w:r>
      </w:ins>
    </w:p>
    <w:p w14:paraId="3CB06718" w14:textId="4EAF8021" w:rsidR="002F4C50" w:rsidRPr="002F4C50" w:rsidRDefault="000716AA" w:rsidP="002F4C50">
      <w:pPr>
        <w:spacing w:line="480" w:lineRule="auto"/>
        <w:rPr>
          <w:ins w:id="713" w:author="Hu, C-P" w:date="2019-04-15T08:56:00Z"/>
          <w:rFonts w:eastAsia="SimSun" w:cs="Times New Roman"/>
          <w:sz w:val="24"/>
          <w:szCs w:val="24"/>
        </w:rPr>
      </w:pPr>
      <w:ins w:id="714" w:author="Hu, C-P" w:date="2019-04-15T08:55:00Z">
        <w:r>
          <w:tab/>
        </w:r>
        <w:r w:rsidRPr="009C678F">
          <w:rPr>
            <w:rFonts w:eastAsia="SimSun" w:cs="Times New Roman"/>
            <w:b/>
            <w:sz w:val="24"/>
            <w:szCs w:val="24"/>
          </w:rPr>
          <w:t>Participants.</w:t>
        </w:r>
        <w:r>
          <w:rPr>
            <w:rFonts w:eastAsia="SimSun" w:cs="Times New Roman"/>
            <w:sz w:val="24"/>
            <w:szCs w:val="24"/>
          </w:rPr>
          <w:tab/>
        </w:r>
      </w:ins>
      <w:ins w:id="715" w:author="Hu, C-P" w:date="2019-04-15T08:56:00Z">
        <w:r w:rsidR="002F4C50" w:rsidRPr="002F4C50">
          <w:rPr>
            <w:rFonts w:eastAsia="SimSun" w:cs="Times New Roman"/>
            <w:sz w:val="24"/>
            <w:szCs w:val="24"/>
          </w:rPr>
          <w:t>43 participant</w:t>
        </w:r>
        <w:r w:rsidR="002F4C50">
          <w:rPr>
            <w:rFonts w:eastAsia="SimSun" w:cs="Times New Roman"/>
            <w:sz w:val="24"/>
            <w:szCs w:val="24"/>
          </w:rPr>
          <w:t>s</w:t>
        </w:r>
        <w:r w:rsidR="002F4C50" w:rsidRPr="002F4C50">
          <w:rPr>
            <w:rFonts w:eastAsia="SimSun" w:cs="Times New Roman"/>
            <w:sz w:val="24"/>
            <w:szCs w:val="24"/>
          </w:rPr>
          <w:t xml:space="preserve"> recruited from Tsinghua University university community (21 females; 18 to 29 years of age, mean age = 22.93 ±2.56). All participants were right-handed, and all had normal or corrected-to-normal vision. Informed consent was obtained from all participants prior to the experiment according to procedures approved by the local ethics committee. The data from 5 participants were excluded from analysis, one (male) didn’t finished the experiment, and the other four accuracy was less than 60%. The results for the remaining 38 subjects, with mean age of 22.875 ± 2.59, were included in data analyses.</w:t>
        </w:r>
      </w:ins>
    </w:p>
    <w:p w14:paraId="4E8BEC32" w14:textId="3D8937CA" w:rsidR="00A3506E" w:rsidRPr="00A3506E" w:rsidRDefault="00A3506E" w:rsidP="00A3506E">
      <w:pPr>
        <w:spacing w:line="480" w:lineRule="auto"/>
        <w:ind w:firstLine="720"/>
        <w:jc w:val="left"/>
        <w:rPr>
          <w:ins w:id="716" w:author="Hu, C-P" w:date="2019-04-15T08:57:00Z"/>
          <w:rFonts w:eastAsia="SimSun" w:cs="Times New Roman"/>
          <w:sz w:val="24"/>
          <w:szCs w:val="24"/>
        </w:rPr>
      </w:pPr>
      <w:ins w:id="717" w:author="Hu, C-P" w:date="2019-04-15T08:57:00Z">
        <w:r>
          <w:rPr>
            <w:rFonts w:eastAsia="SimSun" w:cs="Times New Roman"/>
            <w:b/>
            <w:sz w:val="24"/>
            <w:szCs w:val="24"/>
          </w:rPr>
          <w:t>D</w:t>
        </w:r>
        <w:r w:rsidRPr="00FB741A">
          <w:rPr>
            <w:rFonts w:eastAsia="SimSun" w:cs="Times New Roman"/>
            <w:b/>
            <w:sz w:val="24"/>
            <w:szCs w:val="24"/>
          </w:rPr>
          <w:t>esign</w:t>
        </w:r>
        <w:r>
          <w:rPr>
            <w:rFonts w:eastAsia="SimSun" w:cs="Times New Roman"/>
            <w:sz w:val="24"/>
            <w:szCs w:val="24"/>
          </w:rPr>
          <w:t>.</w:t>
        </w:r>
        <w:r>
          <w:rPr>
            <w:rFonts w:eastAsia="SimSun" w:cs="Times New Roman"/>
            <w:sz w:val="24"/>
            <w:szCs w:val="24"/>
          </w:rPr>
          <w:tab/>
          <w:t xml:space="preserve"> </w:t>
        </w:r>
        <w:r w:rsidRPr="00A3506E">
          <w:rPr>
            <w:rFonts w:eastAsia="SimSun" w:cs="Times New Roman"/>
            <w:sz w:val="24"/>
            <w:szCs w:val="24"/>
          </w:rPr>
          <w:t>A 4 × 3</w:t>
        </w:r>
        <w:r w:rsidRPr="00A3506E">
          <w:rPr>
            <w:rFonts w:eastAsia="SimSun" w:cs="Times New Roman" w:hint="eastAsia"/>
            <w:sz w:val="24"/>
            <w:szCs w:val="24"/>
          </w:rPr>
          <w:t xml:space="preserve"> </w:t>
        </w:r>
        <w:r w:rsidRPr="00A3506E">
          <w:rPr>
            <w:rFonts w:eastAsia="SimSun" w:cs="Times New Roman"/>
            <w:sz w:val="24"/>
            <w:szCs w:val="24"/>
          </w:rPr>
          <w:t>×</w:t>
        </w:r>
        <w:r w:rsidRPr="00A3506E">
          <w:rPr>
            <w:rFonts w:eastAsia="SimSun" w:cs="Times New Roman" w:hint="eastAsia"/>
            <w:sz w:val="24"/>
            <w:szCs w:val="24"/>
          </w:rPr>
          <w:t xml:space="preserve"> </w:t>
        </w:r>
        <w:r w:rsidRPr="00A3506E">
          <w:rPr>
            <w:rFonts w:eastAsia="SimSun" w:cs="Times New Roman"/>
            <w:sz w:val="24"/>
            <w:szCs w:val="24"/>
          </w:rPr>
          <w:t>2 within-subject design was used. The first independent variable was stimuli categories (morality, atttractiveness of people, attractiveness of scene, and emotional words); the second independent variables is valence (positive, neutral and negative); the third variable was the matching between shape and label (match vs. mismatch for the association). The task was to learn the association between each geometric shape and the self/other label.</w:t>
        </w:r>
      </w:ins>
    </w:p>
    <w:p w14:paraId="2A14CC28" w14:textId="742BDAEA" w:rsidR="00170585" w:rsidRPr="00170585" w:rsidRDefault="00170585" w:rsidP="00170585">
      <w:pPr>
        <w:spacing w:line="480" w:lineRule="auto"/>
        <w:ind w:firstLine="720"/>
        <w:jc w:val="left"/>
        <w:rPr>
          <w:ins w:id="718" w:author="Hu, C-P" w:date="2019-04-15T08:58:00Z"/>
          <w:rFonts w:cs="Times New Roman"/>
          <w:sz w:val="24"/>
        </w:rPr>
      </w:pPr>
      <w:ins w:id="719" w:author="Hu, C-P" w:date="2019-04-15T08:58:00Z">
        <w:r w:rsidRPr="00FB741A">
          <w:rPr>
            <w:rFonts w:cs="Times New Roman"/>
            <w:b/>
            <w:sz w:val="24"/>
          </w:rPr>
          <w:t>Stimuli</w:t>
        </w:r>
        <w:r>
          <w:rPr>
            <w:rFonts w:cs="Times New Roman"/>
            <w:sz w:val="24"/>
          </w:rPr>
          <w:t>.</w:t>
        </w:r>
        <w:r>
          <w:rPr>
            <w:rFonts w:cs="Times New Roman"/>
            <w:sz w:val="24"/>
          </w:rPr>
          <w:tab/>
          <w:t xml:space="preserve"> </w:t>
        </w:r>
        <w:r w:rsidRPr="00170585">
          <w:rPr>
            <w:rFonts w:cs="Times New Roman"/>
            <w:sz w:val="24"/>
            <w:rPrChange w:id="720" w:author="Hu, C-P" w:date="2019-04-15T08:58:00Z">
              <w:rPr>
                <w:rFonts w:cs="Times New Roman"/>
                <w:b/>
                <w:sz w:val="24"/>
              </w:rPr>
            </w:rPrChange>
          </w:rPr>
          <w:t>4 sets of shapes were included (three circle, three rectangle, three kind of triangle, and three kinds of quadrangle)</w:t>
        </w:r>
        <w:r w:rsidRPr="00170585">
          <w:rPr>
            <w:rFonts w:cs="Times New Roman"/>
            <w:sz w:val="24"/>
          </w:rPr>
          <w:t>, each set of shape were paired with one category of words, counter-balanced across subjects. Besides the behavioral experiments, participants also finished questionnaires XXXXXXXX.</w:t>
        </w:r>
      </w:ins>
    </w:p>
    <w:p w14:paraId="5BA21F48" w14:textId="3D631CA5" w:rsidR="00A3506E" w:rsidRPr="00BA6982" w:rsidRDefault="00816CBF" w:rsidP="00A3506E">
      <w:pPr>
        <w:spacing w:line="480" w:lineRule="auto"/>
        <w:ind w:firstLine="720"/>
        <w:jc w:val="left"/>
        <w:rPr>
          <w:ins w:id="721" w:author="Hu, C-P" w:date="2019-04-15T08:57:00Z"/>
          <w:rFonts w:cs="Times New Roman"/>
          <w:sz w:val="24"/>
          <w:szCs w:val="24"/>
        </w:rPr>
      </w:pPr>
      <w:ins w:id="722" w:author="Hu, C-P" w:date="2019-04-15T08:58:00Z">
        <w:r w:rsidRPr="00816CBF">
          <w:rPr>
            <w:rFonts w:cs="Times New Roman"/>
            <w:b/>
            <w:sz w:val="24"/>
            <w:szCs w:val="24"/>
            <w:rPrChange w:id="723" w:author="Hu, C-P" w:date="2019-04-15T08:58:00Z">
              <w:rPr>
                <w:rFonts w:cs="Times New Roman"/>
                <w:sz w:val="24"/>
                <w:szCs w:val="24"/>
              </w:rPr>
            </w:rPrChange>
          </w:rPr>
          <w:t>Procedure</w:t>
        </w:r>
        <w:r w:rsidR="006311FD">
          <w:rPr>
            <w:rFonts w:cs="Times New Roman"/>
            <w:b/>
            <w:sz w:val="24"/>
            <w:szCs w:val="24"/>
          </w:rPr>
          <w:t>.</w:t>
        </w:r>
        <w:r>
          <w:rPr>
            <w:rFonts w:cs="Times New Roman"/>
            <w:b/>
            <w:sz w:val="24"/>
            <w:szCs w:val="24"/>
          </w:rPr>
          <w:tab/>
        </w:r>
        <w:r w:rsidRPr="00816CBF">
          <w:rPr>
            <w:rFonts w:cs="Times New Roman"/>
            <w:sz w:val="24"/>
            <w:szCs w:val="24"/>
          </w:rPr>
          <w:t>Participants finish 4 session of experiment, and each include one experiment as in experiment 1. And the order of each category was randomnized for each participant. Each session started with a practice, and proceed to formal experiment when reached over 60% accuracy. Each session included 6 blocks of trial, each with 120 trials.</w:t>
        </w:r>
      </w:ins>
    </w:p>
    <w:p w14:paraId="09512D6E" w14:textId="77777777" w:rsidR="000E3DB5" w:rsidRPr="00E52E54" w:rsidRDefault="000E3DB5" w:rsidP="000E3DB5">
      <w:pPr>
        <w:pStyle w:val="Heading3"/>
        <w:keepNext w:val="0"/>
        <w:keepLines w:val="0"/>
        <w:spacing w:before="0" w:after="0" w:line="480" w:lineRule="auto"/>
        <w:jc w:val="left"/>
        <w:rPr>
          <w:ins w:id="724" w:author="Hu, C-P" w:date="2019-04-15T08:59:00Z"/>
          <w:rFonts w:eastAsia="SimSun" w:cs="Times New Roman"/>
          <w:sz w:val="24"/>
          <w:szCs w:val="24"/>
        </w:rPr>
      </w:pPr>
      <w:ins w:id="725" w:author="Hu, C-P" w:date="2019-04-15T08:59:00Z">
        <w:r w:rsidRPr="00E52E54">
          <w:rPr>
            <w:rFonts w:eastAsia="SimSun" w:cs="Times New Roman"/>
            <w:sz w:val="24"/>
            <w:szCs w:val="24"/>
          </w:rPr>
          <w:t>Results</w:t>
        </w:r>
      </w:ins>
    </w:p>
    <w:p w14:paraId="1DDF4C05" w14:textId="77777777" w:rsidR="000E3DB5" w:rsidRPr="000E3DB5" w:rsidRDefault="000E3DB5">
      <w:pPr>
        <w:spacing w:line="480" w:lineRule="auto"/>
        <w:ind w:firstLine="720"/>
        <w:rPr>
          <w:ins w:id="726" w:author="Hu, C-P" w:date="2019-04-15T08:59:00Z"/>
          <w:rFonts w:eastAsia="SimSun" w:cs="Times New Roman"/>
          <w:sz w:val="24"/>
          <w:szCs w:val="24"/>
        </w:rPr>
        <w:pPrChange w:id="727" w:author="Hu, C-P" w:date="2019-04-15T09:00:00Z">
          <w:pPr>
            <w:spacing w:line="480" w:lineRule="auto"/>
          </w:pPr>
        </w:pPrChange>
      </w:pPr>
      <w:ins w:id="728" w:author="Hu, C-P" w:date="2019-04-15T08:59:00Z">
        <w:r w:rsidRPr="000E3DB5">
          <w:rPr>
            <w:rFonts w:eastAsia="SimSun" w:cs="Times New Roman"/>
            <w:sz w:val="24"/>
            <w:szCs w:val="24"/>
          </w:rPr>
          <w:t xml:space="preserve">Correct responses shorter than 200ms were excluded from the analysis, eliminating fewer than 5% of the trials overall. </w:t>
        </w:r>
      </w:ins>
    </w:p>
    <w:p w14:paraId="1A7419B6" w14:textId="757BDC9F" w:rsidR="000E3DB5" w:rsidRPr="000E3DB5" w:rsidRDefault="000E3DB5">
      <w:pPr>
        <w:spacing w:line="480" w:lineRule="auto"/>
        <w:ind w:firstLine="720"/>
        <w:rPr>
          <w:ins w:id="729" w:author="Hu, C-P" w:date="2019-04-15T08:59:00Z"/>
          <w:rFonts w:eastAsia="SimSun" w:cs="Times New Roman"/>
          <w:sz w:val="24"/>
          <w:szCs w:val="24"/>
        </w:rPr>
        <w:pPrChange w:id="730" w:author="Hu, C-P" w:date="2019-04-15T09:00:00Z">
          <w:pPr>
            <w:spacing w:line="480" w:lineRule="auto"/>
          </w:pPr>
        </w:pPrChange>
      </w:pPr>
      <w:ins w:id="731" w:author="Hu, C-P" w:date="2019-04-15T08:59:00Z">
        <w:r w:rsidRPr="000E3DB5">
          <w:rPr>
            <w:rFonts w:eastAsia="SimSun" w:cs="Times New Roman"/>
            <w:b/>
            <w:i/>
            <w:sz w:val="24"/>
            <w:szCs w:val="24"/>
          </w:rPr>
          <w:t>d’</w:t>
        </w:r>
        <w:r w:rsidRPr="000E3DB5">
          <w:rPr>
            <w:rFonts w:eastAsia="SimSun" w:cs="Times New Roman"/>
            <w:b/>
            <w:sz w:val="24"/>
            <w:szCs w:val="24"/>
          </w:rPr>
          <w:t>.</w:t>
        </w:r>
        <w:r w:rsidRPr="000E3DB5">
          <w:rPr>
            <w:rFonts w:eastAsia="SimSun" w:cs="Times New Roman"/>
            <w:sz w:val="24"/>
            <w:szCs w:val="24"/>
          </w:rPr>
          <w:t xml:space="preserve"> An ANOVA for the </w:t>
        </w:r>
        <w:r w:rsidRPr="000E3DB5">
          <w:rPr>
            <w:rFonts w:eastAsia="SimSun" w:cs="Times New Roman"/>
            <w:i/>
            <w:sz w:val="24"/>
            <w:szCs w:val="24"/>
          </w:rPr>
          <w:t>d’</w:t>
        </w:r>
        <w:r w:rsidRPr="000E3DB5">
          <w:rPr>
            <w:rFonts w:eastAsia="SimSun" w:cs="Times New Roman"/>
            <w:sz w:val="24"/>
            <w:szCs w:val="24"/>
          </w:rPr>
          <w:t xml:space="preserve"> results, with stimuli categories (morality, attractiveness of person, attractiveness of scene, and emotion) and valence (positive, neutral, and negative) as within-subjects factors, showed a significant interaction between stimuli categories and valence: Greenhouse-Geisser corrected </w:t>
        </w:r>
        <w:r w:rsidRPr="000E3DB5">
          <w:rPr>
            <w:rFonts w:eastAsia="SimSun" w:cs="Times New Roman"/>
            <w:i/>
            <w:sz w:val="24"/>
            <w:szCs w:val="24"/>
          </w:rPr>
          <w:t>F</w:t>
        </w:r>
        <w:r w:rsidRPr="000E3DB5">
          <w:rPr>
            <w:rFonts w:eastAsia="SimSun" w:cs="Times New Roman"/>
            <w:sz w:val="24"/>
            <w:szCs w:val="24"/>
          </w:rPr>
          <w:t xml:space="preserve">(4.61, 170.7) = 4.726, </w:t>
        </w:r>
        <w:r w:rsidRPr="000E3DB5">
          <w:rPr>
            <w:rFonts w:eastAsia="SimSun" w:cs="Times New Roman"/>
            <w:i/>
            <w:sz w:val="24"/>
            <w:szCs w:val="24"/>
          </w:rPr>
          <w:t>p</w:t>
        </w:r>
        <w:r w:rsidRPr="000E3DB5">
          <w:rPr>
            <w:rFonts w:eastAsia="SimSun" w:cs="Times New Roman"/>
            <w:sz w:val="24"/>
            <w:szCs w:val="24"/>
          </w:rPr>
          <w:t xml:space="preserve">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0.089. The main effect of stimuli categories was not significant</w:t>
        </w:r>
      </w:ins>
      <w:ins w:id="732" w:author="Hu, C-P" w:date="2019-04-15T09:08:00Z">
        <w:r w:rsidR="00420108">
          <w:rPr>
            <w:rFonts w:eastAsia="SimSun" w:cs="Times New Roman"/>
            <w:sz w:val="24"/>
            <w:szCs w:val="24"/>
          </w:rPr>
          <w:t>.</w:t>
        </w:r>
      </w:ins>
      <w:ins w:id="733" w:author="Hu, C-P" w:date="2019-04-15T08:59:00Z">
        <w:r w:rsidRPr="000E3DB5">
          <w:rPr>
            <w:rFonts w:eastAsia="SimSun" w:cs="Times New Roman"/>
            <w:sz w:val="24"/>
            <w:szCs w:val="24"/>
          </w:rPr>
          <w:t xml:space="preserve">  </w:t>
        </w:r>
        <w:proofErr w:type="gramStart"/>
        <w:r w:rsidRPr="000E3DB5">
          <w:rPr>
            <w:rFonts w:eastAsia="SimSun" w:cs="Times New Roman"/>
            <w:i/>
            <w:sz w:val="24"/>
            <w:szCs w:val="24"/>
          </w:rPr>
          <w:t>F</w:t>
        </w:r>
        <w:r w:rsidRPr="000E3DB5">
          <w:rPr>
            <w:rFonts w:eastAsia="SimSun" w:cs="Times New Roman"/>
            <w:sz w:val="24"/>
            <w:szCs w:val="24"/>
          </w:rPr>
          <w:t>(</w:t>
        </w:r>
        <w:proofErr w:type="gramEnd"/>
        <w:r w:rsidRPr="000E3DB5">
          <w:rPr>
            <w:rFonts w:eastAsia="SimSun" w:cs="Times New Roman"/>
            <w:sz w:val="24"/>
            <w:szCs w:val="24"/>
          </w:rPr>
          <w:t xml:space="preserve">3, 111) = 0.694, </w:t>
        </w:r>
        <w:r w:rsidRPr="000E3DB5">
          <w:rPr>
            <w:rFonts w:eastAsia="SimSun" w:cs="Times New Roman"/>
            <w:i/>
            <w:sz w:val="24"/>
            <w:szCs w:val="24"/>
          </w:rPr>
          <w:t>p</w:t>
        </w:r>
        <w:r w:rsidRPr="000E3DB5">
          <w:rPr>
            <w:rFonts w:eastAsia="SimSun" w:cs="Times New Roman"/>
            <w:sz w:val="24"/>
            <w:szCs w:val="24"/>
          </w:rPr>
          <w:t xml:space="preserve"> = 0.558,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bCs/>
            <w:i/>
            <w:iCs/>
            <w:sz w:val="24"/>
            <w:szCs w:val="24"/>
          </w:rPr>
          <w:t>&lt;</w:t>
        </w:r>
        <w:r w:rsidRPr="000E3DB5">
          <w:rPr>
            <w:rFonts w:eastAsia="SimSun" w:cs="Times New Roman"/>
            <w:sz w:val="24"/>
            <w:szCs w:val="24"/>
          </w:rPr>
          <w:t xml:space="preserve"> 0.001, and the main effect of valence was significant, </w:t>
        </w:r>
        <w:r w:rsidRPr="000E3DB5">
          <w:rPr>
            <w:rFonts w:eastAsia="SimSun" w:cs="Times New Roman"/>
            <w:i/>
            <w:sz w:val="24"/>
            <w:szCs w:val="24"/>
          </w:rPr>
          <w:t>F</w:t>
        </w:r>
        <w:r w:rsidRPr="000E3DB5">
          <w:rPr>
            <w:rFonts w:eastAsia="SimSun" w:cs="Times New Roman"/>
            <w:sz w:val="24"/>
            <w:szCs w:val="24"/>
          </w:rPr>
          <w:t xml:space="preserve">(2, 74) = 22.834, </w:t>
        </w:r>
        <w:r w:rsidRPr="000E3DB5">
          <w:rPr>
            <w:rFonts w:eastAsia="SimSun" w:cs="Times New Roman"/>
            <w:i/>
            <w:sz w:val="24"/>
            <w:szCs w:val="24"/>
          </w:rPr>
          <w:t>p</w:t>
        </w:r>
        <w:r w:rsidRPr="000E3DB5">
          <w:rPr>
            <w:rFonts w:eastAsia="SimSun" w:cs="Times New Roman"/>
            <w:sz w:val="24"/>
            <w:szCs w:val="24"/>
          </w:rPr>
          <w:t xml:space="preserve">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0.362.</w:t>
        </w:r>
      </w:ins>
    </w:p>
    <w:p w14:paraId="6FA4AC3F" w14:textId="125600C2" w:rsidR="000E3DB5" w:rsidRPr="000E3DB5" w:rsidRDefault="000E3DB5">
      <w:pPr>
        <w:spacing w:line="480" w:lineRule="auto"/>
        <w:ind w:firstLine="720"/>
        <w:rPr>
          <w:ins w:id="734" w:author="Hu, C-P" w:date="2019-04-15T08:59:00Z"/>
          <w:rFonts w:eastAsia="SimSun" w:cs="Times New Roman"/>
          <w:sz w:val="24"/>
          <w:szCs w:val="24"/>
        </w:rPr>
        <w:pPrChange w:id="735" w:author="Hu, C-P" w:date="2019-04-15T09:00:00Z">
          <w:pPr>
            <w:spacing w:line="480" w:lineRule="auto"/>
          </w:pPr>
        </w:pPrChange>
      </w:pPr>
      <w:ins w:id="736" w:author="Hu, C-P" w:date="2019-04-15T08:59:00Z">
        <w:r w:rsidRPr="000E3DB5">
          <w:rPr>
            <w:rFonts w:eastAsia="SimSun" w:cs="Times New Roman"/>
            <w:sz w:val="24"/>
            <w:szCs w:val="24"/>
          </w:rPr>
          <w:t xml:space="preserve">Therefore, we conducted four ANOVA for each </w:t>
        </w:r>
      </w:ins>
      <w:ins w:id="737" w:author="Hu, C-P" w:date="2019-04-15T09:00:00Z">
        <w:r w:rsidRPr="000E3DB5">
          <w:rPr>
            <w:rFonts w:eastAsia="SimSun" w:cs="Times New Roman"/>
            <w:sz w:val="24"/>
            <w:szCs w:val="24"/>
          </w:rPr>
          <w:t>stimulus</w:t>
        </w:r>
      </w:ins>
      <w:ins w:id="738" w:author="Hu, C-P" w:date="2019-04-15T08:59:00Z">
        <w:r w:rsidRPr="000E3DB5">
          <w:rPr>
            <w:rFonts w:eastAsia="SimSun" w:cs="Times New Roman"/>
            <w:sz w:val="24"/>
            <w:szCs w:val="24"/>
          </w:rPr>
          <w:t xml:space="preserve"> separately. As for the morality condition condition, results showed a significant effect of morality on</w:t>
        </w:r>
        <w:r w:rsidRPr="000E3DB5">
          <w:rPr>
            <w:rFonts w:eastAsia="SimSun" w:cs="Times New Roman"/>
            <w:i/>
            <w:sz w:val="24"/>
            <w:szCs w:val="24"/>
          </w:rPr>
          <w:t xml:space="preserve"> d’</w:t>
        </w:r>
        <w:r w:rsidRPr="000E3DB5">
          <w:rPr>
            <w:rFonts w:eastAsia="SimSun" w:cs="Times New Roman"/>
            <w:sz w:val="24"/>
            <w:szCs w:val="24"/>
          </w:rPr>
          <w:t xml:space="preserve">: (F (2,74) = 2.402, </w:t>
        </w:r>
        <w:r w:rsidRPr="000E3DB5">
          <w:rPr>
            <w:rFonts w:eastAsia="SimSun" w:cs="Times New Roman"/>
            <w:i/>
            <w:sz w:val="24"/>
            <w:szCs w:val="24"/>
          </w:rPr>
          <w:t>p</w:t>
        </w:r>
        <w:r w:rsidRPr="000E3DB5">
          <w:rPr>
            <w:rFonts w:eastAsia="SimSun" w:cs="Times New Roman"/>
            <w:sz w:val="24"/>
            <w:szCs w:val="24"/>
          </w:rPr>
          <w:t xml:space="preserve"> = 0.098,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0.035. Simple effect analysis for </w:t>
        </w:r>
        <w:r w:rsidRPr="000E3DB5">
          <w:rPr>
            <w:rFonts w:eastAsia="SimSun" w:cs="Times New Roman"/>
            <w:i/>
            <w:sz w:val="24"/>
            <w:szCs w:val="24"/>
          </w:rPr>
          <w:t>d</w:t>
        </w:r>
        <w:proofErr w:type="gramStart"/>
        <w:r w:rsidRPr="000E3DB5">
          <w:rPr>
            <w:rFonts w:eastAsia="SimSun" w:cs="Times New Roman"/>
            <w:i/>
            <w:sz w:val="24"/>
            <w:szCs w:val="24"/>
          </w:rPr>
          <w:t xml:space="preserve">’ </w:t>
        </w:r>
        <w:r w:rsidRPr="000E3DB5">
          <w:rPr>
            <w:rFonts w:eastAsia="SimSun" w:cs="Times New Roman"/>
            <w:sz w:val="24"/>
            <w:szCs w:val="24"/>
          </w:rPr>
          <w:t>:</w:t>
        </w:r>
      </w:ins>
      <w:proofErr w:type="gramEnd"/>
      <w:ins w:id="739" w:author="Hu, C-P" w:date="2019-04-15T09:00:00Z">
        <w:r>
          <w:rPr>
            <w:rFonts w:eastAsia="SimSun" w:cs="Times New Roman"/>
            <w:sz w:val="24"/>
            <w:szCs w:val="24"/>
          </w:rPr>
          <w:t xml:space="preserve"> </w:t>
        </w:r>
      </w:ins>
      <w:ins w:id="740" w:author="Hu, C-P" w:date="2019-04-15T08:59:00Z">
        <w:r w:rsidRPr="000E3DB5">
          <w:rPr>
            <w:rFonts w:eastAsia="SimSun" w:cs="Times New Roman"/>
            <w:sz w:val="24"/>
            <w:szCs w:val="24"/>
          </w:rPr>
          <w:t>morally good (M = 2.2 SD = 0.923) than for morally bad (M = 2.03, SD = 0.902) (</w:t>
        </w:r>
        <w:r w:rsidRPr="000E3DB5">
          <w:rPr>
            <w:rFonts w:eastAsia="SimSun" w:cs="Times New Roman"/>
            <w:i/>
            <w:sz w:val="24"/>
            <w:szCs w:val="24"/>
          </w:rPr>
          <w:t>t</w:t>
        </w:r>
        <w:r w:rsidRPr="000E3DB5">
          <w:rPr>
            <w:rFonts w:eastAsia="SimSun" w:cs="Times New Roman"/>
            <w:sz w:val="24"/>
            <w:szCs w:val="24"/>
          </w:rPr>
          <w:t xml:space="preserve">(37) = 1.481, </w:t>
        </w:r>
        <w:r w:rsidRPr="000E3DB5">
          <w:rPr>
            <w:rFonts w:eastAsia="SimSun" w:cs="Times New Roman"/>
            <w:i/>
            <w:sz w:val="24"/>
            <w:szCs w:val="24"/>
          </w:rPr>
          <w:t>p</w:t>
        </w:r>
        <w:r w:rsidRPr="000E3DB5">
          <w:rPr>
            <w:rFonts w:eastAsia="SimSun" w:cs="Times New Roman"/>
            <w:i/>
            <w:sz w:val="24"/>
            <w:szCs w:val="24"/>
            <w:vertAlign w:val="subscript"/>
          </w:rPr>
          <w:t>(turkey)</w:t>
        </w:r>
        <w:r w:rsidRPr="000E3DB5">
          <w:rPr>
            <w:rFonts w:eastAsia="SimSun" w:cs="Times New Roman"/>
            <w:sz w:val="24"/>
            <w:szCs w:val="24"/>
          </w:rPr>
          <w:t xml:space="preserve"> = 0.306. Morally good vs morally neutral (1.96 + 0.993), </w:t>
        </w:r>
        <w:proofErr w:type="gramStart"/>
        <w:r w:rsidRPr="000E3DB5">
          <w:rPr>
            <w:rFonts w:eastAsia="SimSun" w:cs="Times New Roman"/>
            <w:sz w:val="24"/>
            <w:szCs w:val="24"/>
          </w:rPr>
          <w:t>t(</w:t>
        </w:r>
        <w:proofErr w:type="gramEnd"/>
        <w:r w:rsidRPr="000E3DB5">
          <w:rPr>
            <w:rFonts w:eastAsia="SimSun" w:cs="Times New Roman"/>
            <w:sz w:val="24"/>
            <w:szCs w:val="24"/>
          </w:rPr>
          <w:t>37) = 2.14, p(tukey) = 0.89. No difference between bad person and normal person(</w:t>
        </w:r>
        <w:proofErr w:type="gramStart"/>
        <w:r w:rsidRPr="000E3DB5">
          <w:rPr>
            <w:rFonts w:eastAsia="SimSun" w:cs="Times New Roman"/>
            <w:i/>
            <w:sz w:val="24"/>
            <w:szCs w:val="24"/>
          </w:rPr>
          <w:t>t</w:t>
        </w:r>
        <w:r w:rsidRPr="000E3DB5">
          <w:rPr>
            <w:rFonts w:eastAsia="SimSun" w:cs="Times New Roman"/>
            <w:sz w:val="24"/>
            <w:szCs w:val="24"/>
          </w:rPr>
          <w:t>(</w:t>
        </w:r>
        <w:proofErr w:type="gramEnd"/>
        <w:r w:rsidRPr="000E3DB5">
          <w:rPr>
            <w:rFonts w:eastAsia="SimSun" w:cs="Times New Roman"/>
            <w:sz w:val="24"/>
            <w:szCs w:val="24"/>
          </w:rPr>
          <w:t xml:space="preserve">37) = -0.659, </w:t>
        </w:r>
        <w:r w:rsidRPr="000E3DB5">
          <w:rPr>
            <w:rFonts w:eastAsia="SimSun" w:cs="Times New Roman"/>
            <w:i/>
            <w:sz w:val="24"/>
            <w:szCs w:val="24"/>
          </w:rPr>
          <w:t>p</w:t>
        </w:r>
        <w:r w:rsidRPr="000E3DB5">
          <w:rPr>
            <w:rFonts w:eastAsia="SimSun" w:cs="Times New Roman"/>
            <w:sz w:val="24"/>
            <w:szCs w:val="24"/>
          </w:rPr>
          <w:t xml:space="preserve"> = 0.788,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xml:space="preserve">= ) . </w:t>
        </w:r>
      </w:ins>
    </w:p>
    <w:p w14:paraId="1B70E839" w14:textId="77777777" w:rsidR="000E3DB5" w:rsidRPr="000E3DB5" w:rsidRDefault="000E3DB5" w:rsidP="000E3DB5">
      <w:pPr>
        <w:spacing w:line="480" w:lineRule="auto"/>
        <w:rPr>
          <w:ins w:id="741" w:author="Hu, C-P" w:date="2019-04-15T08:59:00Z"/>
          <w:rFonts w:eastAsia="SimSun" w:cs="Times New Roman"/>
          <w:sz w:val="24"/>
          <w:szCs w:val="24"/>
        </w:rPr>
      </w:pPr>
      <w:ins w:id="742" w:author="Hu, C-P" w:date="2019-04-15T08:59:00Z">
        <w:r w:rsidRPr="000E3DB5">
          <w:rPr>
            <w:rFonts w:eastAsia="SimSun" w:cs="Times New Roman"/>
            <w:sz w:val="24"/>
            <w:szCs w:val="24"/>
          </w:rPr>
          <w:t>As for the personal attractiveness condition, results showed a significant effect of valence on</w:t>
        </w:r>
        <w:r w:rsidRPr="000E3DB5">
          <w:rPr>
            <w:rFonts w:eastAsia="SimSun" w:cs="Times New Roman"/>
            <w:i/>
            <w:sz w:val="24"/>
            <w:szCs w:val="24"/>
          </w:rPr>
          <w:t xml:space="preserve"> d’</w:t>
        </w:r>
        <w:r w:rsidRPr="000E3DB5">
          <w:rPr>
            <w:rFonts w:eastAsia="SimSun" w:cs="Times New Roman"/>
            <w:sz w:val="24"/>
            <w:szCs w:val="24"/>
          </w:rPr>
          <w:t xml:space="preserve">: (F (2,74) = 16.9, </w:t>
        </w:r>
        <w:r w:rsidRPr="000E3DB5">
          <w:rPr>
            <w:rFonts w:eastAsia="SimSun" w:cs="Times New Roman"/>
            <w:i/>
            <w:sz w:val="24"/>
            <w:szCs w:val="24"/>
          </w:rPr>
          <w:t>p</w:t>
        </w:r>
        <w:r w:rsidRPr="000E3DB5">
          <w:rPr>
            <w:rFonts w:eastAsia="SimSun" w:cs="Times New Roman"/>
            <w:sz w:val="24"/>
            <w:szCs w:val="24"/>
          </w:rPr>
          <w:t xml:space="preserve">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0.292. Simple effect analysis showed that the </w:t>
        </w:r>
        <w:r w:rsidRPr="000E3DB5">
          <w:rPr>
            <w:rFonts w:eastAsia="SimSun" w:cs="Times New Roman"/>
            <w:i/>
            <w:sz w:val="24"/>
            <w:szCs w:val="24"/>
          </w:rPr>
          <w:t xml:space="preserve">d’ </w:t>
        </w:r>
        <w:r w:rsidRPr="000E3DB5">
          <w:rPr>
            <w:rFonts w:eastAsia="SimSun" w:cs="Times New Roman"/>
            <w:sz w:val="24"/>
            <w:szCs w:val="24"/>
          </w:rPr>
          <w:t>was larger for attactiveness person (M = 2.528, SD = 0.943) than for ugly person (M = 1.924, SD = 1.04) (</w:t>
        </w:r>
        <w:r w:rsidRPr="000E3DB5">
          <w:rPr>
            <w:rFonts w:eastAsia="SimSun" w:cs="Times New Roman"/>
            <w:i/>
            <w:sz w:val="24"/>
            <w:szCs w:val="24"/>
          </w:rPr>
          <w:t>t</w:t>
        </w:r>
        <w:r w:rsidRPr="000E3DB5">
          <w:rPr>
            <w:rFonts w:eastAsia="SimSun" w:cs="Times New Roman"/>
            <w:sz w:val="24"/>
            <w:szCs w:val="24"/>
          </w:rPr>
          <w:t xml:space="preserve">(37) = -5.056, </w:t>
        </w:r>
        <w:r w:rsidRPr="000E3DB5">
          <w:rPr>
            <w:rFonts w:eastAsia="SimSun" w:cs="Times New Roman"/>
            <w:i/>
            <w:sz w:val="24"/>
            <w:szCs w:val="24"/>
          </w:rPr>
          <w:t>p</w:t>
        </w:r>
        <w:r w:rsidRPr="000E3DB5">
          <w:rPr>
            <w:rFonts w:eastAsia="SimSun" w:cs="Times New Roman"/>
            <w:i/>
            <w:sz w:val="24"/>
            <w:szCs w:val="24"/>
            <w:vertAlign w:val="subscript"/>
          </w:rPr>
          <w:t>(turkey)</w:t>
        </w:r>
        <w:r w:rsidRPr="000E3DB5">
          <w:rPr>
            <w:rFonts w:eastAsia="SimSun" w:cs="Times New Roman"/>
            <w:sz w:val="24"/>
            <w:szCs w:val="24"/>
          </w:rPr>
          <w:t xml:space="preserve"> &lt; 0.001,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 , and normal person (M = 1.929, SD = 1.04) (</w:t>
        </w:r>
        <w:r w:rsidRPr="000E3DB5">
          <w:rPr>
            <w:rFonts w:eastAsia="SimSun" w:cs="Times New Roman"/>
            <w:i/>
            <w:sz w:val="24"/>
            <w:szCs w:val="24"/>
          </w:rPr>
          <w:t>t</w:t>
        </w:r>
        <w:r w:rsidRPr="000E3DB5">
          <w:rPr>
            <w:rFonts w:eastAsia="SimSun" w:cs="Times New Roman"/>
            <w:sz w:val="24"/>
            <w:szCs w:val="24"/>
          </w:rPr>
          <w:t xml:space="preserve">(37) = -5.014, </w:t>
        </w:r>
        <w:r w:rsidRPr="000E3DB5">
          <w:rPr>
            <w:rFonts w:eastAsia="SimSun" w:cs="Times New Roman"/>
            <w:i/>
            <w:sz w:val="24"/>
            <w:szCs w:val="24"/>
          </w:rPr>
          <w:t>p</w:t>
        </w:r>
        <w:r w:rsidRPr="000E3DB5">
          <w:rPr>
            <w:rFonts w:eastAsia="SimSun" w:cs="Times New Roman"/>
            <w:i/>
            <w:sz w:val="24"/>
            <w:szCs w:val="24"/>
            <w:vertAlign w:val="subscript"/>
          </w:rPr>
          <w:t>(turkey)</w:t>
        </w:r>
        <w:r w:rsidRPr="000E3DB5">
          <w:rPr>
            <w:rFonts w:eastAsia="SimSun" w:cs="Times New Roman"/>
            <w:sz w:val="24"/>
            <w:szCs w:val="24"/>
          </w:rPr>
          <w:t xml:space="preserve"> &lt; 0.001,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But the normal person condition is not different from ugly person condition (</w:t>
        </w:r>
        <w:proofErr w:type="gramStart"/>
        <w:r w:rsidRPr="000E3DB5">
          <w:rPr>
            <w:rFonts w:eastAsia="SimSun" w:cs="Times New Roman"/>
            <w:i/>
            <w:sz w:val="24"/>
            <w:szCs w:val="24"/>
          </w:rPr>
          <w:t>t</w:t>
        </w:r>
        <w:r w:rsidRPr="000E3DB5">
          <w:rPr>
            <w:rFonts w:eastAsia="SimSun" w:cs="Times New Roman"/>
            <w:sz w:val="24"/>
            <w:szCs w:val="24"/>
          </w:rPr>
          <w:t>(</w:t>
        </w:r>
        <w:proofErr w:type="gramEnd"/>
        <w:r w:rsidRPr="000E3DB5">
          <w:rPr>
            <w:rFonts w:eastAsia="SimSun" w:cs="Times New Roman"/>
            <w:sz w:val="24"/>
            <w:szCs w:val="24"/>
          </w:rPr>
          <w:t xml:space="preserve">37) = 0.043, </w:t>
        </w:r>
        <w:r w:rsidRPr="000E3DB5">
          <w:rPr>
            <w:rFonts w:eastAsia="SimSun" w:cs="Times New Roman"/>
            <w:i/>
            <w:sz w:val="24"/>
            <w:szCs w:val="24"/>
          </w:rPr>
          <w:t>p</w:t>
        </w:r>
        <w:r w:rsidRPr="000E3DB5">
          <w:rPr>
            <w:rFonts w:eastAsia="SimSun" w:cs="Times New Roman"/>
            <w:sz w:val="24"/>
            <w:szCs w:val="24"/>
          </w:rPr>
          <w:t xml:space="preserve"> = 0.999,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xml:space="preserve">=). </w:t>
        </w:r>
      </w:ins>
    </w:p>
    <w:p w14:paraId="55898595" w14:textId="77777777" w:rsidR="000E3DB5" w:rsidRPr="000E3DB5" w:rsidRDefault="000E3DB5">
      <w:pPr>
        <w:spacing w:line="480" w:lineRule="auto"/>
        <w:ind w:firstLine="720"/>
        <w:rPr>
          <w:ins w:id="743" w:author="Hu, C-P" w:date="2019-04-15T08:59:00Z"/>
          <w:rFonts w:eastAsia="SimSun" w:cs="Times New Roman"/>
          <w:sz w:val="24"/>
          <w:szCs w:val="24"/>
        </w:rPr>
        <w:pPrChange w:id="744" w:author="Hu, C-P" w:date="2019-04-15T09:00:00Z">
          <w:pPr>
            <w:spacing w:line="480" w:lineRule="auto"/>
          </w:pPr>
        </w:pPrChange>
      </w:pPr>
      <w:ins w:id="745" w:author="Hu, C-P" w:date="2019-04-15T08:59:00Z">
        <w:r w:rsidRPr="000E3DB5">
          <w:rPr>
            <w:rFonts w:eastAsia="SimSun" w:cs="Times New Roman"/>
            <w:sz w:val="24"/>
            <w:szCs w:val="24"/>
          </w:rPr>
          <w:t>As for the scene attractiveness condition, results showed a significant effect of valence on</w:t>
        </w:r>
        <w:r w:rsidRPr="000E3DB5">
          <w:rPr>
            <w:rFonts w:eastAsia="SimSun" w:cs="Times New Roman"/>
            <w:i/>
            <w:sz w:val="24"/>
            <w:szCs w:val="24"/>
          </w:rPr>
          <w:t xml:space="preserve"> d’</w:t>
        </w:r>
        <w:r w:rsidRPr="000E3DB5">
          <w:rPr>
            <w:rFonts w:eastAsia="SimSun" w:cs="Times New Roman"/>
            <w:sz w:val="24"/>
            <w:szCs w:val="24"/>
          </w:rPr>
          <w:t xml:space="preserve">: (F (2,74) = 14.1, </w:t>
        </w:r>
        <w:r w:rsidRPr="000E3DB5">
          <w:rPr>
            <w:rFonts w:eastAsia="SimSun" w:cs="Times New Roman"/>
            <w:i/>
            <w:sz w:val="24"/>
            <w:szCs w:val="24"/>
          </w:rPr>
          <w:t>p</w:t>
        </w:r>
        <w:r w:rsidRPr="000E3DB5">
          <w:rPr>
            <w:rFonts w:eastAsia="SimSun" w:cs="Times New Roman"/>
            <w:sz w:val="24"/>
            <w:szCs w:val="24"/>
          </w:rPr>
          <w:t xml:space="preserve">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0.254. Simple effect analysis showed that the </w:t>
        </w:r>
        <w:r w:rsidRPr="000E3DB5">
          <w:rPr>
            <w:rFonts w:eastAsia="SimSun" w:cs="Times New Roman"/>
            <w:i/>
            <w:sz w:val="24"/>
            <w:szCs w:val="24"/>
          </w:rPr>
          <w:t xml:space="preserve">d’ </w:t>
        </w:r>
        <w:r w:rsidRPr="000E3DB5">
          <w:rPr>
            <w:rFonts w:eastAsia="SimSun" w:cs="Times New Roman"/>
            <w:sz w:val="24"/>
            <w:szCs w:val="24"/>
          </w:rPr>
          <w:t>was larger for attactiveness scence (M = 2.444, SD = 0.864) than for ugly scene (M = 1.978, SD = 0.869) (</w:t>
        </w:r>
        <w:r w:rsidRPr="000E3DB5">
          <w:rPr>
            <w:rFonts w:eastAsia="SimSun" w:cs="Times New Roman"/>
            <w:i/>
            <w:sz w:val="24"/>
            <w:szCs w:val="24"/>
          </w:rPr>
          <w:t>t</w:t>
        </w:r>
        <w:r w:rsidRPr="000E3DB5">
          <w:rPr>
            <w:rFonts w:eastAsia="SimSun" w:cs="Times New Roman"/>
            <w:sz w:val="24"/>
            <w:szCs w:val="24"/>
          </w:rPr>
          <w:t xml:space="preserve">(37) = 3.556, </w:t>
        </w:r>
        <w:r w:rsidRPr="000E3DB5">
          <w:rPr>
            <w:rFonts w:eastAsia="SimSun" w:cs="Times New Roman"/>
            <w:i/>
            <w:sz w:val="24"/>
            <w:szCs w:val="24"/>
          </w:rPr>
          <w:t>p</w:t>
        </w:r>
        <w:r w:rsidRPr="000E3DB5">
          <w:rPr>
            <w:rFonts w:eastAsia="SimSun" w:cs="Times New Roman"/>
            <w:i/>
            <w:sz w:val="24"/>
            <w:szCs w:val="24"/>
            <w:vertAlign w:val="subscript"/>
          </w:rPr>
          <w:t>(turkey)</w:t>
        </w:r>
        <w:r w:rsidRPr="000E3DB5">
          <w:rPr>
            <w:rFonts w:eastAsia="SimSun" w:cs="Times New Roman"/>
            <w:sz w:val="24"/>
            <w:szCs w:val="24"/>
          </w:rPr>
          <w:t xml:space="preserve"> = 0.002,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 , and normal scence (M = 1.764, SD = 1.07) (</w:t>
        </w:r>
        <w:r w:rsidRPr="000E3DB5">
          <w:rPr>
            <w:rFonts w:eastAsia="SimSun" w:cs="Times New Roman"/>
            <w:i/>
            <w:sz w:val="24"/>
            <w:szCs w:val="24"/>
          </w:rPr>
          <w:t>t</w:t>
        </w:r>
        <w:r w:rsidRPr="000E3DB5">
          <w:rPr>
            <w:rFonts w:eastAsia="SimSun" w:cs="Times New Roman"/>
            <w:sz w:val="24"/>
            <w:szCs w:val="24"/>
          </w:rPr>
          <w:t xml:space="preserve">(37) = 5.118, </w:t>
        </w:r>
        <w:r w:rsidRPr="000E3DB5">
          <w:rPr>
            <w:rFonts w:eastAsia="SimSun" w:cs="Times New Roman"/>
            <w:i/>
            <w:sz w:val="24"/>
            <w:szCs w:val="24"/>
          </w:rPr>
          <w:t>p</w:t>
        </w:r>
        <w:r w:rsidRPr="000E3DB5">
          <w:rPr>
            <w:rFonts w:eastAsia="SimSun" w:cs="Times New Roman"/>
            <w:i/>
            <w:sz w:val="24"/>
            <w:szCs w:val="24"/>
            <w:vertAlign w:val="subscript"/>
          </w:rPr>
          <w:t>(turkey)</w:t>
        </w:r>
        <w:r w:rsidRPr="000E3DB5">
          <w:rPr>
            <w:rFonts w:eastAsia="SimSun" w:cs="Times New Roman"/>
            <w:sz w:val="24"/>
            <w:szCs w:val="24"/>
          </w:rPr>
          <w:t xml:space="preserve"> &lt; 0.001,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But the normal scene condition is not different from ugly scene condition (</w:t>
        </w:r>
        <w:proofErr w:type="gramStart"/>
        <w:r w:rsidRPr="000E3DB5">
          <w:rPr>
            <w:rFonts w:eastAsia="SimSun" w:cs="Times New Roman"/>
            <w:i/>
            <w:sz w:val="24"/>
            <w:szCs w:val="24"/>
          </w:rPr>
          <w:t>t</w:t>
        </w:r>
        <w:r w:rsidRPr="000E3DB5">
          <w:rPr>
            <w:rFonts w:eastAsia="SimSun" w:cs="Times New Roman"/>
            <w:sz w:val="24"/>
            <w:szCs w:val="24"/>
          </w:rPr>
          <w:t>(</w:t>
        </w:r>
        <w:proofErr w:type="gramEnd"/>
        <w:r w:rsidRPr="000E3DB5">
          <w:rPr>
            <w:rFonts w:eastAsia="SimSun" w:cs="Times New Roman"/>
            <w:sz w:val="24"/>
            <w:szCs w:val="24"/>
          </w:rPr>
          <w:t xml:space="preserve">37) = -1.632, </w:t>
        </w:r>
        <w:r w:rsidRPr="000E3DB5">
          <w:rPr>
            <w:rFonts w:eastAsia="SimSun" w:cs="Times New Roman"/>
            <w:i/>
            <w:sz w:val="24"/>
            <w:szCs w:val="24"/>
          </w:rPr>
          <w:t>p</w:t>
        </w:r>
        <w:r w:rsidRPr="000E3DB5">
          <w:rPr>
            <w:rFonts w:eastAsia="SimSun" w:cs="Times New Roman"/>
            <w:sz w:val="24"/>
            <w:szCs w:val="24"/>
          </w:rPr>
          <w:t xml:space="preserve"> = 0.239,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xml:space="preserve">=). </w:t>
        </w:r>
      </w:ins>
    </w:p>
    <w:p w14:paraId="17D68BC9" w14:textId="77777777" w:rsidR="000E3DB5" w:rsidRPr="000E3DB5" w:rsidRDefault="000E3DB5">
      <w:pPr>
        <w:spacing w:line="480" w:lineRule="auto"/>
        <w:ind w:firstLine="720"/>
        <w:rPr>
          <w:ins w:id="746" w:author="Hu, C-P" w:date="2019-04-15T08:59:00Z"/>
          <w:rFonts w:eastAsia="SimSun" w:cs="Times New Roman"/>
          <w:sz w:val="24"/>
          <w:szCs w:val="24"/>
        </w:rPr>
        <w:pPrChange w:id="747" w:author="Hu, C-P" w:date="2019-04-15T09:00:00Z">
          <w:pPr>
            <w:spacing w:line="480" w:lineRule="auto"/>
          </w:pPr>
        </w:pPrChange>
      </w:pPr>
      <w:ins w:id="748" w:author="Hu, C-P" w:date="2019-04-15T08:59:00Z">
        <w:r w:rsidRPr="000E3DB5">
          <w:rPr>
            <w:rFonts w:eastAsia="SimSun" w:cs="Times New Roman"/>
            <w:sz w:val="24"/>
            <w:szCs w:val="24"/>
          </w:rPr>
          <w:t>As for the emotion condition, results showed a significant effect of valence on</w:t>
        </w:r>
        <w:r w:rsidRPr="000E3DB5">
          <w:rPr>
            <w:rFonts w:eastAsia="SimSun" w:cs="Times New Roman"/>
            <w:i/>
            <w:sz w:val="24"/>
            <w:szCs w:val="24"/>
          </w:rPr>
          <w:t xml:space="preserve"> d’</w:t>
        </w:r>
        <w:r w:rsidRPr="000E3DB5">
          <w:rPr>
            <w:rFonts w:eastAsia="SimSun" w:cs="Times New Roman"/>
            <w:sz w:val="24"/>
            <w:szCs w:val="24"/>
          </w:rPr>
          <w:t xml:space="preserve">: (F (2,74) = 4.726, </w:t>
        </w:r>
        <w:r w:rsidRPr="000E3DB5">
          <w:rPr>
            <w:rFonts w:eastAsia="SimSun" w:cs="Times New Roman"/>
            <w:i/>
            <w:sz w:val="24"/>
            <w:szCs w:val="24"/>
          </w:rPr>
          <w:t>p</w:t>
        </w:r>
        <w:r w:rsidRPr="000E3DB5">
          <w:rPr>
            <w:rFonts w:eastAsia="SimSun" w:cs="Times New Roman"/>
            <w:sz w:val="24"/>
            <w:szCs w:val="24"/>
          </w:rPr>
          <w:t xml:space="preserve"> = 0.012,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0.088. Simple effect analysis showed that the </w:t>
        </w:r>
        <w:r w:rsidRPr="000E3DB5">
          <w:rPr>
            <w:rFonts w:eastAsia="SimSun" w:cs="Times New Roman"/>
            <w:i/>
            <w:sz w:val="24"/>
            <w:szCs w:val="24"/>
          </w:rPr>
          <w:t xml:space="preserve">d’ </w:t>
        </w:r>
        <w:r w:rsidRPr="000E3DB5">
          <w:rPr>
            <w:rFonts w:eastAsia="SimSun" w:cs="Times New Roman"/>
            <w:sz w:val="24"/>
            <w:szCs w:val="24"/>
          </w:rPr>
          <w:t>was larger for positive emotion (M = 2.28, SD = 0.952) than for negative emotion (M = 1.965, SD = 0.869) (</w:t>
        </w:r>
        <w:proofErr w:type="gramStart"/>
        <w:r w:rsidRPr="000E3DB5">
          <w:rPr>
            <w:rFonts w:eastAsia="SimSun" w:cs="Times New Roman"/>
            <w:i/>
            <w:sz w:val="24"/>
            <w:szCs w:val="24"/>
          </w:rPr>
          <w:t>t</w:t>
        </w:r>
        <w:r w:rsidRPr="000E3DB5">
          <w:rPr>
            <w:rFonts w:eastAsia="SimSun" w:cs="Times New Roman"/>
            <w:sz w:val="24"/>
            <w:szCs w:val="24"/>
          </w:rPr>
          <w:t>(</w:t>
        </w:r>
        <w:proofErr w:type="gramEnd"/>
        <w:r w:rsidRPr="000E3DB5">
          <w:rPr>
            <w:rFonts w:eastAsia="SimSun" w:cs="Times New Roman"/>
            <w:sz w:val="24"/>
            <w:szCs w:val="24"/>
          </w:rPr>
          <w:t xml:space="preserve">37) = 2.544 , </w:t>
        </w:r>
        <w:r w:rsidRPr="000E3DB5">
          <w:rPr>
            <w:rFonts w:eastAsia="SimSun" w:cs="Times New Roman"/>
            <w:i/>
            <w:sz w:val="24"/>
            <w:szCs w:val="24"/>
          </w:rPr>
          <w:t>p</w:t>
        </w:r>
        <w:r w:rsidRPr="000E3DB5">
          <w:rPr>
            <w:rFonts w:eastAsia="SimSun" w:cs="Times New Roman"/>
            <w:i/>
            <w:sz w:val="24"/>
            <w:szCs w:val="24"/>
            <w:vertAlign w:val="subscript"/>
          </w:rPr>
          <w:t>(turkey)</w:t>
        </w:r>
        <w:r w:rsidRPr="000E3DB5">
          <w:rPr>
            <w:rFonts w:eastAsia="SimSun" w:cs="Times New Roman"/>
            <w:sz w:val="24"/>
            <w:szCs w:val="24"/>
          </w:rPr>
          <w:t xml:space="preserve"> = 0.034,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 Also, the neutral emotion condition (M = 2.308, SD = 0.769) was larger than negative emotion, (</w:t>
        </w:r>
        <w:proofErr w:type="gramStart"/>
        <w:r w:rsidRPr="000E3DB5">
          <w:rPr>
            <w:rFonts w:eastAsia="SimSun" w:cs="Times New Roman"/>
            <w:i/>
            <w:sz w:val="24"/>
            <w:szCs w:val="24"/>
          </w:rPr>
          <w:t>t</w:t>
        </w:r>
        <w:r w:rsidRPr="000E3DB5">
          <w:rPr>
            <w:rFonts w:eastAsia="SimSun" w:cs="Times New Roman"/>
            <w:sz w:val="24"/>
            <w:szCs w:val="24"/>
          </w:rPr>
          <w:t>(</w:t>
        </w:r>
        <w:proofErr w:type="gramEnd"/>
        <w:r w:rsidRPr="000E3DB5">
          <w:rPr>
            <w:rFonts w:eastAsia="SimSun" w:cs="Times New Roman"/>
            <w:sz w:val="24"/>
            <w:szCs w:val="24"/>
          </w:rPr>
          <w:t xml:space="preserve">37) = 2.767, </w:t>
        </w:r>
        <w:r w:rsidRPr="000E3DB5">
          <w:rPr>
            <w:rFonts w:eastAsia="SimSun" w:cs="Times New Roman"/>
            <w:i/>
            <w:sz w:val="24"/>
            <w:szCs w:val="24"/>
          </w:rPr>
          <w:t>p</w:t>
        </w:r>
        <w:r w:rsidRPr="000E3DB5">
          <w:rPr>
            <w:rFonts w:eastAsia="SimSun" w:cs="Times New Roman"/>
            <w:i/>
            <w:sz w:val="24"/>
            <w:szCs w:val="24"/>
            <w:vertAlign w:val="subscript"/>
          </w:rPr>
          <w:t>(turkey)</w:t>
        </w:r>
        <w:r w:rsidRPr="000E3DB5">
          <w:rPr>
            <w:rFonts w:eastAsia="SimSun" w:cs="Times New Roman"/>
            <w:sz w:val="24"/>
            <w:szCs w:val="24"/>
          </w:rPr>
          <w:t xml:space="preserve"> = 0.019,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But the positive emotion condition is not different from neutral condition (</w:t>
        </w:r>
        <w:proofErr w:type="gramStart"/>
        <w:r w:rsidRPr="000E3DB5">
          <w:rPr>
            <w:rFonts w:eastAsia="SimSun" w:cs="Times New Roman"/>
            <w:i/>
            <w:sz w:val="24"/>
            <w:szCs w:val="24"/>
          </w:rPr>
          <w:t>t</w:t>
        </w:r>
        <w:r w:rsidRPr="000E3DB5">
          <w:rPr>
            <w:rFonts w:eastAsia="SimSun" w:cs="Times New Roman"/>
            <w:sz w:val="24"/>
            <w:szCs w:val="24"/>
          </w:rPr>
          <w:t>(</w:t>
        </w:r>
        <w:proofErr w:type="gramEnd"/>
        <w:r w:rsidRPr="000E3DB5">
          <w:rPr>
            <w:rFonts w:eastAsia="SimSun" w:cs="Times New Roman"/>
            <w:sz w:val="24"/>
            <w:szCs w:val="24"/>
          </w:rPr>
          <w:t xml:space="preserve">37) = -0.224, </w:t>
        </w:r>
        <w:r w:rsidRPr="000E3DB5">
          <w:rPr>
            <w:rFonts w:eastAsia="SimSun" w:cs="Times New Roman"/>
            <w:i/>
            <w:sz w:val="24"/>
            <w:szCs w:val="24"/>
          </w:rPr>
          <w:t>p</w:t>
        </w:r>
        <w:r w:rsidRPr="000E3DB5">
          <w:rPr>
            <w:rFonts w:eastAsia="SimSun" w:cs="Times New Roman"/>
            <w:sz w:val="24"/>
            <w:szCs w:val="24"/>
          </w:rPr>
          <w:t xml:space="preserve"> = 0.973,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xml:space="preserve">=). </w:t>
        </w:r>
      </w:ins>
    </w:p>
    <w:p w14:paraId="1CBD4BA7" w14:textId="77777777" w:rsidR="000E3DB5" w:rsidRPr="000E3DB5" w:rsidRDefault="000E3DB5">
      <w:pPr>
        <w:spacing w:line="480" w:lineRule="auto"/>
        <w:ind w:firstLine="720"/>
        <w:rPr>
          <w:ins w:id="749" w:author="Hu, C-P" w:date="2019-04-15T08:59:00Z"/>
          <w:rFonts w:eastAsia="SimSun" w:cs="Times New Roman"/>
          <w:sz w:val="24"/>
          <w:szCs w:val="24"/>
        </w:rPr>
        <w:pPrChange w:id="750" w:author="Hu, C-P" w:date="2019-04-15T09:00:00Z">
          <w:pPr>
            <w:spacing w:line="480" w:lineRule="auto"/>
          </w:pPr>
        </w:pPrChange>
      </w:pPr>
      <w:ins w:id="751" w:author="Hu, C-P" w:date="2019-04-15T08:59:00Z">
        <w:r w:rsidRPr="000E3DB5">
          <w:rPr>
            <w:rFonts w:eastAsia="SimSun" w:cs="Times New Roman"/>
            <w:sz w:val="24"/>
            <w:szCs w:val="24"/>
          </w:rPr>
          <w:t xml:space="preserve">We also tested the effect of stimuli categorization by comparing </w:t>
        </w:r>
        <w:r w:rsidRPr="000E3DB5">
          <w:rPr>
            <w:rFonts w:eastAsia="SimSun" w:cs="Times New Roman"/>
            <w:i/>
            <w:sz w:val="24"/>
            <w:szCs w:val="24"/>
          </w:rPr>
          <w:t>d’</w:t>
        </w:r>
        <w:r w:rsidRPr="000E3DB5">
          <w:rPr>
            <w:rFonts w:eastAsia="SimSun" w:cs="Times New Roman"/>
            <w:sz w:val="24"/>
            <w:szCs w:val="24"/>
          </w:rPr>
          <w:t xml:space="preserve"> values for each valence. The results showed that, </w:t>
        </w:r>
        <w:r w:rsidRPr="000E3DB5">
          <w:rPr>
            <w:rFonts w:eastAsia="SimSun" w:cs="Times New Roman"/>
            <w:b/>
            <w:sz w:val="24"/>
            <w:szCs w:val="24"/>
          </w:rPr>
          <w:t>for the positive valence</w:t>
        </w:r>
        <w:r w:rsidRPr="000E3DB5">
          <w:rPr>
            <w:rFonts w:eastAsia="SimSun" w:cs="Times New Roman"/>
            <w:sz w:val="24"/>
            <w:szCs w:val="24"/>
          </w:rPr>
          <w:t xml:space="preserve">, the effect of stimuli was not significant, F(3,111) = 2.139, p = 0.099,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0.029; </w:t>
        </w:r>
        <w:r w:rsidRPr="000E3DB5">
          <w:rPr>
            <w:rFonts w:eastAsia="SimSun" w:cs="Times New Roman"/>
            <w:b/>
            <w:sz w:val="24"/>
            <w:szCs w:val="24"/>
          </w:rPr>
          <w:t>for the neutral valence</w:t>
        </w:r>
        <w:r w:rsidRPr="000E3DB5">
          <w:rPr>
            <w:rFonts w:eastAsia="SimSun" w:cs="Times New Roman"/>
            <w:sz w:val="24"/>
            <w:szCs w:val="24"/>
          </w:rPr>
          <w:t xml:space="preserve">, the effect of stimuli was significant, F(3,111) = 5.662, </w:t>
        </w:r>
        <w:r w:rsidRPr="000E3DB5">
          <w:rPr>
            <w:rFonts w:eastAsia="SimSun" w:cs="Times New Roman"/>
            <w:i/>
            <w:sz w:val="24"/>
            <w:szCs w:val="24"/>
          </w:rPr>
          <w:t>p</w:t>
        </w:r>
        <w:r w:rsidRPr="000E3DB5">
          <w:rPr>
            <w:rFonts w:eastAsia="SimSun" w:cs="Times New Roman"/>
            <w:sz w:val="24"/>
            <w:szCs w:val="24"/>
          </w:rPr>
          <w:t xml:space="preserve">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0.108; </w:t>
        </w:r>
        <w:r w:rsidRPr="000E3DB5">
          <w:rPr>
            <w:rFonts w:eastAsia="SimSun" w:cs="Times New Roman"/>
            <w:b/>
            <w:sz w:val="24"/>
            <w:szCs w:val="24"/>
          </w:rPr>
          <w:t>for the negative condition</w:t>
        </w:r>
        <w:r w:rsidRPr="000E3DB5">
          <w:rPr>
            <w:rFonts w:eastAsia="SimSun" w:cs="Times New Roman"/>
            <w:sz w:val="24"/>
            <w:szCs w:val="24"/>
          </w:rPr>
          <w:t xml:space="preserve">, the effect of stimuli was not significant, F(3,111) = 0.226, </w:t>
        </w:r>
        <w:r w:rsidRPr="000E3DB5">
          <w:rPr>
            <w:rFonts w:eastAsia="SimSun" w:cs="Times New Roman"/>
            <w:i/>
            <w:sz w:val="24"/>
            <w:szCs w:val="24"/>
          </w:rPr>
          <w:t>p</w:t>
        </w:r>
        <w:r w:rsidRPr="000E3DB5">
          <w:rPr>
            <w:rFonts w:eastAsia="SimSun" w:cs="Times New Roman"/>
            <w:sz w:val="24"/>
            <w:szCs w:val="24"/>
          </w:rPr>
          <w:t xml:space="preserve"> = 0.878,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&lt; 0.001. We further tested the effect of stimuli under neutral condition by carried out an simple effect analysis, which showed that the neutral emotion condition has greater d prime than neutral moral condition (t(37) = -2.557, p</w:t>
        </w:r>
        <w:r w:rsidRPr="000E3DB5">
          <w:rPr>
            <w:rFonts w:eastAsia="SimSun" w:cs="Times New Roman"/>
            <w:sz w:val="24"/>
            <w:szCs w:val="24"/>
            <w:vertAlign w:val="subscript"/>
          </w:rPr>
          <w:t>(tukey)</w:t>
        </w:r>
        <w:r w:rsidRPr="000E3DB5">
          <w:rPr>
            <w:rFonts w:eastAsia="SimSun" w:cs="Times New Roman"/>
            <w:sz w:val="24"/>
            <w:szCs w:val="24"/>
          </w:rPr>
          <w:t xml:space="preserve"> = 0.057), normal scene (t (37) = -4.005,  p</w:t>
        </w:r>
        <w:r w:rsidRPr="000E3DB5">
          <w:rPr>
            <w:rFonts w:eastAsia="SimSun" w:cs="Times New Roman"/>
            <w:sz w:val="24"/>
            <w:szCs w:val="24"/>
            <w:vertAlign w:val="subscript"/>
          </w:rPr>
          <w:t>(tukey)</w:t>
        </w:r>
        <w:r w:rsidRPr="000E3DB5">
          <w:rPr>
            <w:rFonts w:eastAsia="SimSun" w:cs="Times New Roman"/>
            <w:sz w:val="24"/>
            <w:szCs w:val="24"/>
          </w:rPr>
          <w:t xml:space="preserve"> &lt; 0.001, and neutral attractive perosn, t(37) = -2.786, p(tukey) = 0.031. there was no other significant difference between other conditions, p</w:t>
        </w:r>
        <w:r w:rsidRPr="000E3DB5">
          <w:rPr>
            <w:rFonts w:eastAsia="SimSun" w:cs="Times New Roman"/>
            <w:sz w:val="24"/>
            <w:szCs w:val="24"/>
            <w:vertAlign w:val="subscript"/>
          </w:rPr>
          <w:t xml:space="preserve">(tukey)s </w:t>
        </w:r>
        <w:r w:rsidRPr="000E3DB5">
          <w:rPr>
            <w:rFonts w:eastAsia="SimSun" w:cs="Times New Roman"/>
            <w:sz w:val="24"/>
            <w:szCs w:val="24"/>
          </w:rPr>
          <w:t>&gt; 0.472.</w:t>
        </w:r>
      </w:ins>
    </w:p>
    <w:p w14:paraId="250C10E6" w14:textId="77777777" w:rsidR="000E3DB5" w:rsidRPr="000E3DB5" w:rsidRDefault="000E3DB5" w:rsidP="000E3DB5">
      <w:pPr>
        <w:spacing w:line="480" w:lineRule="auto"/>
        <w:rPr>
          <w:ins w:id="752" w:author="Hu, C-P" w:date="2019-04-15T08:59:00Z"/>
          <w:rFonts w:eastAsia="SimSun" w:cs="Times New Roman"/>
          <w:b/>
          <w:sz w:val="24"/>
          <w:szCs w:val="24"/>
        </w:rPr>
      </w:pPr>
      <w:ins w:id="753" w:author="Hu, C-P" w:date="2019-04-15T08:59:00Z">
        <w:r w:rsidRPr="000E3DB5">
          <w:rPr>
            <w:rFonts w:eastAsia="SimSun" w:cs="Times New Roman"/>
            <w:noProof/>
            <w:sz w:val="24"/>
            <w:szCs w:val="24"/>
            <w:lang w:val="en-GB"/>
          </w:rPr>
          <w:drawing>
            <wp:inline distT="0" distB="0" distL="0" distR="0" wp14:anchorId="57602F68" wp14:editId="200783D2">
              <wp:extent cx="2872740" cy="4229100"/>
              <wp:effectExtent l="0" t="0" r="3810" b="0"/>
              <wp:docPr id="15"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0E3DB5">
          <w:rPr>
            <w:rFonts w:eastAsia="SimSun" w:cs="Times New Roman"/>
            <w:noProof/>
            <w:sz w:val="24"/>
            <w:szCs w:val="24"/>
            <w:lang w:val="en-GB"/>
          </w:rPr>
          <w:drawing>
            <wp:inline distT="0" distB="0" distL="0" distR="0" wp14:anchorId="5B58DD5D" wp14:editId="7B311CF6">
              <wp:extent cx="2735580" cy="4229100"/>
              <wp:effectExtent l="0" t="0" r="7620" b="0"/>
              <wp:docPr id="17"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14:paraId="5AF1091E" w14:textId="77777777" w:rsidR="000E3DB5" w:rsidRPr="000E3DB5" w:rsidRDefault="000E3DB5" w:rsidP="000E3DB5">
      <w:pPr>
        <w:spacing w:line="480" w:lineRule="auto"/>
        <w:rPr>
          <w:ins w:id="754" w:author="Hu, C-P" w:date="2019-04-15T08:59:00Z"/>
          <w:rFonts w:eastAsia="SimSun" w:cs="Times New Roman"/>
          <w:b/>
          <w:sz w:val="24"/>
          <w:szCs w:val="24"/>
        </w:rPr>
      </w:pPr>
      <w:ins w:id="755" w:author="Hu, C-P" w:date="2019-04-15T08:59:00Z">
        <w:r w:rsidRPr="000E3DB5">
          <w:rPr>
            <w:rFonts w:eastAsia="SimSun" w:cs="Times New Roman"/>
            <w:b/>
            <w:sz w:val="24"/>
            <w:szCs w:val="24"/>
          </w:rPr>
          <w:t xml:space="preserve">Figure 1. the d prime and reaction times for each </w:t>
        </w:r>
        <w:proofErr w:type="gramStart"/>
        <w:r w:rsidRPr="000E3DB5">
          <w:rPr>
            <w:rFonts w:eastAsia="SimSun" w:cs="Times New Roman"/>
            <w:b/>
            <w:sz w:val="24"/>
            <w:szCs w:val="24"/>
          </w:rPr>
          <w:t>conditions</w:t>
        </w:r>
        <w:proofErr w:type="gramEnd"/>
      </w:ins>
    </w:p>
    <w:p w14:paraId="6BF79B43" w14:textId="77777777" w:rsidR="000E3DB5" w:rsidRPr="000E3DB5" w:rsidRDefault="000E3DB5" w:rsidP="000E3DB5">
      <w:pPr>
        <w:spacing w:line="480" w:lineRule="auto"/>
        <w:rPr>
          <w:ins w:id="756" w:author="Hu, C-P" w:date="2019-04-15T08:59:00Z"/>
          <w:rFonts w:eastAsia="SimSun" w:cs="Times New Roman"/>
          <w:b/>
          <w:sz w:val="24"/>
          <w:szCs w:val="24"/>
        </w:rPr>
      </w:pPr>
    </w:p>
    <w:p w14:paraId="150C519A" w14:textId="77777777" w:rsidR="000E3DB5" w:rsidRPr="000E3DB5" w:rsidRDefault="000E3DB5">
      <w:pPr>
        <w:spacing w:line="480" w:lineRule="auto"/>
        <w:ind w:firstLine="720"/>
        <w:rPr>
          <w:ins w:id="757" w:author="Hu, C-P" w:date="2019-04-15T08:59:00Z"/>
          <w:rFonts w:eastAsia="SimSun" w:cs="Times New Roman"/>
          <w:sz w:val="24"/>
          <w:szCs w:val="24"/>
        </w:rPr>
        <w:pPrChange w:id="758" w:author="Hu, C-P" w:date="2019-04-15T09:00:00Z">
          <w:pPr>
            <w:spacing w:line="480" w:lineRule="auto"/>
          </w:pPr>
        </w:pPrChange>
      </w:pPr>
      <w:ins w:id="759" w:author="Hu, C-P" w:date="2019-04-15T08:59:00Z">
        <w:r w:rsidRPr="000E3DB5">
          <w:rPr>
            <w:rFonts w:eastAsia="SimSun" w:cs="Times New Roman"/>
            <w:b/>
            <w:sz w:val="24"/>
            <w:szCs w:val="24"/>
          </w:rPr>
          <w:t>RTs</w:t>
        </w:r>
        <w:r w:rsidRPr="000E3DB5">
          <w:rPr>
            <w:rFonts w:eastAsia="SimSun" w:cs="Times New Roman"/>
            <w:sz w:val="24"/>
            <w:szCs w:val="24"/>
          </w:rPr>
          <w:t xml:space="preserve">. A 4*3*2 repeated ANOVA was carried out for reaction times. The main effect of matchness was significant: F(1,37) = 210.9,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0.843; The main effect of stimuli categories was not singificant, F(1.78,66) = 0.357, p = 0.784,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 the main effect of valence was significant, F(2,74) = 54.16,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0.58.  The interaction between matchness and stimuli categories is not significant, </w:t>
        </w:r>
        <w:proofErr w:type="gramStart"/>
        <w:r w:rsidRPr="000E3DB5">
          <w:rPr>
            <w:rFonts w:eastAsia="SimSun" w:cs="Times New Roman"/>
            <w:sz w:val="24"/>
            <w:szCs w:val="24"/>
          </w:rPr>
          <w:t>F(</w:t>
        </w:r>
        <w:proofErr w:type="gramEnd"/>
        <w:r w:rsidRPr="000E3DB5">
          <w:rPr>
            <w:rFonts w:eastAsia="SimSun" w:cs="Times New Roman"/>
            <w:sz w:val="24"/>
            <w:szCs w:val="24"/>
          </w:rPr>
          <w:t xml:space="preserve">3, 111) = 1.16, p = 0.328,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0.004. The interaction between matchness and valence is significant: </w:t>
        </w:r>
        <w:proofErr w:type="gramStart"/>
        <w:r w:rsidRPr="000E3DB5">
          <w:rPr>
            <w:rFonts w:eastAsia="SimSun" w:cs="Times New Roman"/>
            <w:sz w:val="24"/>
            <w:szCs w:val="24"/>
          </w:rPr>
          <w:t>F(</w:t>
        </w:r>
        <w:proofErr w:type="gramEnd"/>
        <w:r w:rsidRPr="000E3DB5">
          <w:rPr>
            <w:rFonts w:eastAsia="SimSun" w:cs="Times New Roman"/>
            <w:sz w:val="24"/>
            <w:szCs w:val="24"/>
          </w:rPr>
          <w:t xml:space="preserve">2, 74) = 26.11,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0.395. The interaction between cateogories and valence is significant: </w:t>
        </w:r>
        <w:proofErr w:type="gramStart"/>
        <w:r w:rsidRPr="000E3DB5">
          <w:rPr>
            <w:rFonts w:eastAsia="SimSun" w:cs="Times New Roman"/>
            <w:sz w:val="24"/>
            <w:szCs w:val="24"/>
          </w:rPr>
          <w:t>F(</w:t>
        </w:r>
        <w:proofErr w:type="gramEnd"/>
        <w:r w:rsidRPr="000E3DB5">
          <w:rPr>
            <w:rFonts w:eastAsia="SimSun" w:cs="Times New Roman"/>
            <w:sz w:val="24"/>
            <w:szCs w:val="24"/>
          </w:rPr>
          <w:t xml:space="preserve">4.2, 156.2) = 7.292,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0.142. The interaction between matchness, categorization and valence is not sigificant: </w:t>
        </w:r>
        <w:proofErr w:type="gramStart"/>
        <w:r w:rsidRPr="000E3DB5">
          <w:rPr>
            <w:rFonts w:eastAsia="SimSun" w:cs="Times New Roman"/>
            <w:sz w:val="24"/>
            <w:szCs w:val="24"/>
          </w:rPr>
          <w:t>F(</w:t>
        </w:r>
        <w:proofErr w:type="gramEnd"/>
        <w:r w:rsidRPr="000E3DB5">
          <w:rPr>
            <w:rFonts w:eastAsia="SimSun" w:cs="Times New Roman"/>
            <w:sz w:val="24"/>
            <w:szCs w:val="24"/>
          </w:rPr>
          <w:t xml:space="preserve">3.37, 124) = 0.287, p = 0.943,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&lt; 0.0001.</w:t>
        </w:r>
      </w:ins>
    </w:p>
    <w:p w14:paraId="479DC7B6" w14:textId="0867E0A1" w:rsidR="000E3DB5" w:rsidRPr="000E3DB5" w:rsidRDefault="000E3DB5">
      <w:pPr>
        <w:spacing w:line="480" w:lineRule="auto"/>
        <w:ind w:firstLine="720"/>
        <w:rPr>
          <w:ins w:id="760" w:author="Hu, C-P" w:date="2019-04-15T08:59:00Z"/>
          <w:rFonts w:eastAsia="SimSun" w:cs="Times New Roman"/>
          <w:sz w:val="24"/>
          <w:szCs w:val="24"/>
        </w:rPr>
        <w:pPrChange w:id="761" w:author="Hu, C-P" w:date="2019-04-15T09:00:00Z">
          <w:pPr>
            <w:spacing w:line="480" w:lineRule="auto"/>
          </w:pPr>
        </w:pPrChange>
      </w:pPr>
      <w:ins w:id="762" w:author="Hu, C-P" w:date="2019-04-15T08:59:00Z">
        <w:r w:rsidRPr="000E3DB5">
          <w:rPr>
            <w:rFonts w:eastAsia="SimSun" w:cs="Times New Roman"/>
            <w:sz w:val="24"/>
            <w:szCs w:val="24"/>
          </w:rPr>
          <w:t xml:space="preserve">We analyzed the matched and mismatched trials as previous studies. For </w:t>
        </w:r>
        <w:r w:rsidRPr="000E3DB5">
          <w:rPr>
            <w:rFonts w:eastAsia="SimSun" w:cs="Times New Roman"/>
            <w:b/>
            <w:sz w:val="24"/>
            <w:szCs w:val="24"/>
          </w:rPr>
          <w:t>match trials</w:t>
        </w:r>
        <w:r w:rsidRPr="000E3DB5">
          <w:rPr>
            <w:rFonts w:eastAsia="SimSun" w:cs="Times New Roman"/>
            <w:sz w:val="24"/>
            <w:szCs w:val="24"/>
          </w:rPr>
          <w:t xml:space="preserve">, the main effect of Categories: </w:t>
        </w:r>
        <w:proofErr w:type="gramStart"/>
        <w:r w:rsidRPr="000E3DB5">
          <w:rPr>
            <w:rFonts w:eastAsia="SimSun" w:cs="Times New Roman"/>
            <w:i/>
            <w:sz w:val="24"/>
            <w:szCs w:val="24"/>
          </w:rPr>
          <w:t>F</w:t>
        </w:r>
        <w:r w:rsidRPr="000E3DB5">
          <w:rPr>
            <w:rFonts w:eastAsia="SimSun" w:cs="Times New Roman"/>
            <w:sz w:val="24"/>
            <w:szCs w:val="24"/>
          </w:rPr>
          <w:t>(</w:t>
        </w:r>
        <w:proofErr w:type="gramEnd"/>
        <w:r w:rsidRPr="000E3DB5">
          <w:rPr>
            <w:rFonts w:eastAsia="SimSun" w:cs="Times New Roman"/>
            <w:sz w:val="24"/>
            <w:szCs w:val="24"/>
          </w:rPr>
          <w:t xml:space="preserve">1.9, 75.257) = 0.463, </w:t>
        </w:r>
        <w:r w:rsidRPr="000E3DB5">
          <w:rPr>
            <w:rFonts w:eastAsia="SimSun" w:cs="Times New Roman"/>
            <w:i/>
            <w:sz w:val="24"/>
            <w:szCs w:val="24"/>
          </w:rPr>
          <w:t>p</w:t>
        </w:r>
        <w:r w:rsidRPr="000E3DB5">
          <w:rPr>
            <w:rFonts w:eastAsia="SimSun" w:cs="Times New Roman"/>
            <w:sz w:val="24"/>
            <w:szCs w:val="24"/>
          </w:rPr>
          <w:t xml:space="preserve"> = 0. 709,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&lt; 0.0001; The main effect of Valence: </w:t>
        </w:r>
        <w:proofErr w:type="gramStart"/>
        <w:r w:rsidRPr="000E3DB5">
          <w:rPr>
            <w:rFonts w:eastAsia="SimSun" w:cs="Times New Roman"/>
            <w:i/>
            <w:sz w:val="24"/>
            <w:szCs w:val="24"/>
          </w:rPr>
          <w:t>F</w:t>
        </w:r>
        <w:r w:rsidRPr="000E3DB5">
          <w:rPr>
            <w:rFonts w:eastAsia="SimSun" w:cs="Times New Roman"/>
            <w:sz w:val="24"/>
            <w:szCs w:val="24"/>
          </w:rPr>
          <w:t>(</w:t>
        </w:r>
        <w:proofErr w:type="gramEnd"/>
        <w:r w:rsidRPr="000E3DB5">
          <w:rPr>
            <w:rFonts w:eastAsia="SimSun" w:cs="Times New Roman"/>
            <w:sz w:val="24"/>
            <w:szCs w:val="24"/>
          </w:rPr>
          <w:t xml:space="preserve">2, 74) = 51.901, </w:t>
        </w:r>
        <w:r w:rsidRPr="000E3DB5">
          <w:rPr>
            <w:rFonts w:eastAsia="SimSun" w:cs="Times New Roman"/>
            <w:i/>
            <w:sz w:val="24"/>
            <w:szCs w:val="24"/>
          </w:rPr>
          <w:t>p</w:t>
        </w:r>
        <w:r w:rsidRPr="000E3DB5">
          <w:rPr>
            <w:rFonts w:eastAsia="SimSun" w:cs="Times New Roman"/>
            <w:sz w:val="24"/>
            <w:szCs w:val="24"/>
          </w:rPr>
          <w:t xml:space="preserve">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0.569; the interaction between Categories and Valence: F(3.44, 127.3) = 3.298, </w:t>
        </w:r>
        <w:r w:rsidRPr="000E3DB5">
          <w:rPr>
            <w:rFonts w:eastAsia="SimSun" w:cs="Times New Roman"/>
            <w:i/>
            <w:sz w:val="24"/>
            <w:szCs w:val="24"/>
          </w:rPr>
          <w:t>p</w:t>
        </w:r>
        <w:r w:rsidRPr="000E3DB5">
          <w:rPr>
            <w:rFonts w:eastAsia="SimSun" w:cs="Times New Roman"/>
            <w:sz w:val="24"/>
            <w:szCs w:val="24"/>
          </w:rPr>
          <w:t xml:space="preserve"> = 0.018,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0.057. </w:t>
        </w:r>
      </w:ins>
    </w:p>
    <w:p w14:paraId="0B037945" w14:textId="77777777" w:rsidR="000E3DB5" w:rsidRPr="000E3DB5" w:rsidRDefault="000E3DB5" w:rsidP="000E3DB5">
      <w:pPr>
        <w:spacing w:line="480" w:lineRule="auto"/>
        <w:rPr>
          <w:ins w:id="763" w:author="Hu, C-P" w:date="2019-04-15T08:59:00Z"/>
          <w:rFonts w:eastAsia="SimSun" w:cs="Times New Roman"/>
          <w:sz w:val="24"/>
          <w:szCs w:val="24"/>
        </w:rPr>
      </w:pPr>
      <w:ins w:id="764" w:author="Hu, C-P" w:date="2019-04-15T08:59:00Z">
        <w:r w:rsidRPr="000E3DB5">
          <w:rPr>
            <w:rFonts w:eastAsia="SimSun" w:cs="Times New Roman"/>
            <w:sz w:val="24"/>
            <w:szCs w:val="24"/>
          </w:rPr>
          <w:t>We then tessted the effect of valence for each stimuli type:</w:t>
        </w:r>
      </w:ins>
    </w:p>
    <w:p w14:paraId="1F5011FA" w14:textId="77777777" w:rsidR="000E3DB5" w:rsidRPr="000E3DB5" w:rsidRDefault="000E3DB5" w:rsidP="000E3DB5">
      <w:pPr>
        <w:spacing w:line="480" w:lineRule="auto"/>
        <w:rPr>
          <w:ins w:id="765" w:author="Hu, C-P" w:date="2019-04-15T08:59:00Z"/>
          <w:rFonts w:eastAsia="SimSun" w:cs="Times New Roman"/>
          <w:sz w:val="24"/>
          <w:szCs w:val="24"/>
        </w:rPr>
      </w:pPr>
      <w:ins w:id="766" w:author="Hu, C-P" w:date="2019-04-15T08:59:00Z">
        <w:r w:rsidRPr="000E3DB5">
          <w:rPr>
            <w:rFonts w:eastAsia="SimSun" w:cs="Times New Roman"/>
            <w:sz w:val="24"/>
            <w:szCs w:val="24"/>
          </w:rPr>
          <w:tab/>
          <w:t xml:space="preserve">For moral stimuli: there was a significant effect of valence, F(2,74) = 7.51, p =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0.145; Simple effect analysis showed that morally positve condition (656 + 97.3) has faster response than morally negative conditions (692 + 90.8): t(37) = -3.875, p &lt; 0.001, Cohen’s d = while there is no differences between morally positive and morally neutral (673 + 97.3), t(37) = -1.956, p</w:t>
        </w:r>
        <w:r w:rsidRPr="000E3DB5">
          <w:rPr>
            <w:rFonts w:eastAsia="SimSun" w:cs="Times New Roman"/>
            <w:sz w:val="24"/>
            <w:szCs w:val="24"/>
            <w:vertAlign w:val="subscript"/>
          </w:rPr>
          <w:t xml:space="preserve">(tukey) </w:t>
        </w:r>
        <w:r w:rsidRPr="000E3DB5">
          <w:rPr>
            <w:rFonts w:eastAsia="SimSun" w:cs="Times New Roman"/>
            <w:sz w:val="24"/>
            <w:szCs w:val="24"/>
          </w:rPr>
          <w:t>=0.13, or between morally negative and morally neutral, t(37) = -1.919, p(tukey) = 0.14.</w:t>
        </w:r>
      </w:ins>
    </w:p>
    <w:p w14:paraId="5DCE695A" w14:textId="77777777" w:rsidR="000E3DB5" w:rsidRPr="000E3DB5" w:rsidRDefault="000E3DB5" w:rsidP="000E3DB5">
      <w:pPr>
        <w:spacing w:line="480" w:lineRule="auto"/>
        <w:rPr>
          <w:ins w:id="767" w:author="Hu, C-P" w:date="2019-04-15T08:59:00Z"/>
          <w:rFonts w:eastAsia="SimSun" w:cs="Times New Roman"/>
          <w:sz w:val="24"/>
          <w:szCs w:val="24"/>
        </w:rPr>
      </w:pPr>
      <w:ins w:id="768" w:author="Hu, C-P" w:date="2019-04-15T08:59:00Z">
        <w:r w:rsidRPr="000E3DB5">
          <w:rPr>
            <w:rFonts w:eastAsia="SimSun" w:cs="Times New Roman"/>
            <w:sz w:val="24"/>
            <w:szCs w:val="24"/>
          </w:rPr>
          <w:tab/>
          <w:t xml:space="preserve">For attractiveness of person: main effect of valence was sig. F(2,74) = 40.6,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0.507, beauty perosn (638 + 56.8) faster than neutral (691 + 68), t(37) = -6.77, p(tukey) &lt; 0.001, and ugly person (705 + 73.5), t(37) = -8.54, p(tukey) &lt; 0.001, but no difference between neg and neutral, t(37) = -1.769, p = 0.187.</w:t>
        </w:r>
      </w:ins>
    </w:p>
    <w:p w14:paraId="52AC911D" w14:textId="77777777" w:rsidR="000E3DB5" w:rsidRPr="000E3DB5" w:rsidRDefault="000E3DB5" w:rsidP="000E3DB5">
      <w:pPr>
        <w:spacing w:line="480" w:lineRule="auto"/>
        <w:rPr>
          <w:ins w:id="769" w:author="Hu, C-P" w:date="2019-04-15T08:59:00Z"/>
          <w:rFonts w:eastAsia="SimSun" w:cs="Times New Roman"/>
          <w:sz w:val="24"/>
          <w:szCs w:val="24"/>
        </w:rPr>
      </w:pPr>
      <w:ins w:id="770" w:author="Hu, C-P" w:date="2019-04-15T08:59:00Z">
        <w:r w:rsidRPr="000E3DB5">
          <w:rPr>
            <w:rFonts w:eastAsia="SimSun" w:cs="Times New Roman"/>
            <w:sz w:val="24"/>
            <w:szCs w:val="24"/>
          </w:rPr>
          <w:tab/>
          <w:t xml:space="preserve">For attractiveness of scene: main effect of valence: F(2, 74) = 15.8,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0.278; beautiful scence ( 651 + 68) faster than neutral (696 + 77), t(37) = -4.88, p(tukey) &lt; 0.001, and ugly (696.4 +71.8), t(37) = -4.852, p(tukey) &lt; 0.001. But no difference between neutral and ugly, </w:t>
        </w:r>
        <w:proofErr w:type="gramStart"/>
        <w:r w:rsidRPr="000E3DB5">
          <w:rPr>
            <w:rFonts w:eastAsia="SimSun" w:cs="Times New Roman"/>
            <w:sz w:val="24"/>
            <w:szCs w:val="24"/>
          </w:rPr>
          <w:t>t(</w:t>
        </w:r>
        <w:proofErr w:type="gramEnd"/>
        <w:r w:rsidRPr="000E3DB5">
          <w:rPr>
            <w:rFonts w:eastAsia="SimSun" w:cs="Times New Roman"/>
            <w:sz w:val="24"/>
            <w:szCs w:val="24"/>
          </w:rPr>
          <w:t>37) = 0.032, p(tukey) = 0.999.</w:t>
        </w:r>
      </w:ins>
    </w:p>
    <w:p w14:paraId="4147E332" w14:textId="77777777" w:rsidR="000E3DB5" w:rsidRPr="000E3DB5" w:rsidRDefault="000E3DB5" w:rsidP="000E3DB5">
      <w:pPr>
        <w:spacing w:line="480" w:lineRule="auto"/>
        <w:rPr>
          <w:ins w:id="771" w:author="Hu, C-P" w:date="2019-04-15T08:59:00Z"/>
          <w:rFonts w:eastAsia="SimSun" w:cs="Times New Roman"/>
          <w:sz w:val="24"/>
          <w:szCs w:val="24"/>
        </w:rPr>
      </w:pPr>
      <w:ins w:id="772" w:author="Hu, C-P" w:date="2019-04-15T08:59:00Z">
        <w:r w:rsidRPr="000E3DB5">
          <w:rPr>
            <w:rFonts w:eastAsia="SimSun" w:cs="Times New Roman"/>
            <w:sz w:val="24"/>
            <w:szCs w:val="24"/>
          </w:rPr>
          <w:tab/>
          <w:t xml:space="preserve">For emotion: main effect of valence, </w:t>
        </w:r>
        <w:proofErr w:type="gramStart"/>
        <w:r w:rsidRPr="000E3DB5">
          <w:rPr>
            <w:rFonts w:eastAsia="SimSun" w:cs="Times New Roman"/>
            <w:sz w:val="24"/>
            <w:szCs w:val="24"/>
          </w:rPr>
          <w:t>F(</w:t>
        </w:r>
        <w:proofErr w:type="gramEnd"/>
        <w:r w:rsidRPr="000E3DB5">
          <w:rPr>
            <w:rFonts w:eastAsia="SimSun" w:cs="Times New Roman"/>
            <w:sz w:val="24"/>
            <w:szCs w:val="24"/>
          </w:rPr>
          <w:t xml:space="preserve">1.5, 55.6) = 9.325,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0.178. Positive emotional words (654 + 87) was faster than negative words (695 + 70), </w:t>
        </w:r>
        <w:proofErr w:type="gramStart"/>
        <w:r w:rsidRPr="000E3DB5">
          <w:rPr>
            <w:rFonts w:eastAsia="SimSun" w:cs="Times New Roman"/>
            <w:sz w:val="24"/>
            <w:szCs w:val="24"/>
          </w:rPr>
          <w:t>t(</w:t>
        </w:r>
        <w:proofErr w:type="gramEnd"/>
        <w:r w:rsidRPr="000E3DB5">
          <w:rPr>
            <w:rFonts w:eastAsia="SimSun" w:cs="Times New Roman"/>
            <w:sz w:val="24"/>
            <w:szCs w:val="24"/>
          </w:rPr>
          <w:t xml:space="preserve">1,37) = -4.084, p(tukey) &lt; 0.001; neutral condiotn (662 +58.6) is also faster than negative words, t(37) = -3.257, p(tukey) = 0.005. No difference between positive and neutral conditions, </w:t>
        </w:r>
        <w:proofErr w:type="gramStart"/>
        <w:r w:rsidRPr="000E3DB5">
          <w:rPr>
            <w:rFonts w:eastAsia="SimSun" w:cs="Times New Roman"/>
            <w:sz w:val="24"/>
            <w:szCs w:val="24"/>
          </w:rPr>
          <w:t>t(</w:t>
        </w:r>
        <w:proofErr w:type="gramEnd"/>
        <w:r w:rsidRPr="000E3DB5">
          <w:rPr>
            <w:rFonts w:eastAsia="SimSun" w:cs="Times New Roman"/>
            <w:sz w:val="24"/>
            <w:szCs w:val="24"/>
          </w:rPr>
          <w:t>37) = -0.827, p(tukey) = 0.687.</w:t>
        </w:r>
      </w:ins>
    </w:p>
    <w:p w14:paraId="27D3E7AD" w14:textId="4116418D" w:rsidR="000E3DB5" w:rsidRPr="000E3DB5" w:rsidRDefault="000E3DB5" w:rsidP="000E3DB5">
      <w:pPr>
        <w:spacing w:line="480" w:lineRule="auto"/>
        <w:rPr>
          <w:ins w:id="773" w:author="Hu, C-P" w:date="2019-04-15T08:59:00Z"/>
          <w:rFonts w:eastAsia="SimSun" w:cs="Times New Roman"/>
          <w:sz w:val="24"/>
          <w:szCs w:val="24"/>
        </w:rPr>
      </w:pPr>
      <w:ins w:id="774" w:author="Hu, C-P" w:date="2019-04-15T08:59:00Z">
        <w:r w:rsidRPr="000E3DB5">
          <w:rPr>
            <w:rFonts w:eastAsia="SimSun" w:cs="Times New Roman"/>
            <w:sz w:val="24"/>
            <w:szCs w:val="24"/>
          </w:rPr>
          <w:tab/>
          <w:t>The effect of stimuli under different valence:</w:t>
        </w:r>
      </w:ins>
      <w:ins w:id="775" w:author="Hu, C-P" w:date="2019-04-15T09:00:00Z">
        <w:r>
          <w:rPr>
            <w:rFonts w:eastAsia="SimSun" w:cs="Times New Roman"/>
            <w:sz w:val="24"/>
            <w:szCs w:val="24"/>
          </w:rPr>
          <w:t xml:space="preserve"> </w:t>
        </w:r>
      </w:ins>
      <w:ins w:id="776" w:author="Hu, C-P" w:date="2019-04-15T08:59:00Z">
        <w:r w:rsidRPr="000E3DB5">
          <w:rPr>
            <w:rFonts w:eastAsia="SimSun" w:cs="Times New Roman"/>
            <w:sz w:val="24"/>
            <w:szCs w:val="24"/>
          </w:rPr>
          <w:t xml:space="preserve">For positive valence: No main effect of stimuli category, </w:t>
        </w:r>
        <w:proofErr w:type="gramStart"/>
        <w:r w:rsidRPr="000E3DB5">
          <w:rPr>
            <w:rFonts w:eastAsia="SimSun" w:cs="Times New Roman"/>
            <w:sz w:val="24"/>
            <w:szCs w:val="24"/>
          </w:rPr>
          <w:t>F(</w:t>
        </w:r>
        <w:proofErr w:type="gramEnd"/>
        <w:r w:rsidRPr="000E3DB5">
          <w:rPr>
            <w:rFonts w:eastAsia="SimSun" w:cs="Times New Roman"/>
            <w:sz w:val="24"/>
            <w:szCs w:val="24"/>
          </w:rPr>
          <w:t xml:space="preserve">2.2,82.1) = 0.601, p = 0.568,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&lt; 0.0001; </w:t>
        </w:r>
      </w:ins>
    </w:p>
    <w:p w14:paraId="076B92D2" w14:textId="77777777" w:rsidR="000E3DB5" w:rsidRPr="000E3DB5" w:rsidRDefault="000E3DB5" w:rsidP="000E3DB5">
      <w:pPr>
        <w:spacing w:line="480" w:lineRule="auto"/>
        <w:rPr>
          <w:ins w:id="777" w:author="Hu, C-P" w:date="2019-04-15T08:59:00Z"/>
          <w:rFonts w:eastAsia="SimSun" w:cs="Times New Roman"/>
          <w:sz w:val="24"/>
          <w:szCs w:val="24"/>
        </w:rPr>
      </w:pPr>
      <w:ins w:id="778" w:author="Hu, C-P" w:date="2019-04-15T08:59:00Z">
        <w:r w:rsidRPr="000E3DB5">
          <w:rPr>
            <w:rFonts w:eastAsia="SimSun" w:cs="Times New Roman"/>
            <w:sz w:val="24"/>
            <w:szCs w:val="24"/>
          </w:rPr>
          <w:t xml:space="preserve">For Neutral valence: Main effect of sitmuli categoriz, </w:t>
        </w:r>
        <w:proofErr w:type="gramStart"/>
        <w:r w:rsidRPr="000E3DB5">
          <w:rPr>
            <w:rFonts w:eastAsia="SimSun" w:cs="Times New Roman"/>
            <w:sz w:val="24"/>
            <w:szCs w:val="24"/>
          </w:rPr>
          <w:t>F(</w:t>
        </w:r>
        <w:proofErr w:type="gramEnd"/>
        <w:r w:rsidRPr="000E3DB5">
          <w:rPr>
            <w:rFonts w:eastAsia="SimSun" w:cs="Times New Roman"/>
            <w:sz w:val="24"/>
            <w:szCs w:val="24"/>
          </w:rPr>
          <w:t xml:space="preserve">2.2, 80.5) = 3.7, p = 0.021,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0.07; Neutral emotion is faster than neutral scene, t(37) = 3.045, p(tukey) = 0.015.</w:t>
        </w:r>
      </w:ins>
    </w:p>
    <w:p w14:paraId="44EC33E4" w14:textId="77777777" w:rsidR="000E3DB5" w:rsidRPr="000E3DB5" w:rsidRDefault="000E3DB5" w:rsidP="000E3DB5">
      <w:pPr>
        <w:spacing w:line="480" w:lineRule="auto"/>
        <w:rPr>
          <w:ins w:id="779" w:author="Hu, C-P" w:date="2019-04-15T08:59:00Z"/>
          <w:rFonts w:eastAsia="SimSun" w:cs="Times New Roman"/>
          <w:sz w:val="24"/>
          <w:szCs w:val="24"/>
        </w:rPr>
      </w:pPr>
      <w:ins w:id="780" w:author="Hu, C-P" w:date="2019-04-15T08:59:00Z">
        <w:r w:rsidRPr="000E3DB5">
          <w:rPr>
            <w:rFonts w:eastAsia="SimSun" w:cs="Times New Roman"/>
            <w:sz w:val="24"/>
            <w:szCs w:val="24"/>
          </w:rPr>
          <w:t xml:space="preserve">For Negative valence: No main effect of stimuli, </w:t>
        </w:r>
        <w:proofErr w:type="gramStart"/>
        <w:r w:rsidRPr="000E3DB5">
          <w:rPr>
            <w:rFonts w:eastAsia="SimSun" w:cs="Times New Roman"/>
            <w:sz w:val="24"/>
            <w:szCs w:val="24"/>
          </w:rPr>
          <w:t>F(</w:t>
        </w:r>
        <w:proofErr w:type="gramEnd"/>
        <w:r w:rsidRPr="000E3DB5">
          <w:rPr>
            <w:rFonts w:eastAsia="SimSun" w:cs="Times New Roman"/>
            <w:sz w:val="24"/>
            <w:szCs w:val="24"/>
          </w:rPr>
          <w:t xml:space="preserve">2.33, 86.3) = 0.429, p = 0.683,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&lt; 0.0001.</w:t>
        </w:r>
      </w:ins>
    </w:p>
    <w:p w14:paraId="348F951C" w14:textId="77777777" w:rsidR="000E3DB5" w:rsidRPr="000E3DB5" w:rsidRDefault="000E3DB5">
      <w:pPr>
        <w:spacing w:line="480" w:lineRule="auto"/>
        <w:ind w:firstLine="720"/>
        <w:rPr>
          <w:ins w:id="781" w:author="Hu, C-P" w:date="2019-04-15T08:59:00Z"/>
          <w:rFonts w:eastAsia="SimSun" w:cs="Times New Roman"/>
          <w:sz w:val="24"/>
          <w:szCs w:val="24"/>
        </w:rPr>
        <w:pPrChange w:id="782" w:author="Hu, C-P" w:date="2019-04-15T09:00:00Z">
          <w:pPr>
            <w:spacing w:line="480" w:lineRule="auto"/>
          </w:pPr>
        </w:pPrChange>
      </w:pPr>
      <w:ins w:id="783" w:author="Hu, C-P" w:date="2019-04-15T08:59:00Z">
        <w:r w:rsidRPr="000E3DB5">
          <w:rPr>
            <w:rFonts w:eastAsia="SimSun" w:cs="Times New Roman"/>
            <w:sz w:val="24"/>
            <w:szCs w:val="24"/>
          </w:rPr>
          <w:t xml:space="preserve">For </w:t>
        </w:r>
        <w:r w:rsidRPr="000E3DB5">
          <w:rPr>
            <w:rFonts w:eastAsia="SimSun" w:cs="Times New Roman"/>
            <w:b/>
            <w:sz w:val="24"/>
            <w:szCs w:val="24"/>
          </w:rPr>
          <w:t>the mismatch trials</w:t>
        </w:r>
        <w:r w:rsidRPr="000E3DB5">
          <w:rPr>
            <w:rFonts w:eastAsia="SimSun" w:cs="Times New Roman"/>
            <w:sz w:val="24"/>
            <w:szCs w:val="24"/>
          </w:rPr>
          <w:t xml:space="preserve">, ANOVA did not show significant effect of stimuli categories, </w:t>
        </w:r>
        <w:proofErr w:type="gramStart"/>
        <w:r w:rsidRPr="000E3DB5">
          <w:rPr>
            <w:rFonts w:eastAsia="SimSun" w:cs="Times New Roman"/>
            <w:i/>
            <w:sz w:val="24"/>
            <w:szCs w:val="24"/>
          </w:rPr>
          <w:t>F</w:t>
        </w:r>
        <w:r w:rsidRPr="000E3DB5">
          <w:rPr>
            <w:rFonts w:eastAsia="SimSun" w:cs="Times New Roman"/>
            <w:sz w:val="24"/>
            <w:szCs w:val="24"/>
          </w:rPr>
          <w:t>(</w:t>
        </w:r>
        <w:proofErr w:type="gramEnd"/>
        <w:r w:rsidRPr="000E3DB5">
          <w:rPr>
            <w:rFonts w:eastAsia="SimSun" w:cs="Times New Roman"/>
            <w:sz w:val="24"/>
            <w:szCs w:val="24"/>
          </w:rPr>
          <w:t xml:space="preserve">1.78, 65.9) = 0.35, </w:t>
        </w:r>
        <w:r w:rsidRPr="000E3DB5">
          <w:rPr>
            <w:rFonts w:eastAsia="SimSun" w:cs="Times New Roman"/>
            <w:i/>
            <w:sz w:val="24"/>
            <w:szCs w:val="24"/>
          </w:rPr>
          <w:t>p</w:t>
        </w:r>
        <w:r w:rsidRPr="000E3DB5">
          <w:rPr>
            <w:rFonts w:eastAsia="SimSun" w:cs="Times New Roman"/>
            <w:sz w:val="24"/>
            <w:szCs w:val="24"/>
          </w:rPr>
          <w:t xml:space="preserve"> = 0.789,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&lt; 0.001. There was significant main effect of valence, </w:t>
        </w:r>
        <w:proofErr w:type="gramStart"/>
        <w:r w:rsidRPr="000E3DB5">
          <w:rPr>
            <w:rFonts w:eastAsia="SimSun" w:cs="Times New Roman"/>
            <w:i/>
            <w:sz w:val="24"/>
            <w:szCs w:val="24"/>
          </w:rPr>
          <w:t>F</w:t>
        </w:r>
        <w:r w:rsidRPr="000E3DB5">
          <w:rPr>
            <w:rFonts w:eastAsia="SimSun" w:cs="Times New Roman"/>
            <w:sz w:val="24"/>
            <w:szCs w:val="24"/>
          </w:rPr>
          <w:t>(</w:t>
        </w:r>
        <w:proofErr w:type="gramEnd"/>
        <w:r w:rsidRPr="000E3DB5">
          <w:rPr>
            <w:rFonts w:eastAsia="SimSun" w:cs="Times New Roman"/>
            <w:sz w:val="24"/>
            <w:szCs w:val="24"/>
          </w:rPr>
          <w:t xml:space="preserve">2,74) = 11.91, </w:t>
        </w:r>
        <w:r w:rsidRPr="000E3DB5">
          <w:rPr>
            <w:rFonts w:eastAsia="SimSun" w:cs="Times New Roman"/>
            <w:i/>
            <w:sz w:val="24"/>
            <w:szCs w:val="24"/>
          </w:rPr>
          <w:t>p</w:t>
        </w:r>
        <w:r w:rsidRPr="000E3DB5">
          <w:rPr>
            <w:rFonts w:eastAsia="SimSun" w:cs="Times New Roman"/>
            <w:sz w:val="24"/>
            <w:szCs w:val="24"/>
          </w:rPr>
          <w:t xml:space="preserve"> &lt; .001,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0.221, 95% CI []), and </w:t>
        </w:r>
        <w:r w:rsidRPr="000E3DB5">
          <w:rPr>
            <w:rFonts w:eastAsia="SimSun" w:cs="Times New Roman"/>
            <w:b/>
            <w:sz w:val="24"/>
            <w:szCs w:val="24"/>
          </w:rPr>
          <w:t xml:space="preserve"> </w:t>
        </w:r>
        <w:r w:rsidRPr="000E3DB5">
          <w:rPr>
            <w:rFonts w:eastAsia="SimSun" w:cs="Times New Roman"/>
            <w:sz w:val="24"/>
            <w:szCs w:val="24"/>
          </w:rPr>
          <w:t>a significant interaction (</w:t>
        </w:r>
        <w:r w:rsidRPr="000E3DB5">
          <w:rPr>
            <w:rFonts w:eastAsia="SimSun" w:cs="Times New Roman"/>
            <w:i/>
            <w:sz w:val="24"/>
            <w:szCs w:val="24"/>
          </w:rPr>
          <w:t>F</w:t>
        </w:r>
        <w:r w:rsidRPr="000E3DB5">
          <w:rPr>
            <w:rFonts w:eastAsia="SimSun" w:cs="Times New Roman"/>
            <w:sz w:val="24"/>
            <w:szCs w:val="24"/>
          </w:rPr>
          <w:t xml:space="preserve">(4.37, 161.9) = 5.52, </w:t>
        </w:r>
        <w:r w:rsidRPr="000E3DB5">
          <w:rPr>
            <w:rFonts w:eastAsia="SimSun" w:cs="Times New Roman"/>
            <w:i/>
            <w:sz w:val="24"/>
            <w:szCs w:val="24"/>
          </w:rPr>
          <w:t>p</w:t>
        </w:r>
        <w:r w:rsidRPr="000E3DB5">
          <w:rPr>
            <w:rFonts w:eastAsia="SimSun" w:cs="Times New Roman"/>
            <w:sz w:val="24"/>
            <w:szCs w:val="24"/>
          </w:rPr>
          <w:t xml:space="preserve"> &lt; 0.001,</w:t>
        </w:r>
        <w:r w:rsidRPr="000E3DB5">
          <w:rPr>
            <w:rFonts w:eastAsia="SimSun" w:cs="Times New Roman"/>
            <w:i/>
            <w:sz w:val="24"/>
            <w:szCs w:val="24"/>
          </w:rPr>
          <w:t xml:space="preserve">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0.106,  95% CI []).</w:t>
        </w:r>
      </w:ins>
    </w:p>
    <w:p w14:paraId="03582080" w14:textId="77777777" w:rsidR="000E3DB5" w:rsidRPr="000E3DB5" w:rsidRDefault="000E3DB5">
      <w:pPr>
        <w:spacing w:line="480" w:lineRule="auto"/>
        <w:ind w:firstLine="720"/>
        <w:rPr>
          <w:ins w:id="784" w:author="Hu, C-P" w:date="2019-04-15T08:59:00Z"/>
          <w:rFonts w:eastAsia="SimSun" w:cs="Times New Roman"/>
          <w:sz w:val="24"/>
          <w:szCs w:val="24"/>
        </w:rPr>
        <w:pPrChange w:id="785" w:author="Hu, C-P" w:date="2019-04-15T09:01:00Z">
          <w:pPr>
            <w:spacing w:line="480" w:lineRule="auto"/>
          </w:pPr>
        </w:pPrChange>
      </w:pPr>
      <w:ins w:id="786" w:author="Hu, C-P" w:date="2019-04-15T08:59:00Z">
        <w:r w:rsidRPr="000E3DB5">
          <w:rPr>
            <w:rFonts w:eastAsia="SimSun" w:cs="Times New Roman"/>
            <w:sz w:val="24"/>
            <w:szCs w:val="24"/>
          </w:rPr>
          <w:t xml:space="preserve">For moral condition, no main effect for mismatched trials: </w:t>
        </w:r>
        <w:proofErr w:type="gramStart"/>
        <w:r w:rsidRPr="000E3DB5">
          <w:rPr>
            <w:rFonts w:eastAsia="SimSun" w:cs="Times New Roman"/>
            <w:sz w:val="24"/>
            <w:szCs w:val="24"/>
          </w:rPr>
          <w:t>F(</w:t>
        </w:r>
        <w:proofErr w:type="gramEnd"/>
        <w:r w:rsidRPr="000E3DB5">
          <w:rPr>
            <w:rFonts w:eastAsia="SimSun" w:cs="Times New Roman"/>
            <w:sz w:val="24"/>
            <w:szCs w:val="24"/>
          </w:rPr>
          <w:t xml:space="preserve">2,74) = 1.651, p = 0.199,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0.017</w:t>
        </w:r>
      </w:ins>
    </w:p>
    <w:p w14:paraId="66E3935B" w14:textId="77777777" w:rsidR="000E3DB5" w:rsidRPr="000E3DB5" w:rsidRDefault="000E3DB5">
      <w:pPr>
        <w:spacing w:line="480" w:lineRule="auto"/>
        <w:ind w:firstLine="720"/>
        <w:rPr>
          <w:ins w:id="787" w:author="Hu, C-P" w:date="2019-04-15T08:59:00Z"/>
          <w:rFonts w:eastAsia="SimSun" w:cs="Times New Roman"/>
          <w:sz w:val="24"/>
          <w:szCs w:val="24"/>
        </w:rPr>
        <w:pPrChange w:id="788" w:author="Hu, C-P" w:date="2019-04-15T09:01:00Z">
          <w:pPr>
            <w:spacing w:line="480" w:lineRule="auto"/>
          </w:pPr>
        </w:pPrChange>
      </w:pPr>
      <w:ins w:id="789" w:author="Hu, C-P" w:date="2019-04-15T08:59:00Z">
        <w:r w:rsidRPr="000E3DB5">
          <w:rPr>
            <w:rFonts w:eastAsia="SimSun" w:cs="Times New Roman"/>
            <w:sz w:val="24"/>
            <w:szCs w:val="24"/>
          </w:rPr>
          <w:t xml:space="preserve">For personal attractiveness, main effect for mismathced trials: F(2,74) = 20.42,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0.335; beatiful person (709 + 55.8) is faster than neutral (741 + 49), t(37) = -6.17, p(tukey) &lt; 0.001, and ugly person ( 732 + 59), t(37) = -4.5, p(tukey) &lt; 0.001. No difference between neutral and ugly person, </w:t>
        </w:r>
        <w:proofErr w:type="gramStart"/>
        <w:r w:rsidRPr="000E3DB5">
          <w:rPr>
            <w:rFonts w:eastAsia="SimSun" w:cs="Times New Roman"/>
            <w:sz w:val="24"/>
            <w:szCs w:val="24"/>
          </w:rPr>
          <w:t>t(</w:t>
        </w:r>
        <w:proofErr w:type="gramEnd"/>
        <w:r w:rsidRPr="000E3DB5">
          <w:rPr>
            <w:rFonts w:eastAsia="SimSun" w:cs="Times New Roman"/>
            <w:sz w:val="24"/>
            <w:szCs w:val="24"/>
          </w:rPr>
          <w:t>37)  = .166, p(tukey) = 0.227.</w:t>
        </w:r>
      </w:ins>
    </w:p>
    <w:p w14:paraId="4399077D" w14:textId="77777777" w:rsidR="000E3DB5" w:rsidRPr="000E3DB5" w:rsidRDefault="000E3DB5" w:rsidP="000E3DB5">
      <w:pPr>
        <w:spacing w:line="480" w:lineRule="auto"/>
        <w:rPr>
          <w:ins w:id="790" w:author="Hu, C-P" w:date="2019-04-15T08:59:00Z"/>
          <w:rFonts w:eastAsia="SimSun" w:cs="Times New Roman"/>
          <w:sz w:val="24"/>
          <w:szCs w:val="24"/>
        </w:rPr>
      </w:pPr>
      <w:ins w:id="791" w:author="Hu, C-P" w:date="2019-04-15T08:59:00Z">
        <w:r w:rsidRPr="000E3DB5">
          <w:rPr>
            <w:rFonts w:eastAsia="SimSun" w:cs="Times New Roman"/>
            <w:sz w:val="24"/>
            <w:szCs w:val="24"/>
          </w:rPr>
          <w:t xml:space="preserve">For scene attractiveness, main effect for mismatched trials: </w:t>
        </w:r>
        <w:proofErr w:type="gramStart"/>
        <w:r w:rsidRPr="000E3DB5">
          <w:rPr>
            <w:rFonts w:eastAsia="SimSun" w:cs="Times New Roman"/>
            <w:sz w:val="24"/>
            <w:szCs w:val="24"/>
          </w:rPr>
          <w:t>F(</w:t>
        </w:r>
        <w:proofErr w:type="gramEnd"/>
        <w:r w:rsidRPr="000E3DB5">
          <w:rPr>
            <w:rFonts w:eastAsia="SimSun" w:cs="Times New Roman"/>
            <w:sz w:val="24"/>
            <w:szCs w:val="24"/>
          </w:rPr>
          <w:t xml:space="preserve">2, 74) = 6.8, p = 0.002, </w:t>
        </w:r>
      </w:ins>
    </w:p>
    <w:p w14:paraId="60C122CC" w14:textId="77777777" w:rsidR="000E3DB5" w:rsidRPr="000E3DB5" w:rsidRDefault="000E3DB5" w:rsidP="000E3DB5">
      <w:pPr>
        <w:spacing w:line="480" w:lineRule="auto"/>
        <w:rPr>
          <w:ins w:id="792" w:author="Hu, C-P" w:date="2019-04-15T08:59:00Z"/>
          <w:rFonts w:eastAsia="SimSun" w:cs="Times New Roman"/>
          <w:sz w:val="24"/>
          <w:szCs w:val="24"/>
        </w:rPr>
      </w:pPr>
      <w:ins w:id="793" w:author="Hu, C-P" w:date="2019-04-15T08:59:00Z">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0.131. beautiful scene (722 + 63.9) is faster than neutral scene (745 + 55.5), t(37) = -3.64, p(tukey) = 0.001; no difference between beautiful scene and ugly scence ( 731 + 60), t (37) = -1.29, p(tukey) = 0.404; no differences between neutral and ugly scence, t(37) = 2.347, p(tukey) = 0.056.</w:t>
        </w:r>
      </w:ins>
    </w:p>
    <w:p w14:paraId="6C60C486" w14:textId="77777777" w:rsidR="000E3DB5" w:rsidRPr="000E3DB5" w:rsidRDefault="000E3DB5" w:rsidP="000E3DB5">
      <w:pPr>
        <w:spacing w:line="480" w:lineRule="auto"/>
        <w:rPr>
          <w:ins w:id="794" w:author="Hu, C-P" w:date="2019-04-15T08:59:00Z"/>
          <w:rFonts w:eastAsia="SimSun" w:cs="Times New Roman"/>
          <w:sz w:val="24"/>
          <w:szCs w:val="24"/>
        </w:rPr>
      </w:pPr>
      <w:ins w:id="795" w:author="Hu, C-P" w:date="2019-04-15T08:59:00Z">
        <w:r w:rsidRPr="000E3DB5">
          <w:rPr>
            <w:rFonts w:eastAsia="SimSun" w:cs="Times New Roman"/>
            <w:sz w:val="24"/>
            <w:szCs w:val="24"/>
          </w:rPr>
          <w:t xml:space="preserve">      For emotion, no main effect of valence for mismatched trials, </w:t>
        </w:r>
        <w:proofErr w:type="gramStart"/>
        <w:r w:rsidRPr="000E3DB5">
          <w:rPr>
            <w:rFonts w:eastAsia="SimSun" w:cs="Times New Roman"/>
            <w:sz w:val="24"/>
            <w:szCs w:val="24"/>
          </w:rPr>
          <w:t>F(</w:t>
        </w:r>
        <w:proofErr w:type="gramEnd"/>
        <w:r w:rsidRPr="000E3DB5">
          <w:rPr>
            <w:rFonts w:eastAsia="SimSun" w:cs="Times New Roman"/>
            <w:sz w:val="24"/>
            <w:szCs w:val="24"/>
          </w:rPr>
          <w:t xml:space="preserve">2,74) = 0.468, p = 0.628,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&lt; 0.0001. </w:t>
        </w:r>
      </w:ins>
    </w:p>
    <w:p w14:paraId="26A41661" w14:textId="3BE858C4" w:rsidR="000716AA" w:rsidRDefault="000716AA" w:rsidP="000716AA">
      <w:pPr>
        <w:spacing w:line="480" w:lineRule="auto"/>
        <w:rPr>
          <w:ins w:id="796" w:author="Hu, C-P" w:date="2019-04-15T08:55:00Z"/>
          <w:rFonts w:eastAsia="SimSun" w:cs="Times New Roman"/>
          <w:sz w:val="24"/>
          <w:szCs w:val="24"/>
        </w:rPr>
      </w:pPr>
    </w:p>
    <w:p w14:paraId="5562AFE4" w14:textId="28900F09" w:rsidR="00A62B95" w:rsidRDefault="00CC5ABF">
      <w:pPr>
        <w:pStyle w:val="Heading2"/>
        <w:spacing w:line="480" w:lineRule="auto"/>
        <w:jc w:val="center"/>
        <w:rPr>
          <w:rFonts w:ascii="Times New Roman" w:eastAsia="SimSun" w:hAnsi="Times New Roman" w:cs="Times New Roman"/>
          <w:sz w:val="24"/>
          <w:szCs w:val="24"/>
        </w:rPr>
        <w:pPrChange w:id="797" w:author="Hu, C-P" w:date="2019-04-14T08:41:00Z">
          <w:pPr>
            <w:pStyle w:val="Heading2"/>
            <w:jc w:val="center"/>
          </w:pPr>
        </w:pPrChange>
      </w:pPr>
      <w:r>
        <w:rPr>
          <w:rFonts w:ascii="Times New Roman" w:eastAsia="SimSun" w:hAnsi="Times New Roman" w:cs="Times New Roman"/>
          <w:sz w:val="24"/>
          <w:szCs w:val="24"/>
        </w:rPr>
        <w:t>Cross-experiment analysis</w:t>
      </w:r>
    </w:p>
    <w:p w14:paraId="011AE3D2" w14:textId="1D3BF0C5" w:rsidR="00992DB4" w:rsidRDefault="00D624C5" w:rsidP="00BA3F62">
      <w:pPr>
        <w:spacing w:line="480" w:lineRule="auto"/>
        <w:ind w:firstLine="720"/>
        <w:rPr>
          <w:rFonts w:eastAsia="SimSun" w:cs="Times New Roman"/>
          <w:sz w:val="24"/>
          <w:szCs w:val="24"/>
        </w:rPr>
      </w:pPr>
      <w:r>
        <w:rPr>
          <w:rFonts w:eastAsia="SimSun" w:cs="Times New Roman"/>
          <w:sz w:val="24"/>
          <w:szCs w:val="24"/>
        </w:rPr>
        <w:t xml:space="preserve">To </w:t>
      </w:r>
      <w:r w:rsidR="00F97459">
        <w:rPr>
          <w:rFonts w:eastAsia="SimSun" w:cs="Times New Roman"/>
          <w:sz w:val="24"/>
          <w:szCs w:val="24"/>
        </w:rPr>
        <w:t>get a better estimation of the</w:t>
      </w:r>
      <w:r w:rsidR="00F12EC0">
        <w:rPr>
          <w:rFonts w:eastAsia="SimSun" w:cs="Times New Roman"/>
          <w:sz w:val="24"/>
          <w:szCs w:val="24"/>
        </w:rPr>
        <w:t xml:space="preserve"> effect in the</w:t>
      </w:r>
      <w:r w:rsidR="00F97459">
        <w:rPr>
          <w:rFonts w:eastAsia="SimSun" w:cs="Times New Roman"/>
          <w:sz w:val="24"/>
          <w:szCs w:val="24"/>
        </w:rPr>
        <w:t xml:space="preserve"> current</w:t>
      </w:r>
      <w:r>
        <w:rPr>
          <w:rFonts w:eastAsia="SimSun" w:cs="Times New Roman"/>
          <w:sz w:val="24"/>
          <w:szCs w:val="24"/>
        </w:rPr>
        <w:t xml:space="preserve"> study, we </w:t>
      </w:r>
      <w:r w:rsidR="00992DB4">
        <w:rPr>
          <w:rFonts w:eastAsia="SimSun" w:cs="Times New Roman"/>
          <w:sz w:val="24"/>
          <w:szCs w:val="24"/>
        </w:rPr>
        <w:t xml:space="preserve">combined the data of our </w:t>
      </w:r>
      <w:del w:id="798" w:author="Hu, C-P" w:date="2019-03-22T08:03:00Z">
        <w:r w:rsidR="00E921F9" w:rsidDel="007B3540">
          <w:rPr>
            <w:rFonts w:eastAsia="SimSun" w:cs="Times New Roman"/>
            <w:sz w:val="24"/>
            <w:szCs w:val="24"/>
          </w:rPr>
          <w:delText xml:space="preserve">6 </w:delText>
        </w:r>
      </w:del>
      <w:ins w:id="799" w:author="Hu, C-P" w:date="2019-04-15T08:53:00Z">
        <w:r w:rsidR="00E21A07">
          <w:rPr>
            <w:rFonts w:eastAsia="SimSun" w:cs="Times New Roman"/>
            <w:sz w:val="24"/>
            <w:szCs w:val="24"/>
          </w:rPr>
          <w:t>1</w:t>
        </w:r>
      </w:ins>
      <w:ins w:id="800" w:author="Hu, C-P" w:date="2019-04-15T09:01:00Z">
        <w:r w:rsidR="00CC6AD3">
          <w:rPr>
            <w:rFonts w:eastAsia="SimSun" w:cs="Times New Roman"/>
            <w:sz w:val="24"/>
            <w:szCs w:val="24"/>
          </w:rPr>
          <w:t>1</w:t>
        </w:r>
      </w:ins>
      <w:ins w:id="801" w:author="Hu, C-P" w:date="2019-03-22T08:03:00Z">
        <w:r w:rsidR="007B3540">
          <w:rPr>
            <w:rFonts w:eastAsia="SimSun" w:cs="Times New Roman"/>
            <w:sz w:val="24"/>
            <w:szCs w:val="24"/>
          </w:rPr>
          <w:t xml:space="preserve"> </w:t>
        </w:r>
      </w:ins>
      <w:r w:rsidR="00E921F9">
        <w:rPr>
          <w:rFonts w:eastAsia="SimSun" w:cs="Times New Roman"/>
          <w:sz w:val="24"/>
          <w:szCs w:val="24"/>
        </w:rPr>
        <w:t xml:space="preserve">experiments and from 2 </w:t>
      </w:r>
      <w:del w:id="802" w:author="Hu, C-P" w:date="2018-11-07T07:29:00Z">
        <w:r w:rsidR="00E921F9" w:rsidDel="001F31EC">
          <w:rPr>
            <w:rFonts w:eastAsia="SimSun" w:cs="Times New Roman"/>
            <w:sz w:val="24"/>
            <w:szCs w:val="24"/>
          </w:rPr>
          <w:delText xml:space="preserve">studies </w:delText>
        </w:r>
      </w:del>
      <w:ins w:id="803" w:author="Hu, C-P" w:date="2018-11-07T07:29:00Z">
        <w:r w:rsidR="001F31EC">
          <w:rPr>
            <w:rFonts w:eastAsia="SimSun" w:cs="Times New Roman"/>
            <w:sz w:val="24"/>
            <w:szCs w:val="24"/>
          </w:rPr>
          <w:t xml:space="preserve">experiment </w:t>
        </w:r>
      </w:ins>
      <w:r w:rsidR="00E921F9">
        <w:rPr>
          <w:rFonts w:eastAsia="SimSun" w:cs="Times New Roman"/>
          <w:sz w:val="24"/>
          <w:szCs w:val="24"/>
        </w:rPr>
        <w:t xml:space="preserve">from another study </w:t>
      </w:r>
      <w:r w:rsidR="00E921F9">
        <w:rPr>
          <w:rFonts w:eastAsia="SimSun" w:cs="Times New Roman"/>
          <w:sz w:val="24"/>
          <w:szCs w:val="24"/>
        </w:rPr>
        <w:fldChar w:fldCharType="begin"/>
      </w:r>
      <w:r w:rsidR="00E921F9">
        <w:rPr>
          <w:rFonts w:eastAsia="SimSun" w:cs="Times New Roman"/>
          <w:sz w:val="24"/>
          <w:szCs w:val="24"/>
        </w:rPr>
        <w:instrText xml:space="preserve"> ADDIN EN.CITE &lt;EndNote&gt;&lt;Cite&gt;&lt;Author&gt;Hu&lt;/Author&gt;&lt;Year&gt;in Prep&lt;/Year&gt;&lt;RecNum&gt;16617&lt;/RecNum&gt;&lt;DisplayText&gt;(Hu, Lan, Macrae, &amp;amp; Sui, in Prep)&lt;/DisplayText&gt;&lt;record&gt;&lt;rec-number&gt;16617&lt;/rec-number&gt;&lt;foreign-keys&gt;&lt;key app="EN" db-id="2rwpxrts1esv2metztzveppdex90zxxxaspz" timestamp="1540710334"&gt;16617&lt;/key&gt;&lt;/foreign-keys&gt;&lt;ref-type name="Journal Article"&gt;17&lt;/ref-type&gt;&lt;contributors&gt;&lt;authors&gt;&lt;author&gt;Chuan-Peng Hu&lt;/author&gt;&lt;author&gt;Yuxuan Lan&lt;/author&gt;&lt;author&gt;C. Neil Macrae&lt;/author&gt;&lt;author&gt;Jie Sui&lt;/author&gt;&lt;/authors&gt;&lt;/contributors&gt;&lt;titles&gt;&lt;title&gt;The moral me first: Prioritized response to the moral self in perceptual decision-making&lt;/title&gt;&lt;/titles&gt;&lt;dates&gt;&lt;year&gt;in Prep&lt;/year&gt;&lt;/dates&gt;&lt;urls&gt;&lt;/urls&gt;&lt;/record&gt;&lt;/Cite&gt;&lt;/EndNote&gt;</w:instrText>
      </w:r>
      <w:r w:rsidR="00E921F9">
        <w:rPr>
          <w:rFonts w:eastAsia="SimSun" w:cs="Times New Roman"/>
          <w:sz w:val="24"/>
          <w:szCs w:val="24"/>
        </w:rPr>
        <w:fldChar w:fldCharType="separate"/>
      </w:r>
      <w:r w:rsidR="00E921F9">
        <w:rPr>
          <w:rFonts w:eastAsia="SimSun" w:cs="Times New Roman"/>
          <w:noProof/>
          <w:sz w:val="24"/>
          <w:szCs w:val="24"/>
        </w:rPr>
        <w:t>(</w:t>
      </w:r>
      <w:hyperlink w:anchor="_ENREF_13" w:tooltip="Hu, in Prep #16617" w:history="1">
        <w:r w:rsidR="00312133">
          <w:rPr>
            <w:rFonts w:eastAsia="SimSun" w:cs="Times New Roman"/>
            <w:noProof/>
            <w:sz w:val="24"/>
            <w:szCs w:val="24"/>
          </w:rPr>
          <w:t>Hu, Lan, Macrae, &amp; Sui, in Prep</w:t>
        </w:r>
      </w:hyperlink>
      <w:r w:rsidR="00E921F9">
        <w:rPr>
          <w:rFonts w:eastAsia="SimSun" w:cs="Times New Roman"/>
          <w:noProof/>
          <w:sz w:val="24"/>
          <w:szCs w:val="24"/>
        </w:rPr>
        <w:t>)</w:t>
      </w:r>
      <w:r w:rsidR="00E921F9">
        <w:rPr>
          <w:rFonts w:eastAsia="SimSun" w:cs="Times New Roman"/>
          <w:sz w:val="24"/>
          <w:szCs w:val="24"/>
        </w:rPr>
        <w:fldChar w:fldCharType="end"/>
      </w:r>
      <w:r w:rsidR="00992DB4">
        <w:rPr>
          <w:rFonts w:eastAsia="SimSun" w:cs="Times New Roman"/>
          <w:sz w:val="24"/>
          <w:szCs w:val="24"/>
        </w:rPr>
        <w:t xml:space="preserve">. </w:t>
      </w:r>
    </w:p>
    <w:p w14:paraId="1A1AAF9B" w14:textId="580594F9" w:rsidR="00992DB4" w:rsidRDefault="00992DB4" w:rsidP="00BA3F62">
      <w:pPr>
        <w:spacing w:line="480" w:lineRule="auto"/>
        <w:ind w:firstLine="720"/>
        <w:rPr>
          <w:rFonts w:eastAsia="SimSun" w:cs="Times New Roman"/>
          <w:sz w:val="24"/>
          <w:szCs w:val="24"/>
        </w:rPr>
      </w:pPr>
      <w:r>
        <w:rPr>
          <w:rFonts w:eastAsia="SimSun" w:cs="Times New Roman"/>
          <w:sz w:val="24"/>
          <w:szCs w:val="24"/>
        </w:rPr>
        <w:t>First, we conducted repeated measure ANOVAs for the psychological distance across all experiment, to check the validity of psychological distance. We predicted that the distance between self and good person should be the shortest, while self and bad-person would show longest distance.</w:t>
      </w:r>
    </w:p>
    <w:p w14:paraId="75308AC9" w14:textId="4122F8E1" w:rsidR="00D624C5" w:rsidRDefault="00992DB4" w:rsidP="00BA3F62">
      <w:pPr>
        <w:spacing w:line="480" w:lineRule="auto"/>
        <w:ind w:firstLine="720"/>
        <w:rPr>
          <w:rFonts w:eastAsia="SimSun" w:cs="Times New Roman"/>
          <w:sz w:val="24"/>
          <w:szCs w:val="24"/>
        </w:rPr>
      </w:pPr>
      <w:r>
        <w:rPr>
          <w:rFonts w:eastAsia="SimSun" w:cs="Times New Roman"/>
          <w:sz w:val="24"/>
          <w:szCs w:val="24"/>
        </w:rPr>
        <w:t xml:space="preserve">Second, we </w:t>
      </w:r>
      <w:r w:rsidR="00D624C5">
        <w:rPr>
          <w:rFonts w:eastAsia="SimSun" w:cs="Times New Roman"/>
          <w:sz w:val="24"/>
          <w:szCs w:val="24"/>
        </w:rPr>
        <w:t xml:space="preserve">conducted random effect model meta-analysis of </w:t>
      </w:r>
      <w:r w:rsidR="006B0C7C">
        <w:rPr>
          <w:rFonts w:eastAsia="SimSun" w:cs="Times New Roman"/>
          <w:sz w:val="24"/>
          <w:szCs w:val="24"/>
        </w:rPr>
        <w:t xml:space="preserve">the effect size of </w:t>
      </w:r>
      <w:r w:rsidR="006B0C7C" w:rsidRPr="00DD6A14">
        <w:rPr>
          <w:rFonts w:eastAsia="SimSun" w:cs="Times New Roman"/>
          <w:i/>
          <w:sz w:val="24"/>
          <w:szCs w:val="24"/>
        </w:rPr>
        <w:t>d</w:t>
      </w:r>
      <w:r w:rsidR="006B0C7C">
        <w:rPr>
          <w:rFonts w:eastAsia="SimSun" w:cs="Times New Roman"/>
          <w:sz w:val="24"/>
          <w:szCs w:val="24"/>
        </w:rPr>
        <w:t xml:space="preserve">’ and RTs across </w:t>
      </w:r>
      <w:r>
        <w:rPr>
          <w:rFonts w:eastAsia="SimSun" w:cs="Times New Roman"/>
          <w:sz w:val="24"/>
          <w:szCs w:val="24"/>
        </w:rPr>
        <w:t>our</w:t>
      </w:r>
      <w:r w:rsidR="00D624C5">
        <w:rPr>
          <w:rFonts w:eastAsia="SimSun" w:cs="Times New Roman"/>
          <w:sz w:val="24"/>
          <w:szCs w:val="24"/>
        </w:rPr>
        <w:t xml:space="preserve"> </w:t>
      </w:r>
      <w:del w:id="804" w:author="Hu, C-P" w:date="2019-03-26T08:47:00Z">
        <w:r w:rsidR="00D624C5" w:rsidDel="00E01150">
          <w:rPr>
            <w:rFonts w:eastAsia="SimSun" w:cs="Times New Roman"/>
            <w:sz w:val="24"/>
            <w:szCs w:val="24"/>
          </w:rPr>
          <w:delText xml:space="preserve">four </w:delText>
        </w:r>
      </w:del>
      <w:ins w:id="805" w:author="Hu, C-P" w:date="2019-03-26T08:47:00Z">
        <w:r w:rsidR="00E01150">
          <w:rPr>
            <w:rFonts w:eastAsia="SimSun" w:cs="Times New Roman"/>
            <w:sz w:val="24"/>
            <w:szCs w:val="24"/>
          </w:rPr>
          <w:t xml:space="preserve">10 </w:t>
        </w:r>
      </w:ins>
      <w:r w:rsidR="00D624C5">
        <w:rPr>
          <w:rFonts w:eastAsia="SimSun" w:cs="Times New Roman"/>
          <w:sz w:val="24"/>
          <w:szCs w:val="24"/>
        </w:rPr>
        <w:t xml:space="preserve">experiments. </w:t>
      </w:r>
      <w:r w:rsidR="00592AD8">
        <w:rPr>
          <w:rFonts w:eastAsia="SimSun" w:cs="Times New Roman"/>
          <w:sz w:val="24"/>
          <w:szCs w:val="24"/>
        </w:rPr>
        <w:t xml:space="preserve">Mini meta-analysis has been shown to be an effective way to get more precise and stable estimation of effect </w:t>
      </w:r>
      <w:r w:rsidR="00592AD8">
        <w:rPr>
          <w:rFonts w:eastAsia="SimSun" w:cs="Times New Roman"/>
          <w:sz w:val="24"/>
          <w:szCs w:val="24"/>
        </w:rPr>
        <w:fldChar w:fldCharType="begin"/>
      </w:r>
      <w:r w:rsidR="00592AD8">
        <w:rPr>
          <w:rFonts w:eastAsia="SimSun" w:cs="Times New Roman"/>
          <w:sz w:val="24"/>
          <w:szCs w:val="24"/>
        </w:rPr>
        <w:instrText xml:space="preserve"> ADDIN EN.CITE &lt;EndNote&gt;&lt;Cite&gt;&lt;Author&gt;Goh&lt;/Author&gt;&lt;Year&gt;2016&lt;/Year&gt;&lt;RecNum&gt;12372&lt;/RecNum&gt;&lt;DisplayText&gt;(Goh, Hall, &amp;amp; Rosenthal, 2016)&lt;/DisplayText&gt;&lt;record&gt;&lt;rec-number&gt;12372&lt;/rec-number&gt;&lt;foreign-keys&gt;&lt;key app="EN" db-id="2rwpxrts1esv2metztzveppdex90zxxxaspz" timestamp="1490586212"&gt;12372&lt;/key&gt;&lt;/foreign-keys&gt;&lt;ref-type name="Journal Article"&gt;17&lt;/ref-type&gt;&lt;contributors&gt;&lt;authors&gt;&lt;author&gt;Goh, Jin X.&lt;/author&gt;&lt;author&gt;Hall, Judith A.&lt;/author&gt;&lt;author&gt;Rosenthal, Robert&lt;/author&gt;&lt;/authors&gt;&lt;/contributors&gt;&lt;titles&gt;&lt;title&gt;Mini Meta-Analysis of Your Own Studies: Some Arguments on Why and a Primer on How&lt;/title&gt;&lt;secondary-title&gt;Social and Personality Psychology Compass&lt;/secondary-title&gt;&lt;/titles&gt;&lt;periodical&gt;&lt;full-title&gt;Social and Personality Psychology Compass&lt;/full-title&gt;&lt;/periodical&gt;&lt;pages&gt;535-549&lt;/pages&gt;&lt;volume&gt;10&lt;/volume&gt;&lt;number&gt;10&lt;/number&gt;&lt;dates&gt;&lt;year&gt;2016&lt;/year&gt;&lt;/dates&gt;&lt;isbn&gt;1751-9004&lt;/isbn&gt;&lt;urls&gt;&lt;related-urls&gt;&lt;url&gt;http://dx.doi.org/10.1111/spc3.12267&lt;/url&gt;&lt;/related-urls&gt;&lt;/urls&gt;&lt;electronic-resource-num&gt;10.1111/spc3.12267&lt;/electronic-resource-num&gt;&lt;modified-date&gt;Spco-0769.r1&lt;/modified-date&gt;&lt;/record&gt;&lt;/Cite&gt;&lt;/EndNote&gt;</w:instrText>
      </w:r>
      <w:r w:rsidR="00592AD8">
        <w:rPr>
          <w:rFonts w:eastAsia="SimSun" w:cs="Times New Roman"/>
          <w:sz w:val="24"/>
          <w:szCs w:val="24"/>
        </w:rPr>
        <w:fldChar w:fldCharType="separate"/>
      </w:r>
      <w:r w:rsidR="00592AD8">
        <w:rPr>
          <w:rFonts w:eastAsia="SimSun" w:cs="Times New Roman"/>
          <w:noProof/>
          <w:sz w:val="24"/>
          <w:szCs w:val="24"/>
        </w:rPr>
        <w:t>(</w:t>
      </w:r>
      <w:hyperlink w:anchor="_ENREF_11" w:tooltip="Goh, 2016 #12372" w:history="1">
        <w:r w:rsidR="00312133">
          <w:rPr>
            <w:rFonts w:eastAsia="SimSun" w:cs="Times New Roman"/>
            <w:noProof/>
            <w:sz w:val="24"/>
            <w:szCs w:val="24"/>
          </w:rPr>
          <w:t>Goh, Hall, &amp; Rosenthal, 2016</w:t>
        </w:r>
      </w:hyperlink>
      <w:r w:rsidR="00592AD8">
        <w:rPr>
          <w:rFonts w:eastAsia="SimSun" w:cs="Times New Roman"/>
          <w:noProof/>
          <w:sz w:val="24"/>
          <w:szCs w:val="24"/>
        </w:rPr>
        <w:t>)</w:t>
      </w:r>
      <w:r w:rsidR="00592AD8">
        <w:rPr>
          <w:rFonts w:eastAsia="SimSun" w:cs="Times New Roman"/>
          <w:sz w:val="24"/>
          <w:szCs w:val="24"/>
        </w:rPr>
        <w:fldChar w:fldCharType="end"/>
      </w:r>
      <w:r w:rsidR="00592AD8">
        <w:rPr>
          <w:rFonts w:eastAsia="SimSun" w:cs="Times New Roman"/>
          <w:sz w:val="24"/>
          <w:szCs w:val="24"/>
        </w:rPr>
        <w:t>. We conducted a mini meta-analysis to estimate the effect</w:t>
      </w:r>
      <w:r w:rsidR="00855AA0">
        <w:rPr>
          <w:rFonts w:eastAsia="SimSun" w:cs="Times New Roman"/>
          <w:sz w:val="24"/>
          <w:szCs w:val="24"/>
        </w:rPr>
        <w:t>s</w:t>
      </w:r>
      <w:r w:rsidR="00592AD8">
        <w:rPr>
          <w:rFonts w:eastAsia="SimSun" w:cs="Times New Roman"/>
          <w:sz w:val="24"/>
          <w:szCs w:val="24"/>
        </w:rPr>
        <w:t xml:space="preserve"> observed in current study. </w:t>
      </w:r>
    </w:p>
    <w:p w14:paraId="0D2C9CDA" w14:textId="144CB5A1" w:rsidR="00992DB4" w:rsidRPr="00DD6A14" w:rsidRDefault="00992DB4" w:rsidP="00BA3F62">
      <w:pPr>
        <w:spacing w:line="480" w:lineRule="auto"/>
        <w:ind w:firstLine="720"/>
      </w:pPr>
      <w:r>
        <w:rPr>
          <w:rFonts w:eastAsia="SimSun" w:cs="Times New Roman"/>
          <w:sz w:val="24"/>
          <w:szCs w:val="24"/>
        </w:rPr>
        <w:t xml:space="preserve">Third, we conducted a </w:t>
      </w:r>
      <w:r w:rsidR="00073E10">
        <w:rPr>
          <w:rFonts w:eastAsia="SimSun" w:cs="Times New Roman"/>
          <w:sz w:val="24"/>
          <w:szCs w:val="24"/>
        </w:rPr>
        <w:t xml:space="preserve">correlation analysis for behavioral data and score data, i.e., </w:t>
      </w:r>
      <w:r w:rsidR="00C10118">
        <w:rPr>
          <w:rFonts w:eastAsia="SimSun" w:cs="Times New Roman"/>
          <w:sz w:val="24"/>
          <w:szCs w:val="24"/>
        </w:rPr>
        <w:t xml:space="preserve">between psychological distance and the bias in perceptual matching task. </w:t>
      </w:r>
    </w:p>
    <w:p w14:paraId="46ADB42B" w14:textId="5ABF1C38" w:rsidR="00FA76A2" w:rsidRDefault="00FB741A" w:rsidP="00FB741A">
      <w:pPr>
        <w:pStyle w:val="Heading3"/>
        <w:rPr>
          <w:rFonts w:eastAsia="SimSun" w:cs="Times New Roman"/>
          <w:sz w:val="24"/>
          <w:szCs w:val="24"/>
        </w:rPr>
      </w:pPr>
      <w:r>
        <w:rPr>
          <w:rFonts w:eastAsia="SimSun" w:cs="Times New Roman"/>
          <w:sz w:val="24"/>
          <w:szCs w:val="24"/>
        </w:rPr>
        <w:t>M</w:t>
      </w:r>
      <w:r w:rsidR="00FA76A2">
        <w:rPr>
          <w:rFonts w:eastAsia="SimSun" w:cs="Times New Roman"/>
          <w:sz w:val="24"/>
          <w:szCs w:val="24"/>
        </w:rPr>
        <w:t>ethods</w:t>
      </w:r>
    </w:p>
    <w:p w14:paraId="50DC8741" w14:textId="477B6AC7" w:rsidR="00C10118" w:rsidRDefault="00C10118" w:rsidP="00FB741A">
      <w:pPr>
        <w:spacing w:line="480" w:lineRule="auto"/>
        <w:ind w:firstLine="720"/>
        <w:jc w:val="left"/>
        <w:rPr>
          <w:rFonts w:eastAsia="SimSun" w:cs="Times New Roman"/>
          <w:sz w:val="24"/>
          <w:szCs w:val="24"/>
        </w:rPr>
      </w:pPr>
      <w:r w:rsidRPr="00DD6A14">
        <w:rPr>
          <w:rFonts w:eastAsia="SimSun" w:cs="Times New Roman"/>
          <w:b/>
          <w:sz w:val="24"/>
          <w:szCs w:val="24"/>
        </w:rPr>
        <w:t xml:space="preserve"> </w:t>
      </w:r>
      <w:r w:rsidRPr="00FB741A">
        <w:rPr>
          <w:rFonts w:eastAsia="SimSun" w:cs="Times New Roman"/>
          <w:b/>
          <w:sz w:val="24"/>
          <w:szCs w:val="24"/>
        </w:rPr>
        <w:t>Software</w:t>
      </w:r>
      <w:r>
        <w:rPr>
          <w:rFonts w:eastAsia="SimSun" w:cs="Times New Roman"/>
          <w:sz w:val="24"/>
          <w:szCs w:val="24"/>
        </w:rPr>
        <w:t xml:space="preserve">. </w:t>
      </w:r>
      <w:r w:rsidR="00FB741A">
        <w:rPr>
          <w:rFonts w:eastAsia="SimSun" w:cs="Times New Roman"/>
          <w:sz w:val="24"/>
          <w:szCs w:val="24"/>
        </w:rPr>
        <w:tab/>
      </w:r>
      <w:r w:rsidR="00D624C5">
        <w:rPr>
          <w:rFonts w:eastAsia="SimSun" w:cs="Times New Roman"/>
          <w:sz w:val="24"/>
          <w:szCs w:val="24"/>
        </w:rPr>
        <w:t xml:space="preserve">Meta-analysis was carried out in R 3.2. As </w:t>
      </w:r>
      <w:r w:rsidR="00BD7131">
        <w:rPr>
          <w:rFonts w:eastAsia="SimSun" w:cs="Times New Roman"/>
          <w:sz w:val="24"/>
          <w:szCs w:val="24"/>
        </w:rPr>
        <w:t xml:space="preserve">for the meta-analysis of the effect size of </w:t>
      </w:r>
      <w:r w:rsidR="00BD7131" w:rsidRPr="00F849C1">
        <w:rPr>
          <w:rFonts w:eastAsia="SimSun" w:cs="Times New Roman"/>
          <w:i/>
          <w:sz w:val="24"/>
          <w:szCs w:val="24"/>
        </w:rPr>
        <w:t>d’</w:t>
      </w:r>
      <w:r w:rsidR="00BD7131">
        <w:rPr>
          <w:rFonts w:eastAsia="SimSun" w:cs="Times New Roman"/>
          <w:sz w:val="24"/>
          <w:szCs w:val="24"/>
        </w:rPr>
        <w:t xml:space="preserve"> and RTs</w:t>
      </w:r>
      <w:r w:rsidR="00D624C5">
        <w:rPr>
          <w:rFonts w:eastAsia="SimSun" w:cs="Times New Roman"/>
          <w:sz w:val="24"/>
          <w:szCs w:val="24"/>
        </w:rPr>
        <w:t>, we used “metafor” package</w:t>
      </w:r>
      <w:r w:rsidR="00B84765">
        <w:rPr>
          <w:rFonts w:eastAsia="SimSun" w:cs="Times New Roman"/>
          <w:sz w:val="24"/>
          <w:szCs w:val="24"/>
        </w:rPr>
        <w:t xml:space="preserve"> </w:t>
      </w:r>
      <w:r w:rsidR="00BD7131">
        <w:rPr>
          <w:rFonts w:eastAsia="SimSun" w:cs="Times New Roman"/>
          <w:sz w:val="24"/>
          <w:szCs w:val="24"/>
        </w:rPr>
        <w:fldChar w:fldCharType="begin"/>
      </w:r>
      <w:r w:rsidR="00E64630">
        <w:rPr>
          <w:rFonts w:eastAsia="SimSun" w:cs="Times New Roman"/>
          <w:sz w:val="24"/>
          <w:szCs w:val="24"/>
        </w:rPr>
        <w:instrText xml:space="preserve"> ADDIN EN.CITE &lt;EndNote&gt;&lt;Cite&gt;&lt;Author&gt;Viechtbauer&lt;/Author&gt;&lt;Year&gt;2010&lt;/Year&gt;&lt;RecNum&gt;8048&lt;/RecNum&gt;&lt;DisplayText&gt;(Viechtbauer, 2010)&lt;/DisplayText&gt;&lt;record&gt;&lt;rec-number&gt;8048&lt;/rec-number&gt;&lt;foreign-keys&gt;&lt;key app="EN" db-id="2rwpxrts1esv2metztzveppdex90zxxxaspz" timestamp="1433765681"&gt;8048&lt;/key&gt;&lt;/foreign-keys&gt;&lt;ref-type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Software&lt;/full-title&gt;&lt;abbr-1&gt;J. Stat. Softw.&lt;/abbr-1&gt;&lt;/periodical&gt;&lt;pages&gt;1-48&lt;/pages&gt;&lt;volume&gt;36&lt;/volume&gt;&lt;number&gt;3&lt;/number&gt;&lt;dates&gt;&lt;year&gt;2010&lt;/year&gt;&lt;/dates&gt;&lt;urls&gt;&lt;/urls&gt;&lt;/record&gt;&lt;/Cite&gt;&lt;/EndNote&gt;</w:instrText>
      </w:r>
      <w:r w:rsidR="00BD7131">
        <w:rPr>
          <w:rFonts w:eastAsia="SimSun" w:cs="Times New Roman"/>
          <w:sz w:val="24"/>
          <w:szCs w:val="24"/>
        </w:rPr>
        <w:fldChar w:fldCharType="separate"/>
      </w:r>
      <w:r w:rsidR="00BD7131">
        <w:rPr>
          <w:rFonts w:eastAsia="SimSun" w:cs="Times New Roman"/>
          <w:noProof/>
          <w:sz w:val="24"/>
          <w:szCs w:val="24"/>
        </w:rPr>
        <w:t>(</w:t>
      </w:r>
      <w:hyperlink w:anchor="_ENREF_30" w:tooltip="Viechtbauer, 2010 #8048" w:history="1">
        <w:r w:rsidR="00312133">
          <w:rPr>
            <w:rFonts w:eastAsia="SimSun" w:cs="Times New Roman"/>
            <w:noProof/>
            <w:sz w:val="24"/>
            <w:szCs w:val="24"/>
          </w:rPr>
          <w:t>Viechtbauer, 2010</w:t>
        </w:r>
      </w:hyperlink>
      <w:r w:rsidR="00BD7131">
        <w:rPr>
          <w:rFonts w:eastAsia="SimSun" w:cs="Times New Roman"/>
          <w:noProof/>
          <w:sz w:val="24"/>
          <w:szCs w:val="24"/>
        </w:rPr>
        <w:t>)</w:t>
      </w:r>
      <w:r w:rsidR="00BD7131">
        <w:rPr>
          <w:rFonts w:eastAsia="SimSun" w:cs="Times New Roman"/>
          <w:sz w:val="24"/>
          <w:szCs w:val="24"/>
        </w:rPr>
        <w:fldChar w:fldCharType="end"/>
      </w:r>
      <w:r w:rsidR="00D624C5">
        <w:rPr>
          <w:rFonts w:eastAsia="SimSun" w:cs="Times New Roman"/>
          <w:sz w:val="24"/>
          <w:szCs w:val="24"/>
        </w:rPr>
        <w:t xml:space="preserve">. </w:t>
      </w:r>
    </w:p>
    <w:p w14:paraId="675D8795" w14:textId="34AADCA5" w:rsidR="00680820" w:rsidRPr="00DD6A14" w:rsidRDefault="00C10118" w:rsidP="00FB741A">
      <w:pPr>
        <w:spacing w:line="480" w:lineRule="auto"/>
        <w:ind w:firstLine="720"/>
        <w:jc w:val="left"/>
        <w:rPr>
          <w:rFonts w:eastAsia="SimSun" w:cs="Times New Roman"/>
          <w:b/>
          <w:sz w:val="24"/>
          <w:szCs w:val="24"/>
        </w:rPr>
      </w:pPr>
      <w:r w:rsidRPr="00DD6A14">
        <w:rPr>
          <w:rFonts w:eastAsia="SimSun" w:cs="Times New Roman"/>
          <w:b/>
          <w:sz w:val="24"/>
          <w:szCs w:val="24"/>
        </w:rPr>
        <w:t>Data analysis.</w:t>
      </w:r>
      <w:r w:rsidRPr="00C10118">
        <w:rPr>
          <w:rFonts w:eastAsia="SimSun" w:cs="Times New Roman"/>
          <w:sz w:val="24"/>
          <w:szCs w:val="24"/>
        </w:rPr>
        <w:t xml:space="preserve"> </w:t>
      </w:r>
      <w:r w:rsidR="00FB741A">
        <w:rPr>
          <w:rFonts w:eastAsia="SimSun" w:cs="Times New Roman"/>
          <w:sz w:val="24"/>
          <w:szCs w:val="24"/>
        </w:rPr>
        <w:tab/>
      </w:r>
      <w:r>
        <w:rPr>
          <w:rFonts w:eastAsia="SimSun" w:cs="Times New Roman"/>
          <w:sz w:val="24"/>
          <w:szCs w:val="24"/>
        </w:rPr>
        <w:t>Before analy</w:t>
      </w:r>
      <w:r w:rsidR="000B3372">
        <w:rPr>
          <w:rFonts w:eastAsia="SimSun" w:cs="Times New Roman"/>
          <w:sz w:val="24"/>
          <w:szCs w:val="24"/>
        </w:rPr>
        <w:t>zing</w:t>
      </w:r>
      <w:r>
        <w:rPr>
          <w:rFonts w:eastAsia="SimSun" w:cs="Times New Roman"/>
          <w:sz w:val="24"/>
          <w:szCs w:val="24"/>
        </w:rPr>
        <w:t>, t</w:t>
      </w:r>
      <w:r w:rsidRPr="00DD6A14">
        <w:rPr>
          <w:rFonts w:eastAsia="SimSun" w:cs="Times New Roman"/>
          <w:sz w:val="24"/>
          <w:szCs w:val="24"/>
        </w:rPr>
        <w:t>he</w:t>
      </w:r>
      <w:r>
        <w:rPr>
          <w:rFonts w:eastAsia="SimSun" w:cs="Times New Roman"/>
          <w:sz w:val="24"/>
          <w:szCs w:val="24"/>
        </w:rPr>
        <w:t xml:space="preserve"> psychological distance data were normalized by dividing the </w:t>
      </w:r>
      <w:r w:rsidR="00363449">
        <w:rPr>
          <w:rFonts w:eastAsia="SimSun" w:cs="Times New Roman"/>
          <w:sz w:val="24"/>
          <w:szCs w:val="24"/>
        </w:rPr>
        <w:t xml:space="preserve">sum </w:t>
      </w:r>
      <w:del w:id="806" w:author="Hu, C-P" w:date="2018-11-07T07:30:00Z">
        <w:r w:rsidDel="001F31EC">
          <w:rPr>
            <w:rFonts w:eastAsia="SimSun" w:cs="Times New Roman"/>
            <w:sz w:val="24"/>
            <w:szCs w:val="24"/>
          </w:rPr>
          <w:delText>psychological distance</w:delText>
        </w:r>
        <w:r w:rsidR="00363449" w:rsidDel="001F31EC">
          <w:rPr>
            <w:rFonts w:eastAsia="SimSun" w:cs="Times New Roman"/>
            <w:sz w:val="24"/>
            <w:szCs w:val="24"/>
          </w:rPr>
          <w:delText xml:space="preserve"> </w:delText>
        </w:r>
      </w:del>
      <w:r w:rsidR="00363449">
        <w:rPr>
          <w:rFonts w:eastAsia="SimSun" w:cs="Times New Roman"/>
          <w:sz w:val="24"/>
          <w:szCs w:val="24"/>
        </w:rPr>
        <w:t xml:space="preserve">of </w:t>
      </w:r>
      <w:ins w:id="807" w:author="Hu, C-P" w:date="2018-11-07T07:30:00Z">
        <w:r w:rsidR="001F31EC">
          <w:rPr>
            <w:rFonts w:eastAsia="SimSun" w:cs="Times New Roman"/>
            <w:sz w:val="24"/>
            <w:szCs w:val="24"/>
          </w:rPr>
          <w:t xml:space="preserve">psychological distance in </w:t>
        </w:r>
      </w:ins>
      <w:r w:rsidR="00363449">
        <w:rPr>
          <w:rFonts w:eastAsia="SimSun" w:cs="Times New Roman"/>
          <w:sz w:val="24"/>
          <w:szCs w:val="24"/>
        </w:rPr>
        <w:t>six conditions</w:t>
      </w:r>
      <w:r>
        <w:rPr>
          <w:rFonts w:eastAsia="SimSun" w:cs="Times New Roman"/>
          <w:sz w:val="24"/>
          <w:szCs w:val="24"/>
        </w:rPr>
        <w:t xml:space="preserve">. </w:t>
      </w:r>
      <w:del w:id="808" w:author="Hu, C-P" w:date="2018-11-07T07:30:00Z">
        <w:r w:rsidDel="001F31EC">
          <w:rPr>
            <w:rFonts w:eastAsia="SimSun" w:cs="Times New Roman"/>
            <w:sz w:val="24"/>
            <w:szCs w:val="24"/>
          </w:rPr>
          <w:delText xml:space="preserve"> </w:delText>
        </w:r>
        <w:r w:rsidR="00FB741A" w:rsidDel="001F31EC">
          <w:rPr>
            <w:rFonts w:eastAsia="SimSun" w:cs="Times New Roman"/>
            <w:sz w:val="24"/>
            <w:szCs w:val="24"/>
          </w:rPr>
          <w:delText xml:space="preserve"> </w:delText>
        </w:r>
      </w:del>
      <w:r>
        <w:rPr>
          <w:rFonts w:eastAsia="SimSun" w:cs="Times New Roman"/>
          <w:sz w:val="24"/>
          <w:szCs w:val="24"/>
        </w:rPr>
        <w:t>The RTs data were also normalized (see data analysis section of experiment 1).</w:t>
      </w:r>
    </w:p>
    <w:p w14:paraId="6F165EEF" w14:textId="67F17FAA" w:rsidR="00FA76A2" w:rsidRDefault="00BD197E" w:rsidP="00DD6A14">
      <w:pPr>
        <w:pStyle w:val="Heading3"/>
        <w:rPr>
          <w:rFonts w:eastAsia="SimSun" w:cs="Times New Roman"/>
          <w:sz w:val="24"/>
          <w:szCs w:val="24"/>
        </w:rPr>
      </w:pPr>
      <w:r>
        <w:rPr>
          <w:rFonts w:eastAsia="SimSun" w:cs="Times New Roman"/>
          <w:sz w:val="24"/>
          <w:szCs w:val="24"/>
        </w:rPr>
        <w:t>R</w:t>
      </w:r>
      <w:r>
        <w:rPr>
          <w:rFonts w:eastAsia="SimSun" w:cs="Times New Roman" w:hint="eastAsia"/>
          <w:sz w:val="24"/>
          <w:szCs w:val="24"/>
        </w:rPr>
        <w:t>esults</w:t>
      </w:r>
    </w:p>
    <w:p w14:paraId="4B7C8186" w14:textId="17576D3D" w:rsidR="00851D7A" w:rsidRDefault="00935383" w:rsidP="00054784">
      <w:pPr>
        <w:spacing w:line="480" w:lineRule="auto"/>
        <w:ind w:firstLine="720"/>
        <w:jc w:val="left"/>
        <w:rPr>
          <w:rFonts w:eastAsia="SimSun" w:cs="Times New Roman"/>
          <w:sz w:val="24"/>
          <w:szCs w:val="24"/>
        </w:rPr>
      </w:pPr>
      <w:r w:rsidRPr="00F849C1">
        <w:rPr>
          <w:rFonts w:eastAsia="SimSun" w:cs="Times New Roman"/>
          <w:b/>
          <w:sz w:val="24"/>
          <w:szCs w:val="24"/>
        </w:rPr>
        <w:t>Personal distance.</w:t>
      </w:r>
      <w:r>
        <w:rPr>
          <w:rFonts w:eastAsia="SimSun" w:cs="Times New Roman"/>
          <w:sz w:val="24"/>
          <w:szCs w:val="24"/>
        </w:rPr>
        <w:t xml:space="preserve"> </w:t>
      </w:r>
    </w:p>
    <w:p w14:paraId="14092A44" w14:textId="26304A0A" w:rsidR="000B210C" w:rsidRDefault="00851D7A" w:rsidP="00BA3F62">
      <w:pPr>
        <w:spacing w:line="480" w:lineRule="auto"/>
        <w:ind w:firstLine="720"/>
        <w:jc w:val="left"/>
        <w:rPr>
          <w:rFonts w:eastAsia="SimSun" w:cs="Times New Roman"/>
          <w:sz w:val="24"/>
          <w:szCs w:val="24"/>
        </w:rPr>
      </w:pPr>
      <w:r>
        <w:rPr>
          <w:rFonts w:eastAsia="SimSun" w:cs="Times New Roman"/>
          <w:sz w:val="24"/>
          <w:szCs w:val="24"/>
        </w:rPr>
        <w:t>A</w:t>
      </w:r>
      <w:r w:rsidR="00935383">
        <w:rPr>
          <w:rFonts w:eastAsia="SimSun" w:cs="Times New Roman"/>
          <w:sz w:val="24"/>
          <w:szCs w:val="24"/>
        </w:rPr>
        <w:t xml:space="preserve"> repeated measure ANOVA for</w:t>
      </w:r>
      <w:r w:rsidR="001F246F">
        <w:rPr>
          <w:rFonts w:eastAsia="SimSun" w:cs="Times New Roman"/>
          <w:sz w:val="24"/>
          <w:szCs w:val="24"/>
        </w:rPr>
        <w:t xml:space="preserve"> normalized psychological distance</w:t>
      </w:r>
      <w:r w:rsidR="008212C2">
        <w:rPr>
          <w:rFonts w:eastAsia="SimSun" w:cs="Times New Roman"/>
          <w:sz w:val="24"/>
          <w:szCs w:val="24"/>
        </w:rPr>
        <w:t>, with psychological distance (</w:t>
      </w:r>
      <w:r w:rsidR="0055071C">
        <w:rPr>
          <w:rFonts w:eastAsia="SimSun" w:cs="Times New Roman"/>
          <w:sz w:val="24"/>
          <w:szCs w:val="24"/>
        </w:rPr>
        <w:t>6</w:t>
      </w:r>
      <w:r w:rsidR="008212C2">
        <w:rPr>
          <w:rFonts w:eastAsia="SimSun" w:cs="Times New Roman"/>
          <w:sz w:val="24"/>
          <w:szCs w:val="24"/>
        </w:rPr>
        <w:t xml:space="preserve"> different distance) as within subject factor and experiments (5 experiments) as between subject factor</w:t>
      </w:r>
      <w:r w:rsidR="00C10118">
        <w:rPr>
          <w:rFonts w:eastAsia="SimSun" w:cs="Times New Roman"/>
          <w:sz w:val="24"/>
          <w:szCs w:val="24"/>
        </w:rPr>
        <w:t xml:space="preserve">, </w:t>
      </w:r>
      <w:r w:rsidR="008212C2">
        <w:rPr>
          <w:rFonts w:eastAsia="SimSun" w:cs="Times New Roman"/>
          <w:sz w:val="24"/>
          <w:szCs w:val="24"/>
        </w:rPr>
        <w:t xml:space="preserve">showed a significant main effect of psychological distance, </w:t>
      </w:r>
      <w:r w:rsidR="008212C2" w:rsidRPr="00F849C1">
        <w:rPr>
          <w:rFonts w:eastAsia="SimSun" w:cs="Times New Roman"/>
          <w:i/>
          <w:sz w:val="24"/>
          <w:szCs w:val="24"/>
        </w:rPr>
        <w:t>F</w:t>
      </w:r>
      <w:r w:rsidR="008212C2">
        <w:rPr>
          <w:rFonts w:eastAsia="SimSun" w:cs="Times New Roman"/>
          <w:sz w:val="24"/>
          <w:szCs w:val="24"/>
        </w:rPr>
        <w:t>(</w:t>
      </w:r>
      <w:r w:rsidR="00854B66">
        <w:rPr>
          <w:rFonts w:eastAsia="SimSun" w:cs="Times New Roman"/>
          <w:sz w:val="24"/>
          <w:szCs w:val="24"/>
        </w:rPr>
        <w:t>3.8885</w:t>
      </w:r>
      <w:r w:rsidR="008212C2">
        <w:rPr>
          <w:rFonts w:eastAsia="SimSun" w:cs="Times New Roman"/>
          <w:sz w:val="24"/>
          <w:szCs w:val="24"/>
        </w:rPr>
        <w:t>,</w:t>
      </w:r>
      <w:r w:rsidR="00854B66">
        <w:rPr>
          <w:rFonts w:eastAsia="SimSun" w:cs="Times New Roman"/>
          <w:sz w:val="24"/>
          <w:szCs w:val="24"/>
        </w:rPr>
        <w:t xml:space="preserve"> 937.126</w:t>
      </w:r>
      <w:r w:rsidR="008212C2">
        <w:rPr>
          <w:rFonts w:eastAsia="SimSun" w:cs="Times New Roman"/>
          <w:sz w:val="24"/>
          <w:szCs w:val="24"/>
        </w:rPr>
        <w:t xml:space="preserve">) = </w:t>
      </w:r>
      <w:r w:rsidR="00854B66">
        <w:rPr>
          <w:rFonts w:eastAsia="SimSun" w:cs="Times New Roman"/>
          <w:sz w:val="24"/>
          <w:szCs w:val="24"/>
        </w:rPr>
        <w:t>262.69</w:t>
      </w:r>
      <w:r w:rsidR="008212C2">
        <w:rPr>
          <w:rFonts w:eastAsia="SimSun" w:cs="Times New Roman"/>
          <w:sz w:val="24"/>
          <w:szCs w:val="24"/>
        </w:rPr>
        <w:t xml:space="preserve">, </w:t>
      </w:r>
      <w:r w:rsidR="008212C2" w:rsidRPr="00F849C1">
        <w:rPr>
          <w:rFonts w:eastAsia="SimSun" w:cs="Times New Roman"/>
          <w:i/>
          <w:sz w:val="24"/>
          <w:szCs w:val="24"/>
        </w:rPr>
        <w:t>p</w:t>
      </w:r>
      <w:r w:rsidR="008212C2">
        <w:rPr>
          <w:rFonts w:eastAsia="SimSun" w:cs="Times New Roman"/>
          <w:sz w:val="24"/>
          <w:szCs w:val="24"/>
        </w:rPr>
        <w:t xml:space="preserve"> </w:t>
      </w:r>
      <w:r w:rsidR="000625A2">
        <w:rPr>
          <w:rFonts w:eastAsia="SimSun" w:cs="Times New Roman"/>
          <w:sz w:val="24"/>
          <w:szCs w:val="24"/>
        </w:rPr>
        <w:t>&lt;</w:t>
      </w:r>
      <w:r w:rsidR="008212C2">
        <w:rPr>
          <w:rFonts w:eastAsia="SimSun" w:cs="Times New Roman"/>
          <w:sz w:val="24"/>
          <w:szCs w:val="24"/>
        </w:rPr>
        <w:t xml:space="preserve"> 0.00</w:t>
      </w:r>
      <w:r w:rsidR="00854B66">
        <w:rPr>
          <w:rFonts w:eastAsia="SimSun" w:cs="Times New Roman"/>
          <w:sz w:val="24"/>
          <w:szCs w:val="24"/>
        </w:rPr>
        <w:t>1</w:t>
      </w:r>
      <w:r w:rsidR="008212C2">
        <w:rPr>
          <w:rFonts w:eastAsia="SimSun" w:cs="Times New Roman"/>
          <w:sz w:val="24"/>
          <w:szCs w:val="24"/>
        </w:rPr>
        <w:t>,</w:t>
      </w:r>
      <w:r w:rsidR="00854B66" w:rsidRPr="00854B66">
        <w:rPr>
          <w:rFonts w:eastAsia="SimSun" w:cs="Times New Roman"/>
          <w:bCs/>
          <w:i/>
          <w:iCs/>
          <w:sz w:val="24"/>
          <w:szCs w:val="24"/>
        </w:rPr>
        <w:t xml:space="preserve"> </w:t>
      </w:r>
      <w:r w:rsidR="00854B66" w:rsidRPr="008523A3">
        <w:rPr>
          <w:rFonts w:eastAsia="SimSun" w:cs="Times New Roman"/>
          <w:bCs/>
          <w:i/>
          <w:iCs/>
          <w:sz w:val="24"/>
          <w:szCs w:val="24"/>
        </w:rPr>
        <w:t>ω</w:t>
      </w:r>
      <w:r w:rsidR="00854B66" w:rsidRPr="00F849C1">
        <w:rPr>
          <w:rFonts w:eastAsia="SimSun" w:cs="Times New Roman"/>
          <w:color w:val="0000FF"/>
          <w:sz w:val="24"/>
          <w:szCs w:val="24"/>
        </w:rPr>
        <w:t>²</w:t>
      </w:r>
      <w:r w:rsidR="00874E6E" w:rsidRPr="00F849C1">
        <w:rPr>
          <w:rFonts w:eastAsia="SimSun" w:cs="Times New Roman"/>
          <w:color w:val="0000FF"/>
          <w:sz w:val="24"/>
          <w:szCs w:val="24"/>
        </w:rPr>
        <w:t xml:space="preserve"> </w:t>
      </w:r>
      <w:r w:rsidR="008212C2" w:rsidRPr="00F849C1">
        <w:rPr>
          <w:rFonts w:eastAsia="SimSun" w:cs="Times New Roman"/>
          <w:color w:val="0000FF"/>
          <w:sz w:val="24"/>
          <w:szCs w:val="24"/>
        </w:rPr>
        <w:t>= 0.</w:t>
      </w:r>
      <w:r w:rsidR="00854B66">
        <w:rPr>
          <w:rFonts w:eastAsia="SimSun" w:cs="Times New Roman"/>
          <w:color w:val="0000FF"/>
          <w:sz w:val="24"/>
          <w:szCs w:val="24"/>
        </w:rPr>
        <w:t>5195</w:t>
      </w:r>
      <w:r w:rsidR="00645355">
        <w:rPr>
          <w:rFonts w:eastAsia="SimSun" w:cs="Times New Roman"/>
          <w:color w:val="0000FF"/>
          <w:sz w:val="24"/>
          <w:szCs w:val="24"/>
        </w:rPr>
        <w:t xml:space="preserve">; while </w:t>
      </w:r>
      <w:r w:rsidR="00015EE7">
        <w:rPr>
          <w:rFonts w:eastAsia="SimSun" w:cs="Times New Roman" w:hint="eastAsia"/>
          <w:sz w:val="24"/>
          <w:szCs w:val="24"/>
        </w:rPr>
        <w:t xml:space="preserve">the main effect of experiment was </w:t>
      </w:r>
      <w:r w:rsidR="00854B66">
        <w:rPr>
          <w:rFonts w:eastAsia="SimSun" w:cs="Times New Roman"/>
          <w:sz w:val="24"/>
          <w:szCs w:val="24"/>
        </w:rPr>
        <w:t xml:space="preserve">not </w:t>
      </w:r>
      <w:r w:rsidR="00015EE7">
        <w:rPr>
          <w:rFonts w:eastAsia="SimSun" w:cs="Times New Roman" w:hint="eastAsia"/>
          <w:sz w:val="24"/>
          <w:szCs w:val="24"/>
        </w:rPr>
        <w:t xml:space="preserve">significant, </w:t>
      </w:r>
      <w:r w:rsidR="00015EE7" w:rsidRPr="00F849C1">
        <w:rPr>
          <w:rFonts w:eastAsia="SimSun" w:cs="Times New Roman"/>
          <w:i/>
          <w:sz w:val="24"/>
          <w:szCs w:val="24"/>
        </w:rPr>
        <w:t>F</w:t>
      </w:r>
      <w:r w:rsidR="00015EE7">
        <w:rPr>
          <w:rFonts w:eastAsia="SimSun" w:cs="Times New Roman"/>
          <w:sz w:val="24"/>
          <w:szCs w:val="24"/>
        </w:rPr>
        <w:t>(</w:t>
      </w:r>
      <w:r w:rsidR="00854B66">
        <w:rPr>
          <w:rFonts w:eastAsia="SimSun" w:cs="Times New Roman"/>
          <w:sz w:val="24"/>
          <w:szCs w:val="24"/>
        </w:rPr>
        <w:t>5</w:t>
      </w:r>
      <w:r w:rsidR="00015EE7">
        <w:rPr>
          <w:rFonts w:eastAsia="SimSun" w:cs="Times New Roman"/>
          <w:sz w:val="24"/>
          <w:szCs w:val="24"/>
        </w:rPr>
        <w:t xml:space="preserve">, </w:t>
      </w:r>
      <w:r w:rsidR="00854B66">
        <w:rPr>
          <w:rFonts w:eastAsia="SimSun" w:cs="Times New Roman"/>
          <w:sz w:val="24"/>
          <w:szCs w:val="24"/>
        </w:rPr>
        <w:t>236</w:t>
      </w:r>
      <w:r w:rsidR="00015EE7">
        <w:rPr>
          <w:rFonts w:eastAsia="SimSun" w:cs="Times New Roman"/>
          <w:sz w:val="24"/>
          <w:szCs w:val="24"/>
        </w:rPr>
        <w:t xml:space="preserve">) </w:t>
      </w:r>
      <w:r w:rsidR="00854B66">
        <w:rPr>
          <w:rFonts w:eastAsia="SimSun" w:cs="Times New Roman"/>
          <w:sz w:val="24"/>
          <w:szCs w:val="24"/>
        </w:rPr>
        <w:t>&lt; 0.001</w:t>
      </w:r>
      <w:r w:rsidR="00015EE7">
        <w:rPr>
          <w:rFonts w:eastAsia="SimSun" w:cs="Times New Roman"/>
          <w:sz w:val="24"/>
          <w:szCs w:val="24"/>
        </w:rPr>
        <w:t xml:space="preserve">, </w:t>
      </w:r>
      <w:r w:rsidR="00015EE7" w:rsidRPr="00F849C1">
        <w:rPr>
          <w:rFonts w:eastAsia="SimSun" w:cs="Times New Roman"/>
          <w:i/>
          <w:sz w:val="24"/>
          <w:szCs w:val="24"/>
        </w:rPr>
        <w:t>p</w:t>
      </w:r>
      <w:r w:rsidR="00015EE7">
        <w:rPr>
          <w:rFonts w:eastAsia="SimSun" w:cs="Times New Roman"/>
          <w:sz w:val="24"/>
          <w:szCs w:val="24"/>
        </w:rPr>
        <w:t xml:space="preserve"> = </w:t>
      </w:r>
      <w:r w:rsidR="00854B66">
        <w:rPr>
          <w:rFonts w:eastAsia="SimSun" w:cs="Times New Roman"/>
          <w:sz w:val="24"/>
          <w:szCs w:val="24"/>
        </w:rPr>
        <w:t>1</w:t>
      </w:r>
      <w:r w:rsidR="00015EE7">
        <w:rPr>
          <w:rFonts w:eastAsia="SimSun" w:cs="Times New Roman"/>
          <w:sz w:val="24"/>
          <w:szCs w:val="24"/>
        </w:rPr>
        <w:t xml:space="preserve">, </w:t>
      </w:r>
      <w:r w:rsidR="00854B66" w:rsidRPr="008523A3">
        <w:rPr>
          <w:rFonts w:eastAsia="SimSun" w:cs="Times New Roman"/>
          <w:bCs/>
          <w:i/>
          <w:iCs/>
          <w:sz w:val="24"/>
          <w:szCs w:val="24"/>
        </w:rPr>
        <w:t>ω</w:t>
      </w:r>
      <w:r w:rsidR="00854B66" w:rsidRPr="00F849C1">
        <w:rPr>
          <w:rFonts w:eastAsia="SimSun" w:cs="Times New Roman"/>
          <w:color w:val="0000FF"/>
          <w:sz w:val="24"/>
          <w:szCs w:val="24"/>
        </w:rPr>
        <w:t>²</w:t>
      </w:r>
      <w:r w:rsidR="00015EE7" w:rsidRPr="00F849C1">
        <w:rPr>
          <w:rFonts w:eastAsia="SimSun" w:cs="Times New Roman"/>
          <w:color w:val="0000FF"/>
          <w:sz w:val="24"/>
          <w:szCs w:val="24"/>
        </w:rPr>
        <w:t xml:space="preserve"> </w:t>
      </w:r>
      <w:r w:rsidR="00854B66">
        <w:rPr>
          <w:rFonts w:eastAsia="SimSun" w:cs="Times New Roman"/>
          <w:color w:val="0000FF"/>
          <w:sz w:val="24"/>
          <w:szCs w:val="24"/>
        </w:rPr>
        <w:t>&lt; 0.001</w:t>
      </w:r>
      <w:r w:rsidR="00645355">
        <w:rPr>
          <w:rFonts w:eastAsia="SimSun" w:cs="Times New Roman"/>
          <w:sz w:val="24"/>
          <w:szCs w:val="24"/>
        </w:rPr>
        <w:t xml:space="preserve">, </w:t>
      </w:r>
      <w:r w:rsidR="008212C2">
        <w:rPr>
          <w:rFonts w:eastAsia="SimSun" w:cs="Times New Roman"/>
          <w:sz w:val="24"/>
          <w:szCs w:val="24"/>
        </w:rPr>
        <w:t>the interaction between psychological distance and experiments were not significant</w:t>
      </w:r>
      <w:del w:id="809" w:author="Hu, C-P" w:date="2018-11-07T07:31:00Z">
        <w:r w:rsidR="00645355" w:rsidDel="001F31EC">
          <w:rPr>
            <w:rFonts w:eastAsia="SimSun" w:cs="Times New Roman"/>
            <w:sz w:val="24"/>
            <w:szCs w:val="24"/>
          </w:rPr>
          <w:delText xml:space="preserve"> too</w:delText>
        </w:r>
      </w:del>
      <w:r w:rsidR="008212C2">
        <w:rPr>
          <w:rFonts w:eastAsia="SimSun" w:cs="Times New Roman"/>
          <w:sz w:val="24"/>
          <w:szCs w:val="24"/>
        </w:rPr>
        <w:t xml:space="preserve">, </w:t>
      </w:r>
      <w:r w:rsidR="008212C2" w:rsidRPr="00F849C1">
        <w:rPr>
          <w:rFonts w:eastAsia="SimSun" w:cs="Times New Roman"/>
          <w:i/>
          <w:sz w:val="24"/>
          <w:szCs w:val="24"/>
        </w:rPr>
        <w:t>F</w:t>
      </w:r>
      <w:r w:rsidR="008212C2">
        <w:rPr>
          <w:rFonts w:eastAsia="SimSun" w:cs="Times New Roman"/>
          <w:sz w:val="24"/>
          <w:szCs w:val="24"/>
        </w:rPr>
        <w:t>(</w:t>
      </w:r>
      <w:r w:rsidR="00DD0172">
        <w:rPr>
          <w:rFonts w:eastAsia="SimSun" w:cs="Times New Roman"/>
          <w:sz w:val="24"/>
          <w:szCs w:val="24"/>
        </w:rPr>
        <w:t>19.35</w:t>
      </w:r>
      <w:r w:rsidR="008212C2">
        <w:rPr>
          <w:rFonts w:eastAsia="SimSun" w:cs="Times New Roman"/>
          <w:sz w:val="24"/>
          <w:szCs w:val="24"/>
        </w:rPr>
        <w:t xml:space="preserve">, </w:t>
      </w:r>
      <w:r w:rsidR="00DD0172">
        <w:rPr>
          <w:rFonts w:eastAsia="SimSun" w:cs="Times New Roman"/>
          <w:sz w:val="24"/>
          <w:szCs w:val="24"/>
        </w:rPr>
        <w:t>913</w:t>
      </w:r>
      <w:r w:rsidR="004A7308">
        <w:rPr>
          <w:rFonts w:eastAsia="SimSun" w:cs="Times New Roman"/>
          <w:sz w:val="24"/>
          <w:szCs w:val="24"/>
        </w:rPr>
        <w:t xml:space="preserve">) = </w:t>
      </w:r>
      <w:r w:rsidR="00DD0172">
        <w:rPr>
          <w:rFonts w:eastAsia="SimSun" w:cs="Times New Roman"/>
          <w:sz w:val="24"/>
          <w:szCs w:val="24"/>
        </w:rPr>
        <w:t>1.936</w:t>
      </w:r>
      <w:r w:rsidR="004A7308">
        <w:rPr>
          <w:rFonts w:eastAsia="SimSun" w:cs="Times New Roman"/>
          <w:sz w:val="24"/>
          <w:szCs w:val="24"/>
        </w:rPr>
        <w:t xml:space="preserve">, </w:t>
      </w:r>
      <w:r w:rsidR="004A7308" w:rsidRPr="00F849C1">
        <w:rPr>
          <w:rFonts w:eastAsia="SimSun" w:cs="Times New Roman"/>
          <w:i/>
          <w:sz w:val="24"/>
          <w:szCs w:val="24"/>
        </w:rPr>
        <w:t>p</w:t>
      </w:r>
      <w:r w:rsidR="004A7308">
        <w:rPr>
          <w:rFonts w:eastAsia="SimSun" w:cs="Times New Roman"/>
          <w:sz w:val="24"/>
          <w:szCs w:val="24"/>
        </w:rPr>
        <w:t xml:space="preserve"> = </w:t>
      </w:r>
      <w:r w:rsidR="00DD0172">
        <w:rPr>
          <w:rFonts w:eastAsia="SimSun" w:cs="Times New Roman"/>
          <w:sz w:val="24"/>
          <w:szCs w:val="24"/>
        </w:rPr>
        <w:t>0.009</w:t>
      </w:r>
      <w:r w:rsidR="004A7308">
        <w:rPr>
          <w:rFonts w:eastAsia="SimSun" w:cs="Times New Roman"/>
          <w:sz w:val="24"/>
          <w:szCs w:val="24"/>
        </w:rPr>
        <w:t xml:space="preserve">, </w:t>
      </w:r>
      <w:r w:rsidR="00DD0172" w:rsidRPr="008523A3">
        <w:rPr>
          <w:rFonts w:eastAsia="SimSun" w:cs="Times New Roman"/>
          <w:bCs/>
          <w:i/>
          <w:iCs/>
          <w:sz w:val="24"/>
          <w:szCs w:val="24"/>
        </w:rPr>
        <w:t>ω</w:t>
      </w:r>
      <w:r w:rsidR="00DD0172" w:rsidRPr="00F849C1">
        <w:rPr>
          <w:rFonts w:eastAsia="SimSun" w:cs="Times New Roman"/>
          <w:color w:val="0000FF"/>
          <w:sz w:val="24"/>
          <w:szCs w:val="24"/>
        </w:rPr>
        <w:t>²</w:t>
      </w:r>
      <w:r w:rsidR="00874E6E" w:rsidRPr="00F849C1">
        <w:rPr>
          <w:rFonts w:eastAsia="SimSun" w:cs="Times New Roman"/>
          <w:color w:val="0000FF"/>
          <w:sz w:val="24"/>
          <w:szCs w:val="24"/>
        </w:rPr>
        <w:t xml:space="preserve"> </w:t>
      </w:r>
      <w:r w:rsidR="004A7308" w:rsidRPr="00F849C1">
        <w:rPr>
          <w:rFonts w:eastAsia="SimSun" w:cs="Times New Roman"/>
          <w:color w:val="0000FF"/>
          <w:sz w:val="24"/>
          <w:szCs w:val="24"/>
        </w:rPr>
        <w:t>= 0.0</w:t>
      </w:r>
      <w:r w:rsidR="00DD0172">
        <w:rPr>
          <w:rFonts w:eastAsia="SimSun" w:cs="Times New Roman"/>
          <w:color w:val="0000FF"/>
          <w:sz w:val="24"/>
          <w:szCs w:val="24"/>
        </w:rPr>
        <w:t>039</w:t>
      </w:r>
      <w:r w:rsidR="00B80CEA">
        <w:rPr>
          <w:rFonts w:eastAsia="SimSun" w:cs="Times New Roman"/>
          <w:color w:val="0000FF"/>
          <w:sz w:val="24"/>
          <w:szCs w:val="24"/>
        </w:rPr>
        <w:t>. Given the insignificant interaction, we combine the data from all experiments.</w:t>
      </w:r>
    </w:p>
    <w:p w14:paraId="35105E92" w14:textId="46B58DA7" w:rsidR="004C2EA9" w:rsidRDefault="008113B8" w:rsidP="00BA3F62">
      <w:pPr>
        <w:spacing w:line="480" w:lineRule="auto"/>
        <w:ind w:firstLine="720"/>
        <w:jc w:val="left"/>
        <w:rPr>
          <w:rFonts w:eastAsia="SimSun" w:cs="Times New Roman"/>
          <w:sz w:val="24"/>
          <w:szCs w:val="24"/>
        </w:rPr>
      </w:pPr>
      <w:r>
        <w:rPr>
          <w:rFonts w:eastAsia="SimSun" w:cs="Times New Roman"/>
          <w:sz w:val="24"/>
          <w:szCs w:val="24"/>
        </w:rPr>
        <w:t xml:space="preserve">Post hoc analysis showed that </w:t>
      </w:r>
      <w:r w:rsidR="00DD0172">
        <w:rPr>
          <w:rFonts w:eastAsia="SimSun" w:cs="Times New Roman"/>
          <w:sz w:val="24"/>
          <w:szCs w:val="24"/>
        </w:rPr>
        <w:t xml:space="preserve">only self-bad and good-bad distance showed no difference between: </w:t>
      </w:r>
      <w:proofErr w:type="gramStart"/>
      <w:r w:rsidR="00DD0172" w:rsidRPr="00BA3F62">
        <w:rPr>
          <w:rFonts w:eastAsia="SimSun" w:cs="Times New Roman"/>
          <w:i/>
          <w:sz w:val="24"/>
          <w:szCs w:val="24"/>
        </w:rPr>
        <w:t>t</w:t>
      </w:r>
      <w:r w:rsidR="00DD0172">
        <w:rPr>
          <w:rFonts w:eastAsia="SimSun" w:cs="Times New Roman"/>
          <w:sz w:val="24"/>
          <w:szCs w:val="24"/>
        </w:rPr>
        <w:t>(</w:t>
      </w:r>
      <w:proofErr w:type="gramEnd"/>
      <w:r w:rsidR="00DD0172">
        <w:rPr>
          <w:rFonts w:eastAsia="SimSun" w:cs="Times New Roman"/>
          <w:sz w:val="24"/>
          <w:szCs w:val="24"/>
        </w:rPr>
        <w:t xml:space="preserve">241) = 0.0096, </w:t>
      </w:r>
      <w:r w:rsidR="00DD0172" w:rsidRPr="00BA3F62">
        <w:rPr>
          <w:rFonts w:eastAsia="SimSun" w:cs="Times New Roman"/>
          <w:i/>
          <w:sz w:val="24"/>
          <w:szCs w:val="24"/>
        </w:rPr>
        <w:t>p</w:t>
      </w:r>
      <w:r w:rsidR="00DD0172">
        <w:rPr>
          <w:rFonts w:eastAsia="SimSun" w:cs="Times New Roman"/>
          <w:sz w:val="24"/>
          <w:szCs w:val="24"/>
        </w:rPr>
        <w:t xml:space="preserve"> = 0.9208, Cohen’s </w:t>
      </w:r>
      <w:r w:rsidR="00DD0172" w:rsidRPr="00D40CD4">
        <w:rPr>
          <w:rFonts w:eastAsia="SimSun" w:cs="Times New Roman"/>
          <w:i/>
          <w:sz w:val="24"/>
          <w:szCs w:val="24"/>
        </w:rPr>
        <w:t>d</w:t>
      </w:r>
      <w:r w:rsidR="00DD0172">
        <w:rPr>
          <w:rFonts w:eastAsia="SimSun" w:cs="Times New Roman"/>
          <w:sz w:val="24"/>
          <w:szCs w:val="24"/>
        </w:rPr>
        <w:t xml:space="preserve"> = 0.0064, 95% CI[-0.1196 0.1324]</w:t>
      </w:r>
      <w:ins w:id="810" w:author="Hu, C-P" w:date="2018-11-07T07:31:00Z">
        <w:r w:rsidR="001F31EC">
          <w:rPr>
            <w:rFonts w:eastAsia="SimSun" w:cs="Times New Roman"/>
            <w:sz w:val="24"/>
            <w:szCs w:val="24"/>
          </w:rPr>
          <w:t>, BF</w:t>
        </w:r>
        <w:r w:rsidR="001F31EC" w:rsidRPr="001F31EC">
          <w:rPr>
            <w:rFonts w:eastAsia="SimSun" w:cs="Times New Roman"/>
            <w:sz w:val="24"/>
            <w:szCs w:val="24"/>
            <w:vertAlign w:val="subscript"/>
          </w:rPr>
          <w:t>10</w:t>
        </w:r>
        <w:r w:rsidR="001F31EC">
          <w:rPr>
            <w:rFonts w:eastAsia="SimSun" w:cs="Times New Roman"/>
            <w:sz w:val="24"/>
            <w:szCs w:val="24"/>
          </w:rPr>
          <w:t xml:space="preserve"> = </w:t>
        </w:r>
      </w:ins>
      <w:r w:rsidR="0087320F">
        <w:rPr>
          <w:rFonts w:eastAsia="SimSun" w:cs="Times New Roman"/>
          <w:sz w:val="24"/>
          <w:szCs w:val="24"/>
        </w:rPr>
        <w:t>.  The self-good and self-</w:t>
      </w:r>
      <w:del w:id="811" w:author="Hu, C-P" w:date="2019-03-26T08:46:00Z">
        <w:r w:rsidR="0087320F" w:rsidDel="00E01150">
          <w:rPr>
            <w:rFonts w:eastAsia="SimSun" w:cs="Times New Roman"/>
            <w:sz w:val="24"/>
            <w:szCs w:val="24"/>
          </w:rPr>
          <w:delText>normal</w:delText>
        </w:r>
      </w:del>
      <w:ins w:id="812" w:author="Hu, C-P" w:date="2019-03-26T08:46:00Z">
        <w:r w:rsidR="00E01150">
          <w:rPr>
            <w:rFonts w:eastAsia="SimSun" w:cs="Times New Roman"/>
            <w:sz w:val="24"/>
            <w:szCs w:val="24"/>
          </w:rPr>
          <w:t>neutral</w:t>
        </w:r>
      </w:ins>
      <w:r w:rsidR="0087320F">
        <w:rPr>
          <w:rFonts w:eastAsia="SimSun" w:cs="Times New Roman"/>
          <w:sz w:val="24"/>
          <w:szCs w:val="24"/>
        </w:rPr>
        <w:t xml:space="preserve"> were not signficant after correct: </w:t>
      </w:r>
      <w:proofErr w:type="gramStart"/>
      <w:r w:rsidR="0087320F" w:rsidRPr="00BA3F62">
        <w:rPr>
          <w:rFonts w:eastAsia="SimSun" w:cs="Times New Roman"/>
          <w:i/>
          <w:sz w:val="24"/>
          <w:szCs w:val="24"/>
        </w:rPr>
        <w:t>t</w:t>
      </w:r>
      <w:r w:rsidR="0087320F">
        <w:rPr>
          <w:rFonts w:eastAsia="SimSun" w:cs="Times New Roman"/>
          <w:sz w:val="24"/>
          <w:szCs w:val="24"/>
        </w:rPr>
        <w:t>(</w:t>
      </w:r>
      <w:proofErr w:type="gramEnd"/>
      <w:r w:rsidR="0087320F">
        <w:rPr>
          <w:rFonts w:eastAsia="SimSun" w:cs="Times New Roman"/>
          <w:sz w:val="24"/>
          <w:szCs w:val="24"/>
        </w:rPr>
        <w:t xml:space="preserve">241) = 2.7686, </w:t>
      </w:r>
      <w:r w:rsidR="0087320F" w:rsidRPr="00BA3F62">
        <w:rPr>
          <w:rFonts w:eastAsia="SimSun" w:cs="Times New Roman"/>
          <w:i/>
          <w:sz w:val="24"/>
          <w:szCs w:val="24"/>
        </w:rPr>
        <w:t>p</w:t>
      </w:r>
      <w:r w:rsidR="0087320F">
        <w:rPr>
          <w:rFonts w:eastAsia="SimSun" w:cs="Times New Roman"/>
          <w:sz w:val="24"/>
          <w:szCs w:val="24"/>
        </w:rPr>
        <w:t xml:space="preserve"> = 0.0061, Cohen’s </w:t>
      </w:r>
      <w:r w:rsidR="0087320F" w:rsidRPr="00054784">
        <w:rPr>
          <w:rFonts w:eastAsia="SimSun" w:cs="Times New Roman"/>
          <w:i/>
          <w:sz w:val="24"/>
          <w:szCs w:val="24"/>
        </w:rPr>
        <w:t>d</w:t>
      </w:r>
      <w:r w:rsidR="0087320F">
        <w:rPr>
          <w:rFonts w:eastAsia="SimSun" w:cs="Times New Roman"/>
          <w:sz w:val="24"/>
          <w:szCs w:val="24"/>
        </w:rPr>
        <w:t xml:space="preserve"> = 0.178, 95% CI[0.0508 0.3048]. </w:t>
      </w:r>
      <w:r w:rsidR="00B12C10">
        <w:rPr>
          <w:rFonts w:eastAsia="SimSun" w:cs="Times New Roman"/>
          <w:sz w:val="24"/>
          <w:szCs w:val="24"/>
        </w:rPr>
        <w:t>The distance from shortest to longest as figure below showed: self-</w:t>
      </w:r>
      <w:del w:id="813" w:author="Hu, C-P" w:date="2019-03-26T08:46:00Z">
        <w:r w:rsidR="00B12C10" w:rsidDel="00E01150">
          <w:rPr>
            <w:rFonts w:eastAsia="SimSun" w:cs="Times New Roman"/>
            <w:sz w:val="24"/>
            <w:szCs w:val="24"/>
          </w:rPr>
          <w:delText>normal</w:delText>
        </w:r>
      </w:del>
      <w:ins w:id="814" w:author="Hu, C-P" w:date="2019-03-26T08:46:00Z">
        <w:r w:rsidR="00E01150">
          <w:rPr>
            <w:rFonts w:eastAsia="SimSun" w:cs="Times New Roman"/>
            <w:sz w:val="24"/>
            <w:szCs w:val="24"/>
          </w:rPr>
          <w:t>neutral</w:t>
        </w:r>
      </w:ins>
      <w:r w:rsidR="00B12C10">
        <w:rPr>
          <w:rFonts w:eastAsia="SimSun" w:cs="Times New Roman"/>
          <w:sz w:val="24"/>
          <w:szCs w:val="24"/>
        </w:rPr>
        <w:t xml:space="preserve"> = self-good &lt; good-</w:t>
      </w:r>
      <w:del w:id="815" w:author="Hu, C-P" w:date="2019-03-26T08:46:00Z">
        <w:r w:rsidR="00B12C10" w:rsidDel="00E01150">
          <w:rPr>
            <w:rFonts w:eastAsia="SimSun" w:cs="Times New Roman"/>
            <w:sz w:val="24"/>
            <w:szCs w:val="24"/>
          </w:rPr>
          <w:delText>normal</w:delText>
        </w:r>
      </w:del>
      <w:ins w:id="816" w:author="Hu, C-P" w:date="2019-03-26T08:46:00Z">
        <w:r w:rsidR="00E01150">
          <w:rPr>
            <w:rFonts w:eastAsia="SimSun" w:cs="Times New Roman"/>
            <w:sz w:val="24"/>
            <w:szCs w:val="24"/>
          </w:rPr>
          <w:t>neutral</w:t>
        </w:r>
      </w:ins>
      <w:r w:rsidR="00B12C10">
        <w:rPr>
          <w:rFonts w:eastAsia="SimSun" w:cs="Times New Roman"/>
          <w:sz w:val="24"/>
          <w:szCs w:val="24"/>
        </w:rPr>
        <w:t xml:space="preserve"> &lt; bad-</w:t>
      </w:r>
      <w:del w:id="817" w:author="Hu, C-P" w:date="2019-03-26T08:46:00Z">
        <w:r w:rsidR="00B12C10" w:rsidDel="00E01150">
          <w:rPr>
            <w:rFonts w:eastAsia="SimSun" w:cs="Times New Roman"/>
            <w:sz w:val="24"/>
            <w:szCs w:val="24"/>
          </w:rPr>
          <w:delText>normal</w:delText>
        </w:r>
      </w:del>
      <w:ins w:id="818" w:author="Hu, C-P" w:date="2019-03-26T08:46:00Z">
        <w:r w:rsidR="00E01150">
          <w:rPr>
            <w:rFonts w:eastAsia="SimSun" w:cs="Times New Roman"/>
            <w:sz w:val="24"/>
            <w:szCs w:val="24"/>
          </w:rPr>
          <w:t>neutral</w:t>
        </w:r>
      </w:ins>
      <w:r w:rsidR="00B12C10">
        <w:rPr>
          <w:rFonts w:eastAsia="SimSun" w:cs="Times New Roman"/>
          <w:sz w:val="24"/>
          <w:szCs w:val="24"/>
        </w:rPr>
        <w:t xml:space="preserve"> &lt;good-bad = self-bad</w:t>
      </w:r>
    </w:p>
    <w:p w14:paraId="723C3ABF" w14:textId="47517910" w:rsidR="000B210C" w:rsidRDefault="004C2EA9" w:rsidP="00F97459">
      <w:pPr>
        <w:spacing w:line="480" w:lineRule="auto"/>
        <w:ind w:firstLine="720"/>
        <w:jc w:val="left"/>
        <w:rPr>
          <w:rFonts w:eastAsia="SimSun" w:cs="Times New Roman"/>
          <w:sz w:val="24"/>
          <w:szCs w:val="24"/>
        </w:rPr>
      </w:pPr>
      <w:r>
        <w:rPr>
          <w:rFonts w:eastAsia="SimSun" w:cs="Times New Roman"/>
          <w:sz w:val="24"/>
          <w:szCs w:val="24"/>
        </w:rPr>
        <w:t>Th</w:t>
      </w:r>
      <w:r w:rsidR="00BB7605">
        <w:rPr>
          <w:rFonts w:eastAsia="SimSun" w:cs="Times New Roman"/>
          <w:sz w:val="24"/>
          <w:szCs w:val="24"/>
        </w:rPr>
        <w:t>e</w:t>
      </w:r>
      <w:r>
        <w:rPr>
          <w:rFonts w:eastAsia="SimSun" w:cs="Times New Roman"/>
          <w:sz w:val="24"/>
          <w:szCs w:val="24"/>
        </w:rPr>
        <w:t xml:space="preserve"> result</w:t>
      </w:r>
      <w:r w:rsidR="00BB7605">
        <w:rPr>
          <w:rFonts w:eastAsia="SimSun" w:cs="Times New Roman"/>
          <w:sz w:val="24"/>
          <w:szCs w:val="24"/>
        </w:rPr>
        <w:t>s</w:t>
      </w:r>
      <w:r>
        <w:rPr>
          <w:rFonts w:eastAsia="SimSun" w:cs="Times New Roman"/>
          <w:sz w:val="24"/>
          <w:szCs w:val="24"/>
        </w:rPr>
        <w:t xml:space="preserve"> show that while the psychological distance between good, </w:t>
      </w:r>
      <w:r w:rsidR="005079AD">
        <w:rPr>
          <w:rFonts w:eastAsia="SimSun" w:cs="Times New Roman"/>
          <w:sz w:val="24"/>
          <w:szCs w:val="24"/>
        </w:rPr>
        <w:t xml:space="preserve">neutral </w:t>
      </w:r>
      <w:r>
        <w:rPr>
          <w:rFonts w:eastAsia="SimSun" w:cs="Times New Roman"/>
          <w:sz w:val="24"/>
          <w:szCs w:val="24"/>
        </w:rPr>
        <w:t xml:space="preserve">and bad personal are gradiant, the distance between self and bad, self and good, self and </w:t>
      </w:r>
      <w:ins w:id="819" w:author="Hu, C-P" w:date="2018-11-07T07:33:00Z">
        <w:r w:rsidR="001F31EC">
          <w:rPr>
            <w:rFonts w:eastAsia="SimSun" w:cs="Times New Roman"/>
            <w:sz w:val="24"/>
            <w:szCs w:val="24"/>
          </w:rPr>
          <w:t xml:space="preserve">neutral </w:t>
        </w:r>
      </w:ins>
      <w:del w:id="820" w:author="Hu, C-P" w:date="2018-11-07T07:33:00Z">
        <w:r w:rsidDel="001F31EC">
          <w:rPr>
            <w:rFonts w:eastAsia="SimSun" w:cs="Times New Roman"/>
            <w:sz w:val="24"/>
            <w:szCs w:val="24"/>
          </w:rPr>
          <w:delText xml:space="preserve">normal </w:delText>
        </w:r>
      </w:del>
      <w:r>
        <w:rPr>
          <w:rFonts w:eastAsia="SimSun" w:cs="Times New Roman"/>
          <w:sz w:val="24"/>
          <w:szCs w:val="24"/>
        </w:rPr>
        <w:t>are rather binary.</w:t>
      </w:r>
      <w:r w:rsidR="005B3339">
        <w:rPr>
          <w:rFonts w:eastAsia="SimSun" w:cs="Times New Roman"/>
          <w:sz w:val="24"/>
          <w:szCs w:val="24"/>
        </w:rPr>
        <w:t xml:space="preserve"> Th</w:t>
      </w:r>
      <w:r w:rsidR="00BB7605">
        <w:rPr>
          <w:rFonts w:eastAsia="SimSun" w:cs="Times New Roman"/>
          <w:sz w:val="24"/>
          <w:szCs w:val="24"/>
        </w:rPr>
        <w:t>ese</w:t>
      </w:r>
      <w:r w:rsidR="005B3339">
        <w:rPr>
          <w:rFonts w:eastAsia="SimSun" w:cs="Times New Roman"/>
          <w:sz w:val="24"/>
          <w:szCs w:val="24"/>
        </w:rPr>
        <w:t xml:space="preserve"> binary results </w:t>
      </w:r>
      <w:r w:rsidR="00BB7605">
        <w:rPr>
          <w:rFonts w:eastAsia="SimSun" w:cs="Times New Roman"/>
          <w:sz w:val="24"/>
          <w:szCs w:val="24"/>
        </w:rPr>
        <w:t>are</w:t>
      </w:r>
      <w:r w:rsidR="005B3339">
        <w:rPr>
          <w:rFonts w:eastAsia="SimSun" w:cs="Times New Roman"/>
          <w:sz w:val="24"/>
          <w:szCs w:val="24"/>
        </w:rPr>
        <w:t xml:space="preserve">similar to the reaction and </w:t>
      </w:r>
      <w:r w:rsidR="005B3339" w:rsidRPr="00BA3F62">
        <w:rPr>
          <w:rFonts w:eastAsia="SimSun" w:cs="Times New Roman"/>
          <w:i/>
          <w:sz w:val="24"/>
          <w:szCs w:val="24"/>
        </w:rPr>
        <w:t>d</w:t>
      </w:r>
      <w:r w:rsidR="00BB7605">
        <w:rPr>
          <w:rFonts w:eastAsia="SimSun" w:cs="Times New Roman"/>
          <w:i/>
          <w:sz w:val="24"/>
          <w:szCs w:val="24"/>
        </w:rPr>
        <w:t>’</w:t>
      </w:r>
      <w:r w:rsidR="005B3339">
        <w:rPr>
          <w:rFonts w:eastAsia="SimSun" w:cs="Times New Roman"/>
          <w:sz w:val="24"/>
          <w:szCs w:val="24"/>
        </w:rPr>
        <w:t>.</w:t>
      </w:r>
    </w:p>
    <w:p w14:paraId="2B9FF7A8" w14:textId="6998415D" w:rsidR="00B12C10" w:rsidRDefault="00E96CE9" w:rsidP="00BA3F62">
      <w:pPr>
        <w:spacing w:line="480" w:lineRule="auto"/>
        <w:ind w:firstLine="720"/>
        <w:jc w:val="left"/>
        <w:rPr>
          <w:rFonts w:eastAsia="SimSun" w:cs="Times New Roman"/>
          <w:sz w:val="24"/>
          <w:szCs w:val="24"/>
        </w:rPr>
      </w:pPr>
      <w:r w:rsidRPr="00E96CE9">
        <w:t xml:space="preserve"> </w:t>
      </w:r>
      <w:r>
        <w:rPr>
          <w:noProof/>
        </w:rPr>
        <w:drawing>
          <wp:inline distT="0" distB="0" distL="0" distR="0" wp14:anchorId="2EFCBA2E" wp14:editId="076FDDAF">
            <wp:extent cx="5274310" cy="3516207"/>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14:paraId="461BA512" w14:textId="69FC460A" w:rsidR="00851D7A" w:rsidRDefault="007D532E" w:rsidP="00054784">
      <w:pPr>
        <w:spacing w:line="480" w:lineRule="auto"/>
        <w:ind w:firstLine="720"/>
        <w:jc w:val="left"/>
        <w:rPr>
          <w:rFonts w:eastAsia="SimSun" w:cs="Times New Roman"/>
          <w:b/>
          <w:sz w:val="24"/>
          <w:szCs w:val="24"/>
        </w:rPr>
      </w:pPr>
      <w:r w:rsidRPr="00F849C1">
        <w:rPr>
          <w:rFonts w:eastAsia="SimSun" w:cs="Times New Roman"/>
          <w:b/>
          <w:i/>
          <w:sz w:val="24"/>
          <w:szCs w:val="24"/>
        </w:rPr>
        <w:t>d’</w:t>
      </w:r>
      <w:r w:rsidR="00A26FA8" w:rsidRPr="00F849C1">
        <w:rPr>
          <w:rFonts w:eastAsia="SimSun" w:cs="Times New Roman"/>
          <w:b/>
          <w:i/>
          <w:sz w:val="24"/>
          <w:szCs w:val="24"/>
        </w:rPr>
        <w:t xml:space="preserve"> </w:t>
      </w:r>
      <w:r w:rsidR="00795A3A">
        <w:rPr>
          <w:rFonts w:eastAsia="SimSun" w:cs="Times New Roman"/>
          <w:b/>
          <w:sz w:val="24"/>
          <w:szCs w:val="24"/>
        </w:rPr>
        <w:t xml:space="preserve">and </w:t>
      </w:r>
      <w:r w:rsidRPr="00F849C1">
        <w:rPr>
          <w:rFonts w:eastAsia="SimSun" w:cs="Times New Roman"/>
          <w:b/>
          <w:sz w:val="24"/>
          <w:szCs w:val="24"/>
        </w:rPr>
        <w:t>RT</w:t>
      </w:r>
      <w:r w:rsidR="00A26FA8" w:rsidRPr="00F849C1">
        <w:rPr>
          <w:rFonts w:eastAsia="SimSun" w:cs="Times New Roman"/>
          <w:b/>
          <w:sz w:val="24"/>
          <w:szCs w:val="24"/>
        </w:rPr>
        <w:t xml:space="preserve"> </w:t>
      </w:r>
      <w:r w:rsidR="00795A3A">
        <w:rPr>
          <w:rFonts w:eastAsia="SimSun" w:cs="Times New Roman"/>
          <w:b/>
          <w:sz w:val="24"/>
          <w:szCs w:val="24"/>
        </w:rPr>
        <w:t xml:space="preserve"> </w:t>
      </w:r>
    </w:p>
    <w:p w14:paraId="7B47D514" w14:textId="0E17EA64" w:rsidR="007D532E" w:rsidRDefault="00795A3A" w:rsidP="00BA3F62">
      <w:pPr>
        <w:spacing w:line="480" w:lineRule="auto"/>
        <w:ind w:firstLine="720"/>
        <w:jc w:val="left"/>
        <w:rPr>
          <w:rFonts w:eastAsia="SimSun" w:cs="Times New Roman"/>
          <w:sz w:val="24"/>
          <w:szCs w:val="24"/>
        </w:rPr>
      </w:pPr>
      <w:r w:rsidRPr="00F849C1">
        <w:rPr>
          <w:rFonts w:eastAsia="SimSun" w:cs="Times New Roman"/>
          <w:sz w:val="24"/>
          <w:szCs w:val="24"/>
        </w:rPr>
        <w:t xml:space="preserve">The </w:t>
      </w:r>
      <w:r>
        <w:rPr>
          <w:rFonts w:eastAsia="SimSun" w:cs="Times New Roman"/>
          <w:sz w:val="24"/>
          <w:szCs w:val="24"/>
        </w:rPr>
        <w:t xml:space="preserve">meta-analytic results (table </w:t>
      </w:r>
      <w:r w:rsidR="00B64579" w:rsidRPr="00DD6A14">
        <w:rPr>
          <w:rFonts w:eastAsia="SimSun" w:cs="Times New Roman"/>
          <w:sz w:val="24"/>
          <w:szCs w:val="24"/>
        </w:rPr>
        <w:t>10</w:t>
      </w:r>
      <w:r>
        <w:rPr>
          <w:rFonts w:eastAsia="SimSun" w:cs="Times New Roman"/>
          <w:sz w:val="24"/>
          <w:szCs w:val="24"/>
        </w:rPr>
        <w:t xml:space="preserve">) showed that the </w:t>
      </w:r>
      <w:r w:rsidR="003C14A5">
        <w:rPr>
          <w:rFonts w:eastAsia="SimSun" w:cs="Times New Roman"/>
          <w:sz w:val="24"/>
          <w:szCs w:val="24"/>
        </w:rPr>
        <w:t xml:space="preserve">response under </w:t>
      </w:r>
      <w:r>
        <w:rPr>
          <w:rFonts w:eastAsia="SimSun" w:cs="Times New Roman"/>
          <w:sz w:val="24"/>
          <w:szCs w:val="24"/>
        </w:rPr>
        <w:t xml:space="preserve">the good person association </w:t>
      </w:r>
      <w:r w:rsidR="003C14A5">
        <w:rPr>
          <w:rFonts w:eastAsia="SimSun" w:cs="Times New Roman"/>
          <w:sz w:val="24"/>
          <w:szCs w:val="24"/>
        </w:rPr>
        <w:t xml:space="preserve">condition </w:t>
      </w:r>
      <w:r>
        <w:rPr>
          <w:rFonts w:eastAsia="SimSun" w:cs="Times New Roman"/>
          <w:sz w:val="24"/>
          <w:szCs w:val="24"/>
        </w:rPr>
        <w:t xml:space="preserve">were significantly better than </w:t>
      </w:r>
      <w:r w:rsidR="003C14A5">
        <w:rPr>
          <w:rFonts w:eastAsia="SimSun" w:cs="Times New Roman"/>
          <w:sz w:val="24"/>
          <w:szCs w:val="24"/>
        </w:rPr>
        <w:t xml:space="preserve">that of the </w:t>
      </w:r>
      <w:r w:rsidR="008D57DE">
        <w:rPr>
          <w:rFonts w:eastAsia="SimSun" w:cs="Times New Roman"/>
          <w:sz w:val="24"/>
          <w:szCs w:val="24"/>
        </w:rPr>
        <w:t>neutral</w:t>
      </w:r>
      <w:r>
        <w:rPr>
          <w:rFonts w:eastAsia="SimSun" w:cs="Times New Roman"/>
          <w:sz w:val="24"/>
          <w:szCs w:val="24"/>
        </w:rPr>
        <w:t xml:space="preserve"> person association</w:t>
      </w:r>
      <w:r w:rsidR="003C14A5">
        <w:rPr>
          <w:rFonts w:eastAsia="SimSun" w:cs="Times New Roman"/>
          <w:sz w:val="24"/>
          <w:szCs w:val="24"/>
        </w:rPr>
        <w:t xml:space="preserve"> condition</w:t>
      </w:r>
      <w:r>
        <w:rPr>
          <w:rFonts w:eastAsia="SimSun" w:cs="Times New Roman"/>
          <w:sz w:val="24"/>
          <w:szCs w:val="24"/>
        </w:rPr>
        <w:t xml:space="preserve">, both in </w:t>
      </w:r>
      <w:r w:rsidRPr="00F849C1">
        <w:rPr>
          <w:rFonts w:eastAsia="SimSun" w:cs="Times New Roman"/>
          <w:i/>
          <w:sz w:val="24"/>
          <w:szCs w:val="24"/>
        </w:rPr>
        <w:t>d’</w:t>
      </w:r>
      <w:r>
        <w:rPr>
          <w:rFonts w:eastAsia="SimSun" w:cs="Times New Roman"/>
          <w:sz w:val="24"/>
          <w:szCs w:val="24"/>
        </w:rPr>
        <w:t xml:space="preserve"> (</w:t>
      </w:r>
      <w:r w:rsidR="00D174B7">
        <w:rPr>
          <w:rFonts w:eastAsia="SimSun" w:cs="Times New Roman"/>
          <w:sz w:val="24"/>
          <w:szCs w:val="24"/>
        </w:rPr>
        <w:t xml:space="preserve">Cohen’s </w:t>
      </w:r>
      <w:r w:rsidR="00D174B7" w:rsidRPr="00F849C1">
        <w:rPr>
          <w:rFonts w:eastAsia="SimSun" w:cs="Times New Roman"/>
          <w:i/>
          <w:sz w:val="24"/>
          <w:szCs w:val="24"/>
        </w:rPr>
        <w:t>d</w:t>
      </w:r>
      <w:r w:rsidR="00D174B7">
        <w:rPr>
          <w:rFonts w:eastAsia="SimSun" w:cs="Times New Roman"/>
          <w:sz w:val="24"/>
          <w:szCs w:val="24"/>
        </w:rPr>
        <w:t xml:space="preserve"> = </w:t>
      </w:r>
      <w:r w:rsidR="001D14DD" w:rsidRPr="001D14DD">
        <w:rPr>
          <w:rFonts w:eastAsia="SimSun" w:cs="Times New Roman"/>
          <w:sz w:val="24"/>
          <w:szCs w:val="24"/>
        </w:rPr>
        <w:t>0.</w:t>
      </w:r>
      <w:r w:rsidR="00B25E63">
        <w:rPr>
          <w:rFonts w:eastAsia="SimSun" w:cs="Times New Roman"/>
          <w:sz w:val="24"/>
          <w:szCs w:val="24"/>
        </w:rPr>
        <w:t>27</w:t>
      </w:r>
      <w:r w:rsidR="001D14DD">
        <w:rPr>
          <w:rFonts w:eastAsia="SimSun" w:cs="Times New Roman"/>
          <w:sz w:val="24"/>
          <w:szCs w:val="24"/>
        </w:rPr>
        <w:t>,</w:t>
      </w:r>
      <w:r>
        <w:rPr>
          <w:rFonts w:eastAsia="SimSun" w:cs="Times New Roman"/>
          <w:sz w:val="24"/>
          <w:szCs w:val="24"/>
        </w:rPr>
        <w:t xml:space="preserve"> </w:t>
      </w:r>
      <w:r w:rsidR="00D174B7">
        <w:rPr>
          <w:rFonts w:eastAsia="SimSun" w:cs="Times New Roman"/>
          <w:sz w:val="24"/>
          <w:szCs w:val="24"/>
        </w:rPr>
        <w:t>95% CI</w:t>
      </w:r>
      <w:r w:rsidR="001D14DD" w:rsidRPr="001D14DD">
        <w:rPr>
          <w:rFonts w:eastAsia="SimSun" w:cs="Times New Roman"/>
          <w:sz w:val="24"/>
          <w:szCs w:val="24"/>
        </w:rPr>
        <w:t>[0.</w:t>
      </w:r>
      <w:r w:rsidR="00B25E63">
        <w:rPr>
          <w:rFonts w:eastAsia="SimSun" w:cs="Times New Roman"/>
          <w:sz w:val="24"/>
          <w:szCs w:val="24"/>
        </w:rPr>
        <w:t>008</w:t>
      </w:r>
      <w:r w:rsidR="00B25E63" w:rsidRPr="001D14DD">
        <w:rPr>
          <w:rFonts w:eastAsia="SimSun" w:cs="Times New Roman"/>
          <w:sz w:val="24"/>
          <w:szCs w:val="24"/>
        </w:rPr>
        <w:t xml:space="preserve"> </w:t>
      </w:r>
      <w:r w:rsidR="001D14DD" w:rsidRPr="001D14DD">
        <w:rPr>
          <w:rFonts w:eastAsia="SimSun" w:cs="Times New Roman"/>
          <w:sz w:val="24"/>
          <w:szCs w:val="24"/>
        </w:rPr>
        <w:t>0.</w:t>
      </w:r>
      <w:r w:rsidR="00B25E63">
        <w:rPr>
          <w:rFonts w:eastAsia="SimSun" w:cs="Times New Roman"/>
          <w:sz w:val="24"/>
          <w:szCs w:val="24"/>
        </w:rPr>
        <w:t>45</w:t>
      </w:r>
      <w:r w:rsidR="001D14DD" w:rsidRPr="001D14DD">
        <w:rPr>
          <w:rFonts w:eastAsia="SimSun" w:cs="Times New Roman"/>
          <w:sz w:val="24"/>
          <w:szCs w:val="24"/>
        </w:rPr>
        <w:t>]</w:t>
      </w:r>
      <w:r>
        <w:rPr>
          <w:rFonts w:eastAsia="SimSun" w:cs="Times New Roman"/>
          <w:sz w:val="24"/>
          <w:szCs w:val="24"/>
        </w:rPr>
        <w:t>)</w:t>
      </w:r>
      <w:r w:rsidR="00D174B7" w:rsidRPr="00D174B7">
        <w:rPr>
          <w:rFonts w:eastAsia="SimSun" w:cs="Times New Roman"/>
          <w:sz w:val="24"/>
          <w:szCs w:val="24"/>
        </w:rPr>
        <w:t xml:space="preserve"> </w:t>
      </w:r>
      <w:r w:rsidR="00D174B7">
        <w:rPr>
          <w:rFonts w:eastAsia="SimSun" w:cs="Times New Roman"/>
          <w:sz w:val="24"/>
          <w:szCs w:val="24"/>
        </w:rPr>
        <w:t xml:space="preserve">and RTs (Cohen’s </w:t>
      </w:r>
      <w:r w:rsidR="00D174B7" w:rsidRPr="00F849C1">
        <w:rPr>
          <w:rFonts w:eastAsia="SimSun" w:cs="Times New Roman"/>
          <w:i/>
          <w:sz w:val="24"/>
          <w:szCs w:val="24"/>
        </w:rPr>
        <w:t>d</w:t>
      </w:r>
      <w:r w:rsidR="00D174B7">
        <w:rPr>
          <w:rFonts w:eastAsia="SimSun" w:cs="Times New Roman"/>
          <w:sz w:val="24"/>
          <w:szCs w:val="24"/>
        </w:rPr>
        <w:t xml:space="preserve"> = </w:t>
      </w:r>
      <w:r w:rsidR="00851D7A">
        <w:rPr>
          <w:rFonts w:eastAsia="SimSun" w:cs="Times New Roman"/>
          <w:sz w:val="24"/>
          <w:szCs w:val="24"/>
        </w:rPr>
        <w:t>-</w:t>
      </w:r>
      <w:r w:rsidRPr="00795A3A">
        <w:rPr>
          <w:rFonts w:eastAsia="SimSun" w:cs="Times New Roman"/>
          <w:sz w:val="24"/>
          <w:szCs w:val="24"/>
        </w:rPr>
        <w:t>0.</w:t>
      </w:r>
      <w:r w:rsidR="00EF657A">
        <w:rPr>
          <w:rFonts w:eastAsia="SimSun" w:cs="Times New Roman"/>
          <w:sz w:val="24"/>
          <w:szCs w:val="24"/>
        </w:rPr>
        <w:t>40</w:t>
      </w:r>
      <w:r w:rsidR="00D174B7">
        <w:rPr>
          <w:rFonts w:eastAsia="SimSun" w:cs="Times New Roman"/>
          <w:sz w:val="24"/>
          <w:szCs w:val="24"/>
        </w:rPr>
        <w:t xml:space="preserve">, 95% CI </w:t>
      </w:r>
      <w:r w:rsidRPr="00795A3A">
        <w:rPr>
          <w:rFonts w:eastAsia="SimSun" w:cs="Times New Roman"/>
          <w:sz w:val="24"/>
          <w:szCs w:val="24"/>
        </w:rPr>
        <w:t>[</w:t>
      </w:r>
      <w:r w:rsidR="001D14DD">
        <w:rPr>
          <w:rFonts w:eastAsia="SimSun" w:cs="Times New Roman"/>
          <w:sz w:val="24"/>
          <w:szCs w:val="24"/>
        </w:rPr>
        <w:t>-</w:t>
      </w:r>
      <w:r w:rsidR="00851D7A">
        <w:rPr>
          <w:rFonts w:eastAsia="SimSun" w:cs="Times New Roman"/>
          <w:sz w:val="24"/>
          <w:szCs w:val="24"/>
        </w:rPr>
        <w:t>0</w:t>
      </w:r>
      <w:r w:rsidRPr="00795A3A">
        <w:rPr>
          <w:rFonts w:eastAsia="SimSun" w:cs="Times New Roman"/>
          <w:sz w:val="24"/>
          <w:szCs w:val="24"/>
        </w:rPr>
        <w:t>.</w:t>
      </w:r>
      <w:r w:rsidR="003E37B4">
        <w:rPr>
          <w:rFonts w:eastAsia="SimSun" w:cs="Times New Roman"/>
          <w:sz w:val="24"/>
          <w:szCs w:val="24"/>
        </w:rPr>
        <w:t>6</w:t>
      </w:r>
      <w:r w:rsidR="00EF657A">
        <w:rPr>
          <w:rFonts w:eastAsia="SimSun" w:cs="Times New Roman"/>
          <w:sz w:val="24"/>
          <w:szCs w:val="24"/>
        </w:rPr>
        <w:t>0</w:t>
      </w:r>
      <w:r w:rsidR="003E37B4" w:rsidRPr="00795A3A">
        <w:rPr>
          <w:rFonts w:eastAsia="SimSun" w:cs="Times New Roman"/>
          <w:sz w:val="24"/>
          <w:szCs w:val="24"/>
        </w:rPr>
        <w:t xml:space="preserve"> </w:t>
      </w:r>
      <w:r w:rsidR="00851D7A">
        <w:rPr>
          <w:rFonts w:eastAsia="SimSun" w:cs="Times New Roman"/>
          <w:sz w:val="24"/>
          <w:szCs w:val="24"/>
        </w:rPr>
        <w:t>-0.</w:t>
      </w:r>
      <w:r w:rsidR="003E37B4">
        <w:rPr>
          <w:rFonts w:eastAsia="SimSun" w:cs="Times New Roman"/>
          <w:sz w:val="24"/>
          <w:szCs w:val="24"/>
        </w:rPr>
        <w:t>20</w:t>
      </w:r>
      <w:r w:rsidRPr="00795A3A">
        <w:rPr>
          <w:rFonts w:eastAsia="SimSun" w:cs="Times New Roman"/>
          <w:sz w:val="24"/>
          <w:szCs w:val="24"/>
        </w:rPr>
        <w:t>]</w:t>
      </w:r>
      <w:r w:rsidR="00D174B7">
        <w:rPr>
          <w:rFonts w:eastAsia="SimSun" w:cs="Times New Roman"/>
          <w:sz w:val="24"/>
          <w:szCs w:val="24"/>
        </w:rPr>
        <w:t>)</w:t>
      </w:r>
      <w:r w:rsidR="00851D7A">
        <w:rPr>
          <w:rFonts w:eastAsia="SimSun" w:cs="Times New Roman"/>
          <w:sz w:val="24"/>
          <w:szCs w:val="24"/>
        </w:rPr>
        <w:t>. Also, the</w:t>
      </w:r>
      <w:r w:rsidR="003C14A5">
        <w:rPr>
          <w:rFonts w:eastAsia="SimSun" w:cs="Times New Roman"/>
          <w:sz w:val="24"/>
          <w:szCs w:val="24"/>
        </w:rPr>
        <w:t xml:space="preserve"> performance under</w:t>
      </w:r>
      <w:r w:rsidR="00851D7A">
        <w:rPr>
          <w:rFonts w:eastAsia="SimSun" w:cs="Times New Roman"/>
          <w:sz w:val="24"/>
          <w:szCs w:val="24"/>
        </w:rPr>
        <w:t xml:space="preserve"> good-person association</w:t>
      </w:r>
      <w:r w:rsidR="003C14A5">
        <w:rPr>
          <w:rFonts w:eastAsia="SimSun" w:cs="Times New Roman"/>
          <w:sz w:val="24"/>
          <w:szCs w:val="24"/>
        </w:rPr>
        <w:t xml:space="preserve"> condition was</w:t>
      </w:r>
      <w:r w:rsidR="00851D7A">
        <w:rPr>
          <w:rFonts w:eastAsia="SimSun" w:cs="Times New Roman"/>
          <w:sz w:val="24"/>
          <w:szCs w:val="24"/>
        </w:rPr>
        <w:t xml:space="preserve"> also significantly better than </w:t>
      </w:r>
      <w:r w:rsidR="003C14A5">
        <w:rPr>
          <w:rFonts w:eastAsia="SimSun" w:cs="Times New Roman"/>
          <w:sz w:val="24"/>
          <w:szCs w:val="24"/>
        </w:rPr>
        <w:t xml:space="preserve">that under </w:t>
      </w:r>
      <w:r w:rsidR="00851D7A">
        <w:rPr>
          <w:rFonts w:eastAsia="SimSun" w:cs="Times New Roman"/>
          <w:sz w:val="24"/>
          <w:szCs w:val="24"/>
        </w:rPr>
        <w:t>bad-person association</w:t>
      </w:r>
      <w:r w:rsidR="003C14A5">
        <w:rPr>
          <w:rFonts w:eastAsia="SimSun" w:cs="Times New Roman"/>
          <w:sz w:val="24"/>
          <w:szCs w:val="24"/>
        </w:rPr>
        <w:t xml:space="preserve"> condition</w:t>
      </w:r>
      <w:r w:rsidR="00851D7A">
        <w:rPr>
          <w:rFonts w:eastAsia="SimSun" w:cs="Times New Roman"/>
          <w:sz w:val="24"/>
          <w:szCs w:val="24"/>
        </w:rPr>
        <w:t xml:space="preserve">, both in </w:t>
      </w:r>
      <w:r w:rsidR="00851D7A" w:rsidRPr="00DD6A14">
        <w:rPr>
          <w:rFonts w:eastAsia="SimSun" w:cs="Times New Roman"/>
          <w:i/>
          <w:sz w:val="24"/>
          <w:szCs w:val="24"/>
        </w:rPr>
        <w:t>d</w:t>
      </w:r>
      <w:proofErr w:type="gramStart"/>
      <w:r w:rsidR="00851D7A">
        <w:rPr>
          <w:rFonts w:eastAsia="SimSun" w:cs="Times New Roman"/>
          <w:sz w:val="24"/>
          <w:szCs w:val="24"/>
        </w:rPr>
        <w:t>’(</w:t>
      </w:r>
      <w:proofErr w:type="gramEnd"/>
      <w:r w:rsidR="00851D7A">
        <w:rPr>
          <w:rFonts w:eastAsia="SimSun" w:cs="Times New Roman"/>
          <w:sz w:val="24"/>
          <w:szCs w:val="24"/>
        </w:rPr>
        <w:t xml:space="preserve">Cohen’s </w:t>
      </w:r>
      <w:r w:rsidR="00851D7A" w:rsidRPr="00F849C1">
        <w:rPr>
          <w:rFonts w:eastAsia="SimSun" w:cs="Times New Roman"/>
          <w:i/>
          <w:sz w:val="24"/>
          <w:szCs w:val="24"/>
        </w:rPr>
        <w:t>d</w:t>
      </w:r>
      <w:r w:rsidR="001D14DD">
        <w:rPr>
          <w:rFonts w:eastAsia="SimSun" w:cs="Times New Roman"/>
          <w:sz w:val="24"/>
          <w:szCs w:val="24"/>
        </w:rPr>
        <w:t xml:space="preserve"> =</w:t>
      </w:r>
      <w:r w:rsidR="00515418">
        <w:rPr>
          <w:rFonts w:eastAsia="SimSun" w:cs="Times New Roman"/>
          <w:sz w:val="24"/>
          <w:szCs w:val="24"/>
        </w:rPr>
        <w:t xml:space="preserve"> </w:t>
      </w:r>
      <w:r w:rsidR="001D14DD">
        <w:rPr>
          <w:rFonts w:eastAsia="SimSun" w:cs="Times New Roman"/>
          <w:sz w:val="24"/>
          <w:szCs w:val="24"/>
        </w:rPr>
        <w:t>0.</w:t>
      </w:r>
      <w:r w:rsidR="00B25E63">
        <w:rPr>
          <w:rFonts w:eastAsia="SimSun" w:cs="Times New Roman"/>
          <w:sz w:val="24"/>
          <w:szCs w:val="24"/>
        </w:rPr>
        <w:t>25</w:t>
      </w:r>
      <w:r w:rsidR="001D14DD">
        <w:rPr>
          <w:rFonts w:eastAsia="SimSun" w:cs="Times New Roman"/>
          <w:sz w:val="24"/>
          <w:szCs w:val="24"/>
        </w:rPr>
        <w:t>, 95% CI [0.</w:t>
      </w:r>
      <w:r w:rsidR="00B25E63">
        <w:rPr>
          <w:rFonts w:eastAsia="SimSun" w:cs="Times New Roman"/>
          <w:sz w:val="24"/>
          <w:szCs w:val="24"/>
        </w:rPr>
        <w:t xml:space="preserve">14 </w:t>
      </w:r>
      <w:r w:rsidR="001D14DD">
        <w:rPr>
          <w:rFonts w:eastAsia="SimSun" w:cs="Times New Roman"/>
          <w:sz w:val="24"/>
          <w:szCs w:val="24"/>
        </w:rPr>
        <w:t>0.</w:t>
      </w:r>
      <w:r w:rsidR="00B25E63">
        <w:rPr>
          <w:rFonts w:eastAsia="SimSun" w:cs="Times New Roman"/>
          <w:sz w:val="24"/>
          <w:szCs w:val="24"/>
        </w:rPr>
        <w:t>37</w:t>
      </w:r>
      <w:r w:rsidR="00851D7A" w:rsidRPr="00795A3A">
        <w:rPr>
          <w:rFonts w:eastAsia="SimSun" w:cs="Times New Roman"/>
          <w:sz w:val="24"/>
          <w:szCs w:val="24"/>
        </w:rPr>
        <w:t>]</w:t>
      </w:r>
      <w:r w:rsidR="00851D7A">
        <w:rPr>
          <w:rFonts w:eastAsia="SimSun" w:cs="Times New Roman"/>
          <w:sz w:val="24"/>
          <w:szCs w:val="24"/>
        </w:rPr>
        <w:t>)</w:t>
      </w:r>
      <w:r w:rsidR="00851D7A" w:rsidRPr="00D174B7">
        <w:rPr>
          <w:rFonts w:eastAsia="SimSun" w:cs="Times New Roman"/>
          <w:sz w:val="24"/>
          <w:szCs w:val="24"/>
        </w:rPr>
        <w:t xml:space="preserve"> </w:t>
      </w:r>
      <w:r w:rsidR="00851D7A">
        <w:rPr>
          <w:rFonts w:eastAsia="SimSun" w:cs="Times New Roman"/>
          <w:sz w:val="24"/>
          <w:szCs w:val="24"/>
        </w:rPr>
        <w:t xml:space="preserve">and RTs (Cohen’s </w:t>
      </w:r>
      <w:r w:rsidR="00851D7A" w:rsidRPr="00F849C1">
        <w:rPr>
          <w:rFonts w:eastAsia="SimSun" w:cs="Times New Roman"/>
          <w:i/>
          <w:sz w:val="24"/>
          <w:szCs w:val="24"/>
        </w:rPr>
        <w:t>d</w:t>
      </w:r>
      <w:r w:rsidR="00851D7A">
        <w:rPr>
          <w:rFonts w:eastAsia="SimSun" w:cs="Times New Roman"/>
          <w:sz w:val="24"/>
          <w:szCs w:val="24"/>
        </w:rPr>
        <w:t xml:space="preserve"> =</w:t>
      </w:r>
      <w:r w:rsidR="001D14DD">
        <w:rPr>
          <w:rFonts w:eastAsia="SimSun" w:cs="Times New Roman"/>
          <w:sz w:val="24"/>
          <w:szCs w:val="24"/>
        </w:rPr>
        <w:t xml:space="preserve"> -0.</w:t>
      </w:r>
      <w:r w:rsidR="00533ED2">
        <w:rPr>
          <w:rFonts w:eastAsia="SimSun" w:cs="Times New Roman"/>
          <w:sz w:val="24"/>
          <w:szCs w:val="24"/>
        </w:rPr>
        <w:t>47</w:t>
      </w:r>
      <w:r w:rsidR="00851D7A">
        <w:rPr>
          <w:rFonts w:eastAsia="SimSun" w:cs="Times New Roman"/>
          <w:sz w:val="24"/>
          <w:szCs w:val="24"/>
        </w:rPr>
        <w:t>, 95% CI [-0.</w:t>
      </w:r>
      <w:r w:rsidR="00533ED2">
        <w:rPr>
          <w:rFonts w:eastAsia="SimSun" w:cs="Times New Roman"/>
          <w:sz w:val="24"/>
          <w:szCs w:val="24"/>
        </w:rPr>
        <w:t xml:space="preserve">66 </w:t>
      </w:r>
      <w:r w:rsidR="001D14DD">
        <w:rPr>
          <w:rFonts w:eastAsia="SimSun" w:cs="Times New Roman"/>
          <w:sz w:val="24"/>
          <w:szCs w:val="24"/>
        </w:rPr>
        <w:t>-0.</w:t>
      </w:r>
      <w:r w:rsidR="00533ED2">
        <w:rPr>
          <w:rFonts w:eastAsia="SimSun" w:cs="Times New Roman"/>
          <w:sz w:val="24"/>
          <w:szCs w:val="24"/>
        </w:rPr>
        <w:t>29</w:t>
      </w:r>
      <w:r w:rsidR="00851D7A" w:rsidRPr="00795A3A">
        <w:rPr>
          <w:rFonts w:eastAsia="SimSun" w:cs="Times New Roman"/>
          <w:sz w:val="24"/>
          <w:szCs w:val="24"/>
        </w:rPr>
        <w:t>]</w:t>
      </w:r>
      <w:r w:rsidR="00851D7A">
        <w:rPr>
          <w:rFonts w:eastAsia="SimSun" w:cs="Times New Roman"/>
          <w:sz w:val="24"/>
          <w:szCs w:val="24"/>
        </w:rPr>
        <w:t>).</w:t>
      </w:r>
      <w:r w:rsidR="00515418">
        <w:rPr>
          <w:rFonts w:eastAsia="SimSun" w:cs="Times New Roman"/>
          <w:sz w:val="24"/>
          <w:szCs w:val="24"/>
        </w:rPr>
        <w:t xml:space="preserve"> But the difference between</w:t>
      </w:r>
      <w:r w:rsidR="003C14A5">
        <w:rPr>
          <w:rFonts w:eastAsia="SimSun" w:cs="Times New Roman"/>
          <w:sz w:val="24"/>
          <w:szCs w:val="24"/>
        </w:rPr>
        <w:t xml:space="preserve"> the performance under</w:t>
      </w:r>
      <w:r w:rsidR="00515418">
        <w:rPr>
          <w:rFonts w:eastAsia="SimSun" w:cs="Times New Roman"/>
          <w:sz w:val="24"/>
          <w:szCs w:val="24"/>
        </w:rPr>
        <w:t xml:space="preserve"> neutral</w:t>
      </w:r>
      <w:r w:rsidR="003C14A5">
        <w:rPr>
          <w:rFonts w:eastAsia="SimSun" w:cs="Times New Roman"/>
          <w:sz w:val="24"/>
          <w:szCs w:val="24"/>
        </w:rPr>
        <w:t>-person association condition</w:t>
      </w:r>
      <w:r w:rsidR="00515418">
        <w:rPr>
          <w:rFonts w:eastAsia="SimSun" w:cs="Times New Roman"/>
          <w:sz w:val="24"/>
          <w:szCs w:val="24"/>
        </w:rPr>
        <w:t xml:space="preserve"> and </w:t>
      </w:r>
      <w:r w:rsidR="003C14A5">
        <w:rPr>
          <w:rFonts w:eastAsia="SimSun" w:cs="Times New Roman"/>
          <w:sz w:val="24"/>
          <w:szCs w:val="24"/>
        </w:rPr>
        <w:t>bad association condition</w:t>
      </w:r>
      <w:r w:rsidR="00515418">
        <w:rPr>
          <w:rFonts w:eastAsia="SimSun" w:cs="Times New Roman"/>
          <w:sz w:val="24"/>
          <w:szCs w:val="24"/>
        </w:rPr>
        <w:t xml:space="preserve"> is </w:t>
      </w:r>
      <w:r w:rsidR="003C14A5">
        <w:rPr>
          <w:rFonts w:eastAsia="SimSun" w:cs="Times New Roman"/>
          <w:sz w:val="24"/>
          <w:szCs w:val="24"/>
        </w:rPr>
        <w:t>not s</w:t>
      </w:r>
      <w:r w:rsidR="00515418">
        <w:rPr>
          <w:rFonts w:eastAsia="SimSun" w:cs="Times New Roman"/>
          <w:sz w:val="24"/>
          <w:szCs w:val="24"/>
        </w:rPr>
        <w:t xml:space="preserve">ignificant, in </w:t>
      </w:r>
      <w:r w:rsidR="00515418" w:rsidRPr="00BA3F62">
        <w:rPr>
          <w:rFonts w:eastAsia="SimSun" w:cs="Times New Roman"/>
          <w:i/>
          <w:sz w:val="24"/>
          <w:szCs w:val="24"/>
        </w:rPr>
        <w:t>d’</w:t>
      </w:r>
      <w:r w:rsidR="00515418">
        <w:rPr>
          <w:rFonts w:eastAsia="SimSun" w:cs="Times New Roman"/>
          <w:sz w:val="24"/>
          <w:szCs w:val="24"/>
        </w:rPr>
        <w:t xml:space="preserve"> (Cohen’s </w:t>
      </w:r>
      <w:r w:rsidR="00515418" w:rsidRPr="00F849C1">
        <w:rPr>
          <w:rFonts w:eastAsia="SimSun" w:cs="Times New Roman"/>
          <w:i/>
          <w:sz w:val="24"/>
          <w:szCs w:val="24"/>
        </w:rPr>
        <w:t>d</w:t>
      </w:r>
      <w:r w:rsidR="00515418">
        <w:rPr>
          <w:rFonts w:eastAsia="SimSun" w:cs="Times New Roman"/>
          <w:sz w:val="24"/>
          <w:szCs w:val="24"/>
        </w:rPr>
        <w:t xml:space="preserve"> = </w:t>
      </w:r>
      <w:r w:rsidR="00B25E63">
        <w:rPr>
          <w:rFonts w:eastAsia="SimSun" w:cs="Times New Roman"/>
          <w:sz w:val="24"/>
          <w:szCs w:val="24"/>
        </w:rPr>
        <w:t>0</w:t>
      </w:r>
      <w:r w:rsidR="00515418">
        <w:rPr>
          <w:rFonts w:eastAsia="SimSun" w:cs="Times New Roman"/>
          <w:sz w:val="24"/>
          <w:szCs w:val="24"/>
        </w:rPr>
        <w:t>, 95% CI [-0.</w:t>
      </w:r>
      <w:r w:rsidR="00B25E63">
        <w:rPr>
          <w:rFonts w:eastAsia="SimSun" w:cs="Times New Roman"/>
          <w:sz w:val="24"/>
          <w:szCs w:val="24"/>
        </w:rPr>
        <w:t xml:space="preserve">14 </w:t>
      </w:r>
      <w:r w:rsidR="00515418">
        <w:rPr>
          <w:rFonts w:eastAsia="SimSun" w:cs="Times New Roman"/>
          <w:sz w:val="24"/>
          <w:szCs w:val="24"/>
        </w:rPr>
        <w:t>0.14</w:t>
      </w:r>
      <w:r w:rsidR="00515418" w:rsidRPr="00795A3A">
        <w:rPr>
          <w:rFonts w:eastAsia="SimSun" w:cs="Times New Roman"/>
          <w:sz w:val="24"/>
          <w:szCs w:val="24"/>
        </w:rPr>
        <w:t>]</w:t>
      </w:r>
      <w:r w:rsidR="00515418">
        <w:rPr>
          <w:rFonts w:eastAsia="SimSun" w:cs="Times New Roman"/>
          <w:sz w:val="24"/>
          <w:szCs w:val="24"/>
        </w:rPr>
        <w:t>) and RT</w:t>
      </w:r>
      <w:r w:rsidR="000B4002">
        <w:rPr>
          <w:rFonts w:eastAsia="SimSun" w:cs="Times New Roman"/>
          <w:sz w:val="24"/>
          <w:szCs w:val="24"/>
        </w:rPr>
        <w:t xml:space="preserve"> (Cohen’s </w:t>
      </w:r>
      <w:r w:rsidR="000B4002" w:rsidRPr="00F849C1">
        <w:rPr>
          <w:rFonts w:eastAsia="SimSun" w:cs="Times New Roman"/>
          <w:i/>
          <w:sz w:val="24"/>
          <w:szCs w:val="24"/>
        </w:rPr>
        <w:t>d</w:t>
      </w:r>
      <w:r w:rsidR="000B4002">
        <w:rPr>
          <w:rFonts w:eastAsia="SimSun" w:cs="Times New Roman"/>
          <w:sz w:val="24"/>
          <w:szCs w:val="24"/>
        </w:rPr>
        <w:t xml:space="preserve"> = -0.0</w:t>
      </w:r>
      <w:r w:rsidR="00533ED2">
        <w:rPr>
          <w:rFonts w:eastAsia="SimSun" w:cs="Times New Roman"/>
          <w:sz w:val="24"/>
          <w:szCs w:val="24"/>
        </w:rPr>
        <w:t>8</w:t>
      </w:r>
      <w:r w:rsidR="000B4002">
        <w:rPr>
          <w:rFonts w:eastAsia="SimSun" w:cs="Times New Roman"/>
          <w:sz w:val="24"/>
          <w:szCs w:val="24"/>
        </w:rPr>
        <w:t>, 95% CI [-0.</w:t>
      </w:r>
      <w:r w:rsidR="00533ED2">
        <w:rPr>
          <w:rFonts w:eastAsia="SimSun" w:cs="Times New Roman"/>
          <w:sz w:val="24"/>
          <w:szCs w:val="24"/>
        </w:rPr>
        <w:t xml:space="preserve">19 </w:t>
      </w:r>
      <w:r w:rsidR="000B4002">
        <w:rPr>
          <w:rFonts w:eastAsia="SimSun" w:cs="Times New Roman"/>
          <w:sz w:val="24"/>
          <w:szCs w:val="24"/>
        </w:rPr>
        <w:t>0.</w:t>
      </w:r>
      <w:r w:rsidR="00533ED2">
        <w:rPr>
          <w:rFonts w:eastAsia="SimSun" w:cs="Times New Roman"/>
          <w:sz w:val="24"/>
          <w:szCs w:val="24"/>
        </w:rPr>
        <w:t>04</w:t>
      </w:r>
      <w:r w:rsidR="000B4002" w:rsidRPr="00795A3A">
        <w:rPr>
          <w:rFonts w:eastAsia="SimSun" w:cs="Times New Roman"/>
          <w:sz w:val="24"/>
          <w:szCs w:val="24"/>
        </w:rPr>
        <w:t>]</w:t>
      </w:r>
      <w:r w:rsidR="000B4002">
        <w:rPr>
          <w:rFonts w:eastAsia="SimSun" w:cs="Times New Roman"/>
          <w:sz w:val="24"/>
          <w:szCs w:val="24"/>
        </w:rPr>
        <w:t>).</w:t>
      </w:r>
    </w:p>
    <w:p w14:paraId="589630F0" w14:textId="19C4797F" w:rsidR="00C572F1" w:rsidDel="00B64D6D" w:rsidRDefault="00C572F1" w:rsidP="00BA3F62">
      <w:pPr>
        <w:spacing w:line="480" w:lineRule="auto"/>
        <w:ind w:firstLine="720"/>
        <w:jc w:val="left"/>
        <w:rPr>
          <w:del w:id="821" w:author="Hu, C-P" w:date="2018-11-07T07:35:00Z"/>
          <w:rFonts w:eastAsia="SimSun" w:cs="Times New Roman"/>
          <w:sz w:val="24"/>
          <w:szCs w:val="24"/>
        </w:rPr>
      </w:pPr>
      <w:r w:rsidRPr="00E026D2">
        <w:rPr>
          <w:rFonts w:eastAsia="SimSun" w:cs="Times New Roman"/>
          <w:sz w:val="24"/>
          <w:szCs w:val="24"/>
        </w:rPr>
        <w:t xml:space="preserve">We </w:t>
      </w:r>
      <w:r>
        <w:rPr>
          <w:rFonts w:eastAsia="SimSun" w:cs="Times New Roman"/>
          <w:sz w:val="24"/>
          <w:szCs w:val="24"/>
        </w:rPr>
        <w:t>also conducted meta-analyses separately for the moral valence effect for self- and other-referential condition</w:t>
      </w:r>
      <w:ins w:id="822" w:author="Hu, C-P" w:date="2018-11-07T07:34:00Z">
        <w:r w:rsidR="00B64D6D">
          <w:rPr>
            <w:rFonts w:eastAsia="SimSun" w:cs="Times New Roman"/>
            <w:sz w:val="24"/>
            <w:szCs w:val="24"/>
          </w:rPr>
          <w:t xml:space="preserve"> (</w:t>
        </w:r>
      </w:ins>
      <w:commentRangeStart w:id="823"/>
      <w:ins w:id="824" w:author="Hu, C-P" w:date="2018-11-07T07:35:00Z">
        <w:r w:rsidR="00B64D6D">
          <w:rPr>
            <w:rFonts w:eastAsia="SimSun" w:cs="Times New Roman"/>
            <w:sz w:val="24"/>
            <w:szCs w:val="24"/>
          </w:rPr>
          <w:t xml:space="preserve">experimental </w:t>
        </w:r>
      </w:ins>
      <w:commentRangeEnd w:id="823"/>
      <w:ins w:id="825" w:author="Hu, C-P" w:date="2018-11-07T08:15:00Z">
        <w:r w:rsidR="00513469">
          <w:rPr>
            <w:rStyle w:val="CommentReference"/>
          </w:rPr>
          <w:commentReference w:id="823"/>
        </w:r>
      </w:ins>
      <w:ins w:id="826" w:author="Hu, C-P" w:date="2018-11-07T07:35:00Z">
        <w:r w:rsidR="00B64D6D">
          <w:rPr>
            <w:rFonts w:eastAsia="SimSun" w:cs="Times New Roman"/>
            <w:sz w:val="24"/>
            <w:szCs w:val="24"/>
          </w:rPr>
          <w:t xml:space="preserve">3a, 3b, 4a, 4b, and two exepriment from </w:t>
        </w:r>
      </w:ins>
      <w:r w:rsidR="00B64D6D">
        <w:rPr>
          <w:rFonts w:eastAsia="SimSun" w:cs="Times New Roman"/>
          <w:sz w:val="24"/>
          <w:szCs w:val="24"/>
        </w:rPr>
        <w:fldChar w:fldCharType="begin"/>
      </w:r>
      <w:r w:rsidR="00B64D6D">
        <w:rPr>
          <w:rFonts w:eastAsia="SimSun" w:cs="Times New Roman"/>
          <w:sz w:val="24"/>
          <w:szCs w:val="24"/>
        </w:rPr>
        <w:instrText xml:space="preserve"> ADDIN EN.CITE &lt;EndNote&gt;&lt;Cite&gt;&lt;Author&gt;Hu&lt;/Author&gt;&lt;Year&gt;in Prep&lt;/Year&gt;&lt;RecNum&gt;16617&lt;/RecNum&gt;&lt;DisplayText&gt;(Hu et al., in Prep)&lt;/DisplayText&gt;&lt;record&gt;&lt;rec-number&gt;16617&lt;/rec-number&gt;&lt;foreign-keys&gt;&lt;key app="EN" db-id="2rwpxrts1esv2metztzveppdex90zxxxaspz" timestamp="1540710334"&gt;16617&lt;/key&gt;&lt;/foreign-keys&gt;&lt;ref-type name="Journal Article"&gt;17&lt;/ref-type&gt;&lt;contributors&gt;&lt;authors&gt;&lt;author&gt;Chuan-Peng Hu&lt;/author&gt;&lt;author&gt;Yuxuan Lan&lt;/author&gt;&lt;author&gt;C. Neil Macrae&lt;/author&gt;&lt;author&gt;Jie Sui&lt;/author&gt;&lt;/authors&gt;&lt;/contributors&gt;&lt;titles&gt;&lt;title&gt;The moral me first: Prioritized response to the moral self in perceptual decision-making&lt;/title&gt;&lt;/titles&gt;&lt;dates&gt;&lt;year&gt;in Prep&lt;/year&gt;&lt;/dates&gt;&lt;urls&gt;&lt;/urls&gt;&lt;/record&gt;&lt;/Cite&gt;&lt;/EndNote&gt;</w:instrText>
      </w:r>
      <w:r w:rsidR="00B64D6D">
        <w:rPr>
          <w:rFonts w:eastAsia="SimSun" w:cs="Times New Roman"/>
          <w:sz w:val="24"/>
          <w:szCs w:val="24"/>
        </w:rPr>
        <w:fldChar w:fldCharType="separate"/>
      </w:r>
      <w:r w:rsidR="00B64D6D">
        <w:rPr>
          <w:rFonts w:eastAsia="SimSun" w:cs="Times New Roman"/>
          <w:noProof/>
          <w:sz w:val="24"/>
          <w:szCs w:val="24"/>
        </w:rPr>
        <w:t>(</w:t>
      </w:r>
      <w:hyperlink w:anchor="_ENREF_13" w:tooltip="Hu, in Prep #16617" w:history="1">
        <w:r w:rsidR="00312133">
          <w:rPr>
            <w:rFonts w:eastAsia="SimSun" w:cs="Times New Roman"/>
            <w:noProof/>
            <w:sz w:val="24"/>
            <w:szCs w:val="24"/>
          </w:rPr>
          <w:t>Hu et al., in Prep</w:t>
        </w:r>
      </w:hyperlink>
      <w:r w:rsidR="00B64D6D">
        <w:rPr>
          <w:rFonts w:eastAsia="SimSun" w:cs="Times New Roman"/>
          <w:noProof/>
          <w:sz w:val="24"/>
          <w:szCs w:val="24"/>
        </w:rPr>
        <w:t>)</w:t>
      </w:r>
      <w:r w:rsidR="00B64D6D">
        <w:rPr>
          <w:rFonts w:eastAsia="SimSun" w:cs="Times New Roman"/>
          <w:sz w:val="24"/>
          <w:szCs w:val="24"/>
        </w:rPr>
        <w:fldChar w:fldCharType="end"/>
      </w:r>
      <w:ins w:id="827" w:author="Hu, C-P" w:date="2018-11-07T07:34:00Z">
        <w:r w:rsidR="00B64D6D">
          <w:rPr>
            <w:rFonts w:eastAsia="SimSun" w:cs="Times New Roman"/>
            <w:sz w:val="24"/>
            <w:szCs w:val="24"/>
          </w:rPr>
          <w:t>)</w:t>
        </w:r>
      </w:ins>
      <w:r>
        <w:rPr>
          <w:rFonts w:eastAsia="SimSun" w:cs="Times New Roman"/>
          <w:sz w:val="24"/>
          <w:szCs w:val="24"/>
        </w:rPr>
        <w:t xml:space="preserve">. </w:t>
      </w:r>
    </w:p>
    <w:p w14:paraId="15AAB0F6" w14:textId="50537A79" w:rsidR="00C572F1" w:rsidRDefault="00C572F1" w:rsidP="00B64D6D">
      <w:pPr>
        <w:spacing w:line="480" w:lineRule="auto"/>
        <w:ind w:firstLine="720"/>
        <w:jc w:val="left"/>
        <w:rPr>
          <w:rFonts w:eastAsia="SimSun" w:cs="Times New Roman"/>
          <w:sz w:val="24"/>
          <w:szCs w:val="24"/>
        </w:rPr>
      </w:pPr>
    </w:p>
    <w:p w14:paraId="2D8E5B22" w14:textId="21BAEA38" w:rsidR="00C572F1" w:rsidRDefault="00C572F1" w:rsidP="00BA3F62">
      <w:pPr>
        <w:spacing w:line="480" w:lineRule="auto"/>
        <w:ind w:firstLine="720"/>
        <w:jc w:val="left"/>
        <w:rPr>
          <w:rFonts w:eastAsia="SimSun" w:cs="Times New Roman"/>
          <w:sz w:val="24"/>
          <w:szCs w:val="24"/>
        </w:rPr>
      </w:pPr>
      <w:r>
        <w:rPr>
          <w:rFonts w:eastAsia="SimSun" w:cs="Times New Roman"/>
          <w:sz w:val="24"/>
          <w:szCs w:val="24"/>
        </w:rPr>
        <w:t xml:space="preserve">Table X. Effect size of mini meta-analysis (Cohen’s </w:t>
      </w:r>
      <w:r w:rsidRPr="00E026D2">
        <w:rPr>
          <w:rFonts w:eastAsia="SimSun" w:cs="Times New Roman"/>
          <w:i/>
          <w:sz w:val="24"/>
          <w:szCs w:val="24"/>
        </w:rPr>
        <w:t>d</w:t>
      </w:r>
      <w:r>
        <w:rPr>
          <w:rFonts w:eastAsia="SimSun" w:cs="Times New Roman"/>
          <w:sz w:val="24"/>
          <w:szCs w:val="24"/>
        </w:rPr>
        <w:t>, 95% CI)</w:t>
      </w:r>
    </w:p>
    <w:tbl>
      <w:tblPr>
        <w:tblStyle w:val="TableGrid"/>
        <w:tblW w:w="8926"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276"/>
        <w:gridCol w:w="2126"/>
        <w:gridCol w:w="2268"/>
        <w:gridCol w:w="2127"/>
      </w:tblGrid>
      <w:tr w:rsidR="00981EBE" w14:paraId="77497FCB" w14:textId="77777777" w:rsidTr="00E026D2">
        <w:trPr>
          <w:trHeight w:val="464"/>
        </w:trPr>
        <w:tc>
          <w:tcPr>
            <w:tcW w:w="1129" w:type="dxa"/>
            <w:tcBorders>
              <w:top w:val="single" w:sz="18" w:space="0" w:color="auto"/>
              <w:bottom w:val="single" w:sz="8" w:space="0" w:color="auto"/>
            </w:tcBorders>
            <w:vAlign w:val="center"/>
          </w:tcPr>
          <w:p w14:paraId="35D0EFAD" w14:textId="162E7179" w:rsidR="00C572F1" w:rsidRDefault="00C572F1" w:rsidP="00E026D2">
            <w:pPr>
              <w:spacing w:line="480" w:lineRule="auto"/>
              <w:jc w:val="center"/>
              <w:rPr>
                <w:rFonts w:eastAsia="SimSun" w:cs="Times New Roman"/>
                <w:sz w:val="24"/>
                <w:szCs w:val="24"/>
              </w:rPr>
            </w:pPr>
            <w:r>
              <w:rPr>
                <w:rFonts w:eastAsia="SimSun" w:cs="Times New Roman"/>
                <w:sz w:val="24"/>
                <w:szCs w:val="24"/>
              </w:rPr>
              <w:t>Indecies</w:t>
            </w:r>
          </w:p>
        </w:tc>
        <w:tc>
          <w:tcPr>
            <w:tcW w:w="1276" w:type="dxa"/>
            <w:tcBorders>
              <w:top w:val="single" w:sz="18" w:space="0" w:color="auto"/>
              <w:bottom w:val="single" w:sz="8" w:space="0" w:color="auto"/>
            </w:tcBorders>
            <w:vAlign w:val="center"/>
          </w:tcPr>
          <w:p w14:paraId="079C0404" w14:textId="46FDCEE3" w:rsidR="00C572F1" w:rsidRDefault="00C572F1" w:rsidP="00E026D2">
            <w:pPr>
              <w:spacing w:line="480" w:lineRule="auto"/>
              <w:jc w:val="center"/>
              <w:rPr>
                <w:rFonts w:eastAsia="SimSun" w:cs="Times New Roman"/>
                <w:sz w:val="24"/>
                <w:szCs w:val="24"/>
              </w:rPr>
            </w:pPr>
            <w:r>
              <w:rPr>
                <w:rFonts w:eastAsia="SimSun" w:cs="Times New Roman"/>
                <w:sz w:val="24"/>
                <w:szCs w:val="24"/>
              </w:rPr>
              <w:t>Conditions</w:t>
            </w:r>
          </w:p>
        </w:tc>
        <w:tc>
          <w:tcPr>
            <w:tcW w:w="2126" w:type="dxa"/>
            <w:tcBorders>
              <w:top w:val="single" w:sz="18" w:space="0" w:color="auto"/>
              <w:bottom w:val="single" w:sz="8" w:space="0" w:color="auto"/>
            </w:tcBorders>
            <w:vAlign w:val="center"/>
          </w:tcPr>
          <w:p w14:paraId="0752AF54" w14:textId="179A33A1" w:rsidR="00C572F1" w:rsidRDefault="00C572F1" w:rsidP="00E026D2">
            <w:pPr>
              <w:spacing w:line="480" w:lineRule="auto"/>
              <w:jc w:val="center"/>
              <w:rPr>
                <w:rFonts w:eastAsia="SimSun" w:cs="Times New Roman"/>
                <w:sz w:val="24"/>
                <w:szCs w:val="24"/>
              </w:rPr>
            </w:pPr>
            <w:r>
              <w:rPr>
                <w:rFonts w:eastAsia="SimSun" w:cs="Times New Roman"/>
                <w:sz w:val="24"/>
                <w:szCs w:val="24"/>
              </w:rPr>
              <w:t>Moral-Neutral</w:t>
            </w:r>
          </w:p>
        </w:tc>
        <w:tc>
          <w:tcPr>
            <w:tcW w:w="2268" w:type="dxa"/>
            <w:tcBorders>
              <w:top w:val="single" w:sz="18" w:space="0" w:color="auto"/>
              <w:bottom w:val="single" w:sz="8" w:space="0" w:color="auto"/>
            </w:tcBorders>
            <w:vAlign w:val="center"/>
          </w:tcPr>
          <w:p w14:paraId="0A1CD186" w14:textId="665FA328" w:rsidR="00C572F1" w:rsidRDefault="00C572F1" w:rsidP="00E026D2">
            <w:pPr>
              <w:spacing w:line="480" w:lineRule="auto"/>
              <w:jc w:val="center"/>
              <w:rPr>
                <w:rFonts w:eastAsia="SimSun" w:cs="Times New Roman"/>
                <w:sz w:val="24"/>
                <w:szCs w:val="24"/>
              </w:rPr>
            </w:pPr>
            <w:r>
              <w:rPr>
                <w:rFonts w:eastAsia="SimSun" w:cs="Times New Roman"/>
                <w:sz w:val="24"/>
                <w:szCs w:val="24"/>
              </w:rPr>
              <w:t>Moral-Immoral</w:t>
            </w:r>
          </w:p>
        </w:tc>
        <w:tc>
          <w:tcPr>
            <w:tcW w:w="2127" w:type="dxa"/>
            <w:tcBorders>
              <w:top w:val="single" w:sz="18" w:space="0" w:color="auto"/>
              <w:bottom w:val="single" w:sz="8" w:space="0" w:color="auto"/>
            </w:tcBorders>
            <w:vAlign w:val="center"/>
          </w:tcPr>
          <w:p w14:paraId="0E9EA5C0" w14:textId="7AB4AFBC" w:rsidR="00C572F1" w:rsidRDefault="00C572F1" w:rsidP="00E026D2">
            <w:pPr>
              <w:spacing w:line="480" w:lineRule="auto"/>
              <w:jc w:val="center"/>
              <w:rPr>
                <w:rFonts w:eastAsia="SimSun" w:cs="Times New Roman"/>
                <w:sz w:val="24"/>
                <w:szCs w:val="24"/>
              </w:rPr>
            </w:pPr>
            <w:r>
              <w:rPr>
                <w:rFonts w:eastAsia="SimSun" w:cs="Times New Roman"/>
                <w:sz w:val="24"/>
                <w:szCs w:val="24"/>
              </w:rPr>
              <w:t>Neutral-Immoral</w:t>
            </w:r>
          </w:p>
        </w:tc>
      </w:tr>
      <w:tr w:rsidR="00981EBE" w14:paraId="1D2B2244" w14:textId="77777777" w:rsidTr="00E026D2">
        <w:trPr>
          <w:trHeight w:val="516"/>
        </w:trPr>
        <w:tc>
          <w:tcPr>
            <w:tcW w:w="1129" w:type="dxa"/>
            <w:vMerge w:val="restart"/>
            <w:tcBorders>
              <w:top w:val="single" w:sz="8" w:space="0" w:color="auto"/>
            </w:tcBorders>
            <w:vAlign w:val="center"/>
          </w:tcPr>
          <w:p w14:paraId="0A50FB6F" w14:textId="00181749" w:rsidR="00D86011" w:rsidRDefault="00D86011" w:rsidP="00E026D2">
            <w:pPr>
              <w:spacing w:line="480" w:lineRule="auto"/>
              <w:jc w:val="center"/>
              <w:rPr>
                <w:rFonts w:eastAsia="SimSun" w:cs="Times New Roman"/>
                <w:sz w:val="24"/>
                <w:szCs w:val="24"/>
              </w:rPr>
            </w:pPr>
            <w:r>
              <w:rPr>
                <w:rFonts w:eastAsia="SimSun" w:cs="Times New Roman"/>
                <w:sz w:val="24"/>
                <w:szCs w:val="24"/>
              </w:rPr>
              <w:t>RT</w:t>
            </w:r>
          </w:p>
        </w:tc>
        <w:tc>
          <w:tcPr>
            <w:tcW w:w="1276" w:type="dxa"/>
            <w:tcBorders>
              <w:top w:val="single" w:sz="8" w:space="0" w:color="auto"/>
            </w:tcBorders>
            <w:vAlign w:val="center"/>
          </w:tcPr>
          <w:p w14:paraId="3B6327F1" w14:textId="432A6695" w:rsidR="00D86011" w:rsidRDefault="00D86011" w:rsidP="00E026D2">
            <w:pPr>
              <w:spacing w:line="480" w:lineRule="auto"/>
              <w:jc w:val="center"/>
              <w:rPr>
                <w:rFonts w:eastAsia="SimSun" w:cs="Times New Roman"/>
                <w:sz w:val="24"/>
                <w:szCs w:val="24"/>
              </w:rPr>
            </w:pPr>
            <w:r>
              <w:rPr>
                <w:rFonts w:eastAsia="SimSun" w:cs="Times New Roman"/>
                <w:sz w:val="24"/>
                <w:szCs w:val="24"/>
              </w:rPr>
              <w:t>Self</w:t>
            </w:r>
          </w:p>
        </w:tc>
        <w:tc>
          <w:tcPr>
            <w:tcW w:w="2126" w:type="dxa"/>
            <w:tcBorders>
              <w:top w:val="single" w:sz="8" w:space="0" w:color="auto"/>
            </w:tcBorders>
            <w:vAlign w:val="center"/>
          </w:tcPr>
          <w:p w14:paraId="66001A85" w14:textId="0DB32A88" w:rsidR="00D86011" w:rsidRDefault="00D86011" w:rsidP="00E026D2">
            <w:pPr>
              <w:spacing w:line="480" w:lineRule="auto"/>
              <w:jc w:val="center"/>
              <w:rPr>
                <w:rFonts w:eastAsia="SimSun" w:cs="Times New Roman"/>
                <w:sz w:val="24"/>
                <w:szCs w:val="24"/>
              </w:rPr>
            </w:pPr>
            <w:r>
              <w:rPr>
                <w:rFonts w:eastAsia="SimSun" w:cs="Times New Roman"/>
                <w:sz w:val="24"/>
                <w:szCs w:val="24"/>
              </w:rPr>
              <w:t>-0.51 [-0.82, -0.20]</w:t>
            </w:r>
          </w:p>
        </w:tc>
        <w:tc>
          <w:tcPr>
            <w:tcW w:w="2268" w:type="dxa"/>
            <w:tcBorders>
              <w:top w:val="single" w:sz="8" w:space="0" w:color="auto"/>
            </w:tcBorders>
            <w:vAlign w:val="center"/>
          </w:tcPr>
          <w:p w14:paraId="2D065595" w14:textId="184686D0" w:rsidR="00D86011" w:rsidRDefault="00D86011" w:rsidP="00E026D2">
            <w:pPr>
              <w:spacing w:line="480" w:lineRule="auto"/>
              <w:jc w:val="center"/>
              <w:rPr>
                <w:rFonts w:eastAsia="SimSun" w:cs="Times New Roman"/>
                <w:sz w:val="24"/>
                <w:szCs w:val="24"/>
              </w:rPr>
            </w:pPr>
            <w:r w:rsidRPr="00C572F1">
              <w:rPr>
                <w:rFonts w:eastAsia="SimSun" w:cs="Times New Roman"/>
                <w:sz w:val="24"/>
                <w:szCs w:val="24"/>
              </w:rPr>
              <w:t>-0.59</w:t>
            </w:r>
            <w:r>
              <w:rPr>
                <w:rFonts w:eastAsia="SimSun" w:cs="Times New Roman"/>
                <w:sz w:val="24"/>
                <w:szCs w:val="24"/>
              </w:rPr>
              <w:t xml:space="preserve"> [-.092, -0.26]</w:t>
            </w:r>
          </w:p>
        </w:tc>
        <w:tc>
          <w:tcPr>
            <w:tcW w:w="2127" w:type="dxa"/>
            <w:tcBorders>
              <w:top w:val="single" w:sz="8" w:space="0" w:color="auto"/>
            </w:tcBorders>
            <w:vAlign w:val="center"/>
          </w:tcPr>
          <w:p w14:paraId="670DF2DE" w14:textId="211E08DB" w:rsidR="00D86011" w:rsidRDefault="00D86011" w:rsidP="00E026D2">
            <w:pPr>
              <w:spacing w:line="480" w:lineRule="auto"/>
              <w:jc w:val="center"/>
              <w:rPr>
                <w:rFonts w:eastAsia="SimSun" w:cs="Times New Roman"/>
                <w:sz w:val="24"/>
                <w:szCs w:val="24"/>
              </w:rPr>
            </w:pPr>
            <w:r>
              <w:rPr>
                <w:rFonts w:eastAsia="SimSun" w:cs="Times New Roman"/>
                <w:sz w:val="24"/>
                <w:szCs w:val="24"/>
              </w:rPr>
              <w:t>-0.08 [-0.21, 0.05]</w:t>
            </w:r>
          </w:p>
        </w:tc>
      </w:tr>
      <w:tr w:rsidR="00981EBE" w14:paraId="10597D7A" w14:textId="77777777" w:rsidTr="00E026D2">
        <w:trPr>
          <w:trHeight w:val="542"/>
        </w:trPr>
        <w:tc>
          <w:tcPr>
            <w:tcW w:w="1129" w:type="dxa"/>
            <w:vMerge/>
            <w:vAlign w:val="center"/>
          </w:tcPr>
          <w:p w14:paraId="78F64B64" w14:textId="0A0A4121" w:rsidR="00D86011" w:rsidRDefault="00D86011" w:rsidP="00E026D2">
            <w:pPr>
              <w:spacing w:line="480" w:lineRule="auto"/>
              <w:jc w:val="center"/>
              <w:rPr>
                <w:rFonts w:eastAsia="SimSun" w:cs="Times New Roman"/>
                <w:sz w:val="24"/>
                <w:szCs w:val="24"/>
              </w:rPr>
            </w:pPr>
          </w:p>
        </w:tc>
        <w:tc>
          <w:tcPr>
            <w:tcW w:w="1276" w:type="dxa"/>
            <w:vAlign w:val="center"/>
          </w:tcPr>
          <w:p w14:paraId="2BB56B2B" w14:textId="5295D265" w:rsidR="00D86011" w:rsidRDefault="00D86011" w:rsidP="00E026D2">
            <w:pPr>
              <w:spacing w:line="480" w:lineRule="auto"/>
              <w:jc w:val="center"/>
              <w:rPr>
                <w:rFonts w:eastAsia="SimSun" w:cs="Times New Roman"/>
                <w:sz w:val="24"/>
                <w:szCs w:val="24"/>
              </w:rPr>
            </w:pPr>
            <w:r>
              <w:rPr>
                <w:rFonts w:eastAsia="SimSun" w:cs="Times New Roman"/>
                <w:sz w:val="24"/>
                <w:szCs w:val="24"/>
              </w:rPr>
              <w:t>Other</w:t>
            </w:r>
          </w:p>
        </w:tc>
        <w:tc>
          <w:tcPr>
            <w:tcW w:w="2126" w:type="dxa"/>
            <w:vAlign w:val="center"/>
          </w:tcPr>
          <w:p w14:paraId="69DD298F" w14:textId="641E89D9" w:rsidR="00D86011" w:rsidRDefault="00D86011" w:rsidP="00E026D2">
            <w:pPr>
              <w:spacing w:line="480" w:lineRule="auto"/>
              <w:jc w:val="center"/>
              <w:rPr>
                <w:rFonts w:eastAsia="SimSun" w:cs="Times New Roman"/>
                <w:sz w:val="24"/>
                <w:szCs w:val="24"/>
              </w:rPr>
            </w:pPr>
            <w:r>
              <w:rPr>
                <w:rFonts w:eastAsia="SimSun" w:cs="Times New Roman"/>
                <w:sz w:val="24"/>
                <w:szCs w:val="24"/>
              </w:rPr>
              <w:t>-0.09 [-0.25, 0.06]</w:t>
            </w:r>
          </w:p>
        </w:tc>
        <w:tc>
          <w:tcPr>
            <w:tcW w:w="2268" w:type="dxa"/>
            <w:vAlign w:val="center"/>
          </w:tcPr>
          <w:p w14:paraId="64904417" w14:textId="29EC26C1" w:rsidR="00D86011" w:rsidRDefault="00D86011" w:rsidP="00E026D2">
            <w:pPr>
              <w:spacing w:line="480" w:lineRule="auto"/>
              <w:jc w:val="center"/>
              <w:rPr>
                <w:rFonts w:eastAsia="SimSun" w:cs="Times New Roman"/>
                <w:sz w:val="24"/>
                <w:szCs w:val="24"/>
              </w:rPr>
            </w:pPr>
            <w:r>
              <w:rPr>
                <w:rFonts w:eastAsia="SimSun" w:cs="Times New Roman"/>
                <w:sz w:val="24"/>
                <w:szCs w:val="24"/>
              </w:rPr>
              <w:t>-0.23 [-0.47, 0.01]</w:t>
            </w:r>
          </w:p>
        </w:tc>
        <w:tc>
          <w:tcPr>
            <w:tcW w:w="2127" w:type="dxa"/>
            <w:vAlign w:val="center"/>
          </w:tcPr>
          <w:p w14:paraId="0D910AD6" w14:textId="0583E5DB" w:rsidR="00D86011" w:rsidRDefault="00D86011" w:rsidP="00E026D2">
            <w:pPr>
              <w:spacing w:line="480" w:lineRule="auto"/>
              <w:jc w:val="center"/>
              <w:rPr>
                <w:rFonts w:eastAsia="SimSun" w:cs="Times New Roman"/>
                <w:sz w:val="24"/>
                <w:szCs w:val="24"/>
              </w:rPr>
            </w:pPr>
            <w:r>
              <w:rPr>
                <w:rFonts w:eastAsia="SimSun" w:cs="Times New Roman"/>
                <w:sz w:val="24"/>
                <w:szCs w:val="24"/>
              </w:rPr>
              <w:t>-0.13 [-0.29, 0.02]</w:t>
            </w:r>
          </w:p>
        </w:tc>
      </w:tr>
      <w:tr w:rsidR="00981EBE" w14:paraId="70C31A62" w14:textId="77777777" w:rsidTr="00E026D2">
        <w:trPr>
          <w:trHeight w:val="542"/>
        </w:trPr>
        <w:tc>
          <w:tcPr>
            <w:tcW w:w="1129" w:type="dxa"/>
            <w:vMerge/>
            <w:vAlign w:val="center"/>
          </w:tcPr>
          <w:p w14:paraId="5C126927" w14:textId="7EE5EEE4" w:rsidR="00D86011" w:rsidRDefault="00D86011" w:rsidP="00E026D2">
            <w:pPr>
              <w:spacing w:line="480" w:lineRule="auto"/>
              <w:jc w:val="center"/>
              <w:rPr>
                <w:rFonts w:eastAsia="SimSun" w:cs="Times New Roman"/>
                <w:sz w:val="24"/>
                <w:szCs w:val="24"/>
              </w:rPr>
            </w:pPr>
          </w:p>
        </w:tc>
        <w:tc>
          <w:tcPr>
            <w:tcW w:w="1276" w:type="dxa"/>
            <w:vAlign w:val="center"/>
          </w:tcPr>
          <w:p w14:paraId="751FEC91" w14:textId="366003E7" w:rsidR="00D86011" w:rsidRDefault="00D86011" w:rsidP="00E026D2">
            <w:pPr>
              <w:spacing w:line="480" w:lineRule="auto"/>
              <w:jc w:val="center"/>
              <w:rPr>
                <w:rFonts w:eastAsia="SimSun" w:cs="Times New Roman"/>
                <w:sz w:val="24"/>
                <w:szCs w:val="24"/>
              </w:rPr>
            </w:pPr>
            <w:r>
              <w:rPr>
                <w:rFonts w:eastAsia="SimSun" w:cs="Times New Roman"/>
                <w:sz w:val="24"/>
                <w:szCs w:val="24"/>
              </w:rPr>
              <w:t>Overall</w:t>
            </w:r>
          </w:p>
        </w:tc>
        <w:tc>
          <w:tcPr>
            <w:tcW w:w="2126" w:type="dxa"/>
            <w:vAlign w:val="center"/>
          </w:tcPr>
          <w:p w14:paraId="64C3771A" w14:textId="18F51855" w:rsidR="00D86011" w:rsidRDefault="00D86011" w:rsidP="00E026D2">
            <w:pPr>
              <w:spacing w:line="480" w:lineRule="auto"/>
              <w:jc w:val="center"/>
              <w:rPr>
                <w:rFonts w:eastAsia="SimSun" w:cs="Times New Roman"/>
                <w:sz w:val="24"/>
                <w:szCs w:val="24"/>
              </w:rPr>
            </w:pPr>
            <w:r>
              <w:rPr>
                <w:rFonts w:eastAsia="SimSun" w:cs="Times New Roman"/>
                <w:sz w:val="24"/>
                <w:szCs w:val="24"/>
              </w:rPr>
              <w:t>-</w:t>
            </w:r>
            <w:r w:rsidRPr="00795A3A">
              <w:rPr>
                <w:rFonts w:eastAsia="SimSun" w:cs="Times New Roman"/>
                <w:sz w:val="24"/>
                <w:szCs w:val="24"/>
              </w:rPr>
              <w:t>0.</w:t>
            </w:r>
            <w:r>
              <w:rPr>
                <w:rFonts w:eastAsia="SimSun" w:cs="Times New Roman"/>
                <w:sz w:val="24"/>
                <w:szCs w:val="24"/>
              </w:rPr>
              <w:t xml:space="preserve">40 </w:t>
            </w:r>
            <w:r w:rsidRPr="00795A3A">
              <w:rPr>
                <w:rFonts w:eastAsia="SimSun" w:cs="Times New Roman"/>
                <w:sz w:val="24"/>
                <w:szCs w:val="24"/>
              </w:rPr>
              <w:t>[</w:t>
            </w:r>
            <w:r>
              <w:rPr>
                <w:rFonts w:eastAsia="SimSun" w:cs="Times New Roman"/>
                <w:sz w:val="24"/>
                <w:szCs w:val="24"/>
              </w:rPr>
              <w:t>-0</w:t>
            </w:r>
            <w:r w:rsidRPr="00795A3A">
              <w:rPr>
                <w:rFonts w:eastAsia="SimSun" w:cs="Times New Roman"/>
                <w:sz w:val="24"/>
                <w:szCs w:val="24"/>
              </w:rPr>
              <w:t>.</w:t>
            </w:r>
            <w:r>
              <w:rPr>
                <w:rFonts w:eastAsia="SimSun" w:cs="Times New Roman"/>
                <w:sz w:val="24"/>
                <w:szCs w:val="24"/>
              </w:rPr>
              <w:t>60,</w:t>
            </w:r>
            <w:r w:rsidRPr="00795A3A">
              <w:rPr>
                <w:rFonts w:eastAsia="SimSun" w:cs="Times New Roman"/>
                <w:sz w:val="24"/>
                <w:szCs w:val="24"/>
              </w:rPr>
              <w:t xml:space="preserve"> </w:t>
            </w:r>
            <w:r>
              <w:rPr>
                <w:rFonts w:eastAsia="SimSun" w:cs="Times New Roman"/>
                <w:sz w:val="24"/>
                <w:szCs w:val="24"/>
              </w:rPr>
              <w:t>-0.20</w:t>
            </w:r>
            <w:r w:rsidRPr="00795A3A">
              <w:rPr>
                <w:rFonts w:eastAsia="SimSun" w:cs="Times New Roman"/>
                <w:sz w:val="24"/>
                <w:szCs w:val="24"/>
              </w:rPr>
              <w:t>]</w:t>
            </w:r>
          </w:p>
        </w:tc>
        <w:tc>
          <w:tcPr>
            <w:tcW w:w="2268" w:type="dxa"/>
            <w:vAlign w:val="center"/>
          </w:tcPr>
          <w:p w14:paraId="39BD072C" w14:textId="434F8CF3" w:rsidR="00D86011" w:rsidRDefault="00D86011" w:rsidP="00E026D2">
            <w:pPr>
              <w:spacing w:line="480" w:lineRule="auto"/>
              <w:jc w:val="center"/>
              <w:rPr>
                <w:rFonts w:eastAsia="SimSun" w:cs="Times New Roman"/>
                <w:sz w:val="24"/>
                <w:szCs w:val="24"/>
              </w:rPr>
            </w:pPr>
            <w:r>
              <w:rPr>
                <w:rFonts w:eastAsia="SimSun" w:cs="Times New Roman"/>
                <w:sz w:val="24"/>
                <w:szCs w:val="24"/>
              </w:rPr>
              <w:t>-0.47 [-0.66, -0.29</w:t>
            </w:r>
            <w:r w:rsidRPr="00795A3A">
              <w:rPr>
                <w:rFonts w:eastAsia="SimSun" w:cs="Times New Roman"/>
                <w:sz w:val="24"/>
                <w:szCs w:val="24"/>
              </w:rPr>
              <w:t>]</w:t>
            </w:r>
          </w:p>
        </w:tc>
        <w:tc>
          <w:tcPr>
            <w:tcW w:w="2127" w:type="dxa"/>
            <w:vAlign w:val="center"/>
          </w:tcPr>
          <w:p w14:paraId="23C8FDF3" w14:textId="27E1EBC1" w:rsidR="00D86011" w:rsidRDefault="00D86011" w:rsidP="00E026D2">
            <w:pPr>
              <w:spacing w:line="480" w:lineRule="auto"/>
              <w:jc w:val="center"/>
              <w:rPr>
                <w:rFonts w:eastAsia="SimSun" w:cs="Times New Roman"/>
                <w:sz w:val="24"/>
                <w:szCs w:val="24"/>
              </w:rPr>
            </w:pPr>
            <w:r>
              <w:rPr>
                <w:rFonts w:eastAsia="SimSun" w:cs="Times New Roman"/>
                <w:sz w:val="24"/>
                <w:szCs w:val="24"/>
              </w:rPr>
              <w:t>0.08 [-0.19, 0.04</w:t>
            </w:r>
            <w:r w:rsidRPr="00795A3A">
              <w:rPr>
                <w:rFonts w:eastAsia="SimSun" w:cs="Times New Roman"/>
                <w:sz w:val="24"/>
                <w:szCs w:val="24"/>
              </w:rPr>
              <w:t>]</w:t>
            </w:r>
          </w:p>
        </w:tc>
      </w:tr>
      <w:tr w:rsidR="00981EBE" w14:paraId="1054590D" w14:textId="77777777" w:rsidTr="00E026D2">
        <w:trPr>
          <w:trHeight w:val="542"/>
        </w:trPr>
        <w:tc>
          <w:tcPr>
            <w:tcW w:w="1129" w:type="dxa"/>
            <w:vMerge w:val="restart"/>
            <w:vAlign w:val="center"/>
          </w:tcPr>
          <w:p w14:paraId="742E2C01" w14:textId="3650072B" w:rsidR="00D86011" w:rsidRDefault="00D86011" w:rsidP="00E026D2">
            <w:pPr>
              <w:spacing w:line="480" w:lineRule="auto"/>
              <w:jc w:val="center"/>
              <w:rPr>
                <w:rFonts w:eastAsia="SimSun" w:cs="Times New Roman"/>
                <w:sz w:val="24"/>
                <w:szCs w:val="24"/>
              </w:rPr>
            </w:pPr>
            <w:r w:rsidRPr="00E026D2">
              <w:rPr>
                <w:rFonts w:eastAsia="SimSun" w:cs="Times New Roman"/>
                <w:i/>
                <w:sz w:val="24"/>
                <w:szCs w:val="24"/>
              </w:rPr>
              <w:t>d</w:t>
            </w:r>
            <w:r>
              <w:rPr>
                <w:rFonts w:eastAsia="SimSun" w:cs="Times New Roman"/>
                <w:sz w:val="24"/>
                <w:szCs w:val="24"/>
              </w:rPr>
              <w:t xml:space="preserve"> prime</w:t>
            </w:r>
          </w:p>
        </w:tc>
        <w:tc>
          <w:tcPr>
            <w:tcW w:w="1276" w:type="dxa"/>
            <w:vAlign w:val="center"/>
          </w:tcPr>
          <w:p w14:paraId="61E39263" w14:textId="59B22E1E" w:rsidR="00D86011" w:rsidRDefault="00D86011" w:rsidP="00E026D2">
            <w:pPr>
              <w:spacing w:line="480" w:lineRule="auto"/>
              <w:jc w:val="center"/>
              <w:rPr>
                <w:rFonts w:eastAsia="SimSun" w:cs="Times New Roman"/>
                <w:sz w:val="24"/>
                <w:szCs w:val="24"/>
              </w:rPr>
            </w:pPr>
            <w:r>
              <w:rPr>
                <w:rFonts w:eastAsia="SimSun" w:cs="Times New Roman"/>
                <w:sz w:val="24"/>
                <w:szCs w:val="24"/>
              </w:rPr>
              <w:t>Self</w:t>
            </w:r>
          </w:p>
        </w:tc>
        <w:tc>
          <w:tcPr>
            <w:tcW w:w="2126" w:type="dxa"/>
            <w:vAlign w:val="center"/>
          </w:tcPr>
          <w:p w14:paraId="7273B887" w14:textId="3E6F0872" w:rsidR="00D86011" w:rsidRDefault="00173CFC" w:rsidP="00E026D2">
            <w:pPr>
              <w:spacing w:line="480" w:lineRule="auto"/>
              <w:jc w:val="center"/>
              <w:rPr>
                <w:rFonts w:eastAsia="SimSun" w:cs="Times New Roman"/>
                <w:sz w:val="24"/>
                <w:szCs w:val="24"/>
              </w:rPr>
            </w:pPr>
            <w:r>
              <w:rPr>
                <w:rFonts w:eastAsia="SimSun" w:cs="Times New Roman"/>
                <w:sz w:val="24"/>
                <w:szCs w:val="24"/>
              </w:rPr>
              <w:t>0.34 [0.09, 0.58]</w:t>
            </w:r>
          </w:p>
        </w:tc>
        <w:tc>
          <w:tcPr>
            <w:tcW w:w="2268" w:type="dxa"/>
            <w:vAlign w:val="center"/>
          </w:tcPr>
          <w:p w14:paraId="5C7B07B4" w14:textId="4130C12D" w:rsidR="00D86011" w:rsidRDefault="00173CFC" w:rsidP="00E026D2">
            <w:pPr>
              <w:spacing w:line="480" w:lineRule="auto"/>
              <w:jc w:val="center"/>
              <w:rPr>
                <w:rFonts w:eastAsia="SimSun" w:cs="Times New Roman"/>
                <w:sz w:val="24"/>
                <w:szCs w:val="24"/>
              </w:rPr>
            </w:pPr>
            <w:r>
              <w:rPr>
                <w:rFonts w:eastAsia="SimSun" w:cs="Times New Roman"/>
                <w:sz w:val="24"/>
                <w:szCs w:val="24"/>
              </w:rPr>
              <w:t>0.46 [0.19, 0.74]</w:t>
            </w:r>
          </w:p>
        </w:tc>
        <w:tc>
          <w:tcPr>
            <w:tcW w:w="2127" w:type="dxa"/>
            <w:vAlign w:val="center"/>
          </w:tcPr>
          <w:p w14:paraId="76E37D8C" w14:textId="7AF146D4" w:rsidR="00D86011" w:rsidRDefault="00173CFC" w:rsidP="00E026D2">
            <w:pPr>
              <w:spacing w:line="480" w:lineRule="auto"/>
              <w:jc w:val="center"/>
              <w:rPr>
                <w:rFonts w:eastAsia="SimSun" w:cs="Times New Roman"/>
                <w:sz w:val="24"/>
                <w:szCs w:val="24"/>
              </w:rPr>
            </w:pPr>
            <w:r>
              <w:rPr>
                <w:rFonts w:eastAsia="SimSun" w:cs="Times New Roman"/>
                <w:sz w:val="24"/>
                <w:szCs w:val="24"/>
              </w:rPr>
              <w:t>0.13 [ -0.02 0.27]</w:t>
            </w:r>
          </w:p>
        </w:tc>
      </w:tr>
      <w:tr w:rsidR="00981EBE" w14:paraId="3A8DCD82" w14:textId="77777777" w:rsidTr="00E026D2">
        <w:trPr>
          <w:trHeight w:val="542"/>
        </w:trPr>
        <w:tc>
          <w:tcPr>
            <w:tcW w:w="1129" w:type="dxa"/>
            <w:vMerge/>
            <w:vAlign w:val="center"/>
          </w:tcPr>
          <w:p w14:paraId="012AF5D0" w14:textId="3E4F5353" w:rsidR="00D86011" w:rsidRDefault="00D86011" w:rsidP="00E026D2">
            <w:pPr>
              <w:spacing w:line="480" w:lineRule="auto"/>
              <w:jc w:val="center"/>
              <w:rPr>
                <w:rFonts w:eastAsia="SimSun" w:cs="Times New Roman"/>
                <w:sz w:val="24"/>
                <w:szCs w:val="24"/>
              </w:rPr>
            </w:pPr>
          </w:p>
        </w:tc>
        <w:tc>
          <w:tcPr>
            <w:tcW w:w="1276" w:type="dxa"/>
            <w:vAlign w:val="center"/>
          </w:tcPr>
          <w:p w14:paraId="25D2A630" w14:textId="501FC649" w:rsidR="00D86011" w:rsidRDefault="00D86011" w:rsidP="00E026D2">
            <w:pPr>
              <w:spacing w:line="480" w:lineRule="auto"/>
              <w:jc w:val="center"/>
              <w:rPr>
                <w:rFonts w:eastAsia="SimSun" w:cs="Times New Roman"/>
                <w:sz w:val="24"/>
                <w:szCs w:val="24"/>
              </w:rPr>
            </w:pPr>
            <w:r>
              <w:rPr>
                <w:rFonts w:eastAsia="SimSun" w:cs="Times New Roman"/>
                <w:sz w:val="24"/>
                <w:szCs w:val="24"/>
              </w:rPr>
              <w:t>Other</w:t>
            </w:r>
          </w:p>
        </w:tc>
        <w:tc>
          <w:tcPr>
            <w:tcW w:w="2126" w:type="dxa"/>
            <w:vAlign w:val="center"/>
          </w:tcPr>
          <w:p w14:paraId="1D3E51B6" w14:textId="1C406EEA" w:rsidR="00D86011" w:rsidRDefault="00173CFC" w:rsidP="00E026D2">
            <w:pPr>
              <w:spacing w:line="480" w:lineRule="auto"/>
              <w:jc w:val="center"/>
              <w:rPr>
                <w:rFonts w:eastAsia="SimSun" w:cs="Times New Roman"/>
                <w:sz w:val="24"/>
                <w:szCs w:val="24"/>
              </w:rPr>
            </w:pPr>
            <w:r>
              <w:rPr>
                <w:rFonts w:eastAsia="SimSun" w:cs="Times New Roman"/>
                <w:sz w:val="24"/>
                <w:szCs w:val="24"/>
              </w:rPr>
              <w:t>-0.03 [-0.22, 0.16]</w:t>
            </w:r>
          </w:p>
        </w:tc>
        <w:tc>
          <w:tcPr>
            <w:tcW w:w="2268" w:type="dxa"/>
            <w:vAlign w:val="center"/>
          </w:tcPr>
          <w:p w14:paraId="7AD17786" w14:textId="3DF81853" w:rsidR="00D86011" w:rsidRDefault="00173CFC" w:rsidP="00E026D2">
            <w:pPr>
              <w:spacing w:line="480" w:lineRule="auto"/>
              <w:jc w:val="center"/>
              <w:rPr>
                <w:rFonts w:eastAsia="SimSun" w:cs="Times New Roman"/>
                <w:sz w:val="24"/>
                <w:szCs w:val="24"/>
              </w:rPr>
            </w:pPr>
            <w:r>
              <w:rPr>
                <w:rFonts w:eastAsia="SimSun" w:cs="Times New Roman"/>
                <w:sz w:val="24"/>
                <w:szCs w:val="24"/>
              </w:rPr>
              <w:t>-0.08 [-0.18, 0.02]</w:t>
            </w:r>
          </w:p>
        </w:tc>
        <w:tc>
          <w:tcPr>
            <w:tcW w:w="2127" w:type="dxa"/>
            <w:vAlign w:val="center"/>
          </w:tcPr>
          <w:p w14:paraId="50E349AA" w14:textId="3321CA54" w:rsidR="00D86011" w:rsidRDefault="00173CFC" w:rsidP="00E026D2">
            <w:pPr>
              <w:spacing w:line="480" w:lineRule="auto"/>
              <w:jc w:val="center"/>
              <w:rPr>
                <w:rFonts w:eastAsia="SimSun" w:cs="Times New Roman"/>
                <w:sz w:val="24"/>
                <w:szCs w:val="24"/>
              </w:rPr>
            </w:pPr>
            <w:r>
              <w:rPr>
                <w:rFonts w:eastAsia="SimSun" w:cs="Times New Roman"/>
                <w:sz w:val="24"/>
                <w:szCs w:val="24"/>
              </w:rPr>
              <w:t>0.03 [-0.07, 0.12]</w:t>
            </w:r>
          </w:p>
        </w:tc>
      </w:tr>
      <w:tr w:rsidR="00981EBE" w14:paraId="7377F607" w14:textId="77777777" w:rsidTr="00E026D2">
        <w:trPr>
          <w:trHeight w:val="542"/>
        </w:trPr>
        <w:tc>
          <w:tcPr>
            <w:tcW w:w="1129" w:type="dxa"/>
            <w:vMerge/>
            <w:tcBorders>
              <w:bottom w:val="single" w:sz="18" w:space="0" w:color="auto"/>
            </w:tcBorders>
            <w:vAlign w:val="center"/>
          </w:tcPr>
          <w:p w14:paraId="6C123604" w14:textId="05EE67D4" w:rsidR="00D86011" w:rsidRDefault="00D86011" w:rsidP="00E026D2">
            <w:pPr>
              <w:spacing w:line="480" w:lineRule="auto"/>
              <w:jc w:val="center"/>
              <w:rPr>
                <w:rFonts w:eastAsia="SimSun" w:cs="Times New Roman"/>
                <w:sz w:val="24"/>
                <w:szCs w:val="24"/>
              </w:rPr>
            </w:pPr>
          </w:p>
        </w:tc>
        <w:tc>
          <w:tcPr>
            <w:tcW w:w="1276" w:type="dxa"/>
            <w:tcBorders>
              <w:bottom w:val="single" w:sz="18" w:space="0" w:color="auto"/>
            </w:tcBorders>
            <w:vAlign w:val="center"/>
          </w:tcPr>
          <w:p w14:paraId="7F0328D5" w14:textId="14CCBCB9" w:rsidR="00D86011" w:rsidRDefault="00D86011" w:rsidP="00E026D2">
            <w:pPr>
              <w:spacing w:line="480" w:lineRule="auto"/>
              <w:jc w:val="center"/>
              <w:rPr>
                <w:rFonts w:eastAsia="SimSun" w:cs="Times New Roman"/>
                <w:sz w:val="24"/>
                <w:szCs w:val="24"/>
              </w:rPr>
            </w:pPr>
            <w:r>
              <w:rPr>
                <w:rFonts w:eastAsia="SimSun" w:cs="Times New Roman"/>
                <w:sz w:val="24"/>
                <w:szCs w:val="24"/>
              </w:rPr>
              <w:t>Overall</w:t>
            </w:r>
          </w:p>
        </w:tc>
        <w:tc>
          <w:tcPr>
            <w:tcW w:w="2126" w:type="dxa"/>
            <w:tcBorders>
              <w:bottom w:val="single" w:sz="18" w:space="0" w:color="auto"/>
            </w:tcBorders>
            <w:vAlign w:val="center"/>
          </w:tcPr>
          <w:p w14:paraId="09818217" w14:textId="2A7E4FB1" w:rsidR="00D86011" w:rsidRDefault="00D86011" w:rsidP="00E026D2">
            <w:pPr>
              <w:spacing w:line="480" w:lineRule="auto"/>
              <w:jc w:val="center"/>
              <w:rPr>
                <w:rFonts w:eastAsia="SimSun" w:cs="Times New Roman"/>
                <w:sz w:val="24"/>
                <w:szCs w:val="24"/>
              </w:rPr>
            </w:pPr>
            <w:r w:rsidRPr="001D14DD">
              <w:rPr>
                <w:rFonts w:eastAsia="SimSun" w:cs="Times New Roman"/>
                <w:sz w:val="24"/>
                <w:szCs w:val="24"/>
              </w:rPr>
              <w:t>0.</w:t>
            </w:r>
            <w:r>
              <w:rPr>
                <w:rFonts w:eastAsia="SimSun" w:cs="Times New Roman"/>
                <w:sz w:val="24"/>
                <w:szCs w:val="24"/>
              </w:rPr>
              <w:t>27</w:t>
            </w:r>
            <w:r w:rsidRPr="001D14DD">
              <w:rPr>
                <w:rFonts w:eastAsia="SimSun" w:cs="Times New Roman"/>
                <w:sz w:val="24"/>
                <w:szCs w:val="24"/>
              </w:rPr>
              <w:t xml:space="preserve"> [0.</w:t>
            </w:r>
            <w:r>
              <w:rPr>
                <w:rFonts w:eastAsia="SimSun" w:cs="Times New Roman"/>
                <w:sz w:val="24"/>
                <w:szCs w:val="24"/>
              </w:rPr>
              <w:t>008</w:t>
            </w:r>
            <w:r w:rsidRPr="001D14DD">
              <w:rPr>
                <w:rFonts w:eastAsia="SimSun" w:cs="Times New Roman"/>
                <w:sz w:val="24"/>
                <w:szCs w:val="24"/>
              </w:rPr>
              <w:t xml:space="preserve"> 0.</w:t>
            </w:r>
            <w:r>
              <w:rPr>
                <w:rFonts w:eastAsia="SimSun" w:cs="Times New Roman"/>
                <w:sz w:val="24"/>
                <w:szCs w:val="24"/>
              </w:rPr>
              <w:t>45</w:t>
            </w:r>
            <w:r w:rsidRPr="001D14DD">
              <w:rPr>
                <w:rFonts w:eastAsia="SimSun" w:cs="Times New Roman"/>
                <w:sz w:val="24"/>
                <w:szCs w:val="24"/>
              </w:rPr>
              <w:t>]</w:t>
            </w:r>
          </w:p>
        </w:tc>
        <w:tc>
          <w:tcPr>
            <w:tcW w:w="2268" w:type="dxa"/>
            <w:tcBorders>
              <w:bottom w:val="single" w:sz="18" w:space="0" w:color="auto"/>
            </w:tcBorders>
            <w:vAlign w:val="center"/>
          </w:tcPr>
          <w:p w14:paraId="486857AA" w14:textId="56CE6227" w:rsidR="00D86011" w:rsidRDefault="00D86011" w:rsidP="00E026D2">
            <w:pPr>
              <w:spacing w:line="480" w:lineRule="auto"/>
              <w:jc w:val="center"/>
              <w:rPr>
                <w:rFonts w:eastAsia="SimSun" w:cs="Times New Roman"/>
                <w:sz w:val="24"/>
                <w:szCs w:val="24"/>
              </w:rPr>
            </w:pPr>
            <w:r>
              <w:rPr>
                <w:rFonts w:eastAsia="SimSun" w:cs="Times New Roman"/>
                <w:sz w:val="24"/>
                <w:szCs w:val="24"/>
              </w:rPr>
              <w:t>0.25 [0.14 0.37</w:t>
            </w:r>
            <w:r w:rsidRPr="00795A3A">
              <w:rPr>
                <w:rFonts w:eastAsia="SimSun" w:cs="Times New Roman"/>
                <w:sz w:val="24"/>
                <w:szCs w:val="24"/>
              </w:rPr>
              <w:t>]</w:t>
            </w:r>
          </w:p>
        </w:tc>
        <w:tc>
          <w:tcPr>
            <w:tcW w:w="2127" w:type="dxa"/>
            <w:tcBorders>
              <w:bottom w:val="single" w:sz="18" w:space="0" w:color="auto"/>
            </w:tcBorders>
            <w:vAlign w:val="center"/>
          </w:tcPr>
          <w:p w14:paraId="65F7EE25" w14:textId="5CCEF864" w:rsidR="00D86011" w:rsidRDefault="00D86011" w:rsidP="00E026D2">
            <w:pPr>
              <w:spacing w:line="480" w:lineRule="auto"/>
              <w:jc w:val="center"/>
              <w:rPr>
                <w:rFonts w:eastAsia="SimSun" w:cs="Times New Roman"/>
                <w:sz w:val="24"/>
                <w:szCs w:val="24"/>
              </w:rPr>
            </w:pPr>
            <w:r>
              <w:rPr>
                <w:rFonts w:eastAsia="SimSun" w:cs="Times New Roman"/>
                <w:sz w:val="24"/>
                <w:szCs w:val="24"/>
              </w:rPr>
              <w:t>0 [-0.14 0.14</w:t>
            </w:r>
            <w:r w:rsidRPr="00795A3A">
              <w:rPr>
                <w:rFonts w:eastAsia="SimSun" w:cs="Times New Roman"/>
                <w:sz w:val="24"/>
                <w:szCs w:val="24"/>
              </w:rPr>
              <w:t>]</w:t>
            </w:r>
          </w:p>
        </w:tc>
      </w:tr>
    </w:tbl>
    <w:p w14:paraId="48175C6D" w14:textId="77777777" w:rsidR="00C572F1" w:rsidRPr="00E026D2" w:rsidRDefault="00C572F1" w:rsidP="00BA3F62">
      <w:pPr>
        <w:spacing w:line="480" w:lineRule="auto"/>
        <w:ind w:firstLine="720"/>
        <w:jc w:val="left"/>
        <w:rPr>
          <w:rFonts w:eastAsia="SimSun" w:cs="Times New Roman"/>
          <w:sz w:val="24"/>
          <w:szCs w:val="24"/>
        </w:rPr>
      </w:pPr>
    </w:p>
    <w:p w14:paraId="213461FE" w14:textId="77777777" w:rsidR="00916F4F" w:rsidRDefault="007D532E" w:rsidP="00FB741A">
      <w:pPr>
        <w:spacing w:line="480" w:lineRule="auto"/>
        <w:ind w:firstLine="720"/>
        <w:jc w:val="left"/>
        <w:rPr>
          <w:rFonts w:eastAsia="SimSun" w:cs="Times New Roman"/>
          <w:b/>
          <w:sz w:val="24"/>
          <w:szCs w:val="24"/>
        </w:rPr>
      </w:pPr>
      <w:r w:rsidRPr="00F849C1">
        <w:rPr>
          <w:rFonts w:eastAsia="SimSun" w:cs="Times New Roman"/>
          <w:b/>
          <w:sz w:val="24"/>
          <w:szCs w:val="24"/>
        </w:rPr>
        <w:t>Correlation</w:t>
      </w:r>
      <w:r w:rsidR="001E647B">
        <w:rPr>
          <w:rFonts w:eastAsia="SimSun" w:cs="Times New Roman"/>
          <w:b/>
          <w:sz w:val="24"/>
          <w:szCs w:val="24"/>
        </w:rPr>
        <w:t xml:space="preserve"> </w:t>
      </w:r>
    </w:p>
    <w:p w14:paraId="0DC65562" w14:textId="32451B99" w:rsidR="007D532E" w:rsidRDefault="001E310D" w:rsidP="00FB741A">
      <w:pPr>
        <w:spacing w:line="480" w:lineRule="auto"/>
        <w:ind w:firstLine="720"/>
        <w:jc w:val="left"/>
        <w:rPr>
          <w:rFonts w:eastAsia="SimSun" w:cs="Times New Roman"/>
          <w:sz w:val="24"/>
          <w:szCs w:val="24"/>
        </w:rPr>
      </w:pPr>
      <w:r w:rsidRPr="00BA3F62">
        <w:rPr>
          <w:rFonts w:eastAsia="SimSun" w:cs="Times New Roman"/>
          <w:sz w:val="24"/>
          <w:szCs w:val="24"/>
        </w:rPr>
        <w:t>we</w:t>
      </w:r>
      <w:r>
        <w:rPr>
          <w:rFonts w:eastAsia="SimSun" w:cs="Times New Roman"/>
          <w:sz w:val="24"/>
          <w:szCs w:val="24"/>
        </w:rPr>
        <w:t xml:space="preserve"> correlate the normalized personal distance (self-good, self-neutral, self-bad, good-bad, good-</w:t>
      </w:r>
      <w:del w:id="828" w:author="Hu, C-P" w:date="2019-03-26T08:46:00Z">
        <w:r w:rsidDel="00E01150">
          <w:rPr>
            <w:rFonts w:eastAsia="SimSun" w:cs="Times New Roman"/>
            <w:sz w:val="24"/>
            <w:szCs w:val="24"/>
          </w:rPr>
          <w:delText>normal</w:delText>
        </w:r>
      </w:del>
      <w:ins w:id="829" w:author="Hu, C-P" w:date="2019-03-26T08:46:00Z">
        <w:r w:rsidR="00E01150">
          <w:rPr>
            <w:rFonts w:eastAsia="SimSun" w:cs="Times New Roman"/>
            <w:sz w:val="24"/>
            <w:szCs w:val="24"/>
          </w:rPr>
          <w:t>neutral</w:t>
        </w:r>
      </w:ins>
      <w:r>
        <w:rPr>
          <w:rFonts w:eastAsia="SimSun" w:cs="Times New Roman"/>
          <w:sz w:val="24"/>
          <w:szCs w:val="24"/>
        </w:rPr>
        <w:t xml:space="preserve">, </w:t>
      </w:r>
      <w:del w:id="830" w:author="Hu, C-P" w:date="2019-03-26T08:46:00Z">
        <w:r w:rsidDel="00E01150">
          <w:rPr>
            <w:rFonts w:eastAsia="SimSun" w:cs="Times New Roman"/>
            <w:sz w:val="24"/>
            <w:szCs w:val="24"/>
          </w:rPr>
          <w:delText>normal</w:delText>
        </w:r>
      </w:del>
      <w:ins w:id="831" w:author="Hu, C-P" w:date="2019-03-26T08:46:00Z">
        <w:r w:rsidR="00E01150">
          <w:rPr>
            <w:rFonts w:eastAsia="SimSun" w:cs="Times New Roman"/>
            <w:sz w:val="24"/>
            <w:szCs w:val="24"/>
          </w:rPr>
          <w:t>neutral</w:t>
        </w:r>
      </w:ins>
      <w:r>
        <w:rPr>
          <w:rFonts w:eastAsia="SimSun" w:cs="Times New Roman"/>
          <w:sz w:val="24"/>
          <w:szCs w:val="24"/>
        </w:rPr>
        <w:t xml:space="preserve">-bad) with effect of moral valence in reaction time and </w:t>
      </w:r>
      <w:r w:rsidR="000C5A5A" w:rsidRPr="00CC5ABF">
        <w:rPr>
          <w:rFonts w:eastAsia="SimSun" w:cs="Times New Roman"/>
          <w:i/>
          <w:sz w:val="24"/>
          <w:szCs w:val="24"/>
        </w:rPr>
        <w:t>d’</w:t>
      </w:r>
      <w:r>
        <w:rPr>
          <w:rFonts w:eastAsia="SimSun" w:cs="Times New Roman"/>
          <w:sz w:val="24"/>
          <w:szCs w:val="24"/>
        </w:rPr>
        <w:t xml:space="preserve"> (the differenrces between different moral valence condition). There are 209 participants have both the behavioral data and the personal distance data. </w:t>
      </w:r>
      <w:r w:rsidR="001E647B" w:rsidRPr="00F849C1">
        <w:rPr>
          <w:rFonts w:eastAsia="SimSun" w:cs="Times New Roman"/>
          <w:sz w:val="24"/>
          <w:szCs w:val="24"/>
        </w:rPr>
        <w:t>The</w:t>
      </w:r>
      <w:r w:rsidR="001E647B">
        <w:rPr>
          <w:rFonts w:eastAsia="SimSun" w:cs="Times New Roman"/>
          <w:sz w:val="24"/>
          <w:szCs w:val="24"/>
        </w:rPr>
        <w:t xml:space="preserve"> results</w:t>
      </w:r>
      <w:r w:rsidR="00D4206B">
        <w:rPr>
          <w:rFonts w:eastAsia="SimSun" w:cs="Times New Roman"/>
          <w:sz w:val="24"/>
          <w:szCs w:val="24"/>
        </w:rPr>
        <w:t xml:space="preserve"> showed </w:t>
      </w:r>
      <w:r>
        <w:rPr>
          <w:rFonts w:eastAsia="SimSun" w:cs="Times New Roman"/>
          <w:sz w:val="24"/>
          <w:szCs w:val="24"/>
        </w:rPr>
        <w:t>there was no significant relationship between the effect of moral valence and personal distance (</w:t>
      </w:r>
      <w:del w:id="832" w:author="Hu, C-P" w:date="2019-03-26T08:50:00Z">
        <w:r w:rsidDel="00C831E4">
          <w:rPr>
            <w:rFonts w:eastAsia="SimSun" w:cs="Times New Roman"/>
            <w:sz w:val="24"/>
            <w:szCs w:val="24"/>
          </w:rPr>
          <w:delText xml:space="preserve"> </w:delText>
        </w:r>
      </w:del>
      <w:r w:rsidRPr="00BA3F62">
        <w:rPr>
          <w:rFonts w:eastAsia="SimSun" w:cs="Times New Roman"/>
          <w:i/>
          <w:sz w:val="24"/>
          <w:szCs w:val="24"/>
        </w:rPr>
        <w:t>ps</w:t>
      </w:r>
      <w:r>
        <w:rPr>
          <w:rFonts w:eastAsia="SimSun" w:cs="Times New Roman"/>
          <w:sz w:val="24"/>
          <w:szCs w:val="24"/>
        </w:rPr>
        <w:t xml:space="preserve"> &gt; 0.0891). </w:t>
      </w:r>
    </w:p>
    <w:p w14:paraId="19678336" w14:textId="77777777" w:rsidR="00D151CB" w:rsidRDefault="00D151CB" w:rsidP="00D151CB">
      <w:pPr>
        <w:pStyle w:val="EndNoteBibliography"/>
        <w:ind w:left="720" w:hanging="720"/>
        <w:jc w:val="left"/>
        <w:rPr>
          <w:b/>
          <w:szCs w:val="24"/>
        </w:rPr>
      </w:pPr>
    </w:p>
    <w:p w14:paraId="33217400" w14:textId="349DF5B7" w:rsidR="00D151CB" w:rsidRDefault="00D151CB" w:rsidP="00054784">
      <w:pPr>
        <w:pStyle w:val="EndNoteBibliography"/>
        <w:ind w:left="720" w:hanging="720"/>
        <w:jc w:val="left"/>
        <w:rPr>
          <w:b/>
          <w:szCs w:val="24"/>
        </w:rPr>
      </w:pPr>
    </w:p>
    <w:p w14:paraId="2AE840F4" w14:textId="77777777" w:rsidR="005079AD" w:rsidRPr="00983096" w:rsidRDefault="005079AD" w:rsidP="00054784">
      <w:pPr>
        <w:pStyle w:val="EndNoteBibliography"/>
        <w:ind w:left="720" w:hanging="720"/>
        <w:jc w:val="left"/>
        <w:rPr>
          <w:b/>
          <w:szCs w:val="24"/>
        </w:rPr>
      </w:pPr>
    </w:p>
    <w:p w14:paraId="256C057C" w14:textId="77777777" w:rsidR="00D151CB" w:rsidRPr="00607D4E" w:rsidRDefault="00D151CB" w:rsidP="00D151CB">
      <w:pPr>
        <w:pStyle w:val="EndNoteBibliography"/>
        <w:ind w:left="720" w:hanging="720"/>
        <w:jc w:val="left"/>
        <w:outlineLvl w:val="1"/>
        <w:rPr>
          <w:b/>
          <w:szCs w:val="24"/>
        </w:rPr>
      </w:pPr>
      <w:r w:rsidRPr="00607D4E">
        <w:rPr>
          <w:b/>
          <w:szCs w:val="24"/>
        </w:rPr>
        <w:t>References</w:t>
      </w:r>
    </w:p>
    <w:p w14:paraId="3586FC19" w14:textId="77777777" w:rsidR="00312133" w:rsidRPr="00312133" w:rsidRDefault="00D151CB" w:rsidP="00312133">
      <w:pPr>
        <w:pStyle w:val="EndNoteBibliography"/>
        <w:ind w:left="720" w:hanging="720"/>
      </w:pPr>
      <w:r w:rsidRPr="00B66CB4">
        <w:rPr>
          <w:szCs w:val="24"/>
        </w:rPr>
        <w:fldChar w:fldCharType="begin"/>
      </w:r>
      <w:r w:rsidRPr="00B66CB4">
        <w:rPr>
          <w:szCs w:val="24"/>
        </w:rPr>
        <w:instrText xml:space="preserve"> ADDIN EN.REFLIST </w:instrText>
      </w:r>
      <w:r w:rsidRPr="00B66CB4">
        <w:rPr>
          <w:szCs w:val="24"/>
        </w:rPr>
        <w:fldChar w:fldCharType="separate"/>
      </w:r>
      <w:bookmarkStart w:id="833" w:name="_ENREF_1"/>
      <w:r w:rsidR="00312133" w:rsidRPr="00312133">
        <w:t xml:space="preserve">Anderson, E., Siegel, E. H., Bliss-Moreau, E., &amp; Barrett, L. F. (2011). The Visual Impact of Gossip. </w:t>
      </w:r>
      <w:r w:rsidR="00312133" w:rsidRPr="00312133">
        <w:rPr>
          <w:i/>
        </w:rPr>
        <w:t>Science, 332</w:t>
      </w:r>
      <w:r w:rsidR="00312133" w:rsidRPr="00312133">
        <w:t>(6036), 1446-1448. doi:10.1126/science.1201574</w:t>
      </w:r>
      <w:bookmarkEnd w:id="833"/>
    </w:p>
    <w:p w14:paraId="17F9B4B8" w14:textId="77777777" w:rsidR="00312133" w:rsidRPr="00312133" w:rsidRDefault="00312133" w:rsidP="00312133">
      <w:pPr>
        <w:pStyle w:val="EndNoteBibliography"/>
        <w:ind w:left="720" w:hanging="720"/>
      </w:pPr>
      <w:bookmarkStart w:id="834" w:name="_ENREF_2"/>
      <w:r w:rsidRPr="00312133">
        <w:t xml:space="preserve">Aquino, K., &amp; Reed II, A. (2002). The self-importance of moral identity. </w:t>
      </w:r>
      <w:r w:rsidRPr="00312133">
        <w:rPr>
          <w:i/>
        </w:rPr>
        <w:t>Journal of Personality and Social Psychology, 83</w:t>
      </w:r>
      <w:r w:rsidRPr="00312133">
        <w:t>(6), 1423-1440. doi:10.1037/0022-3514.83.6.1423</w:t>
      </w:r>
      <w:bookmarkEnd w:id="834"/>
    </w:p>
    <w:p w14:paraId="6FCB3286" w14:textId="77777777" w:rsidR="00312133" w:rsidRPr="00312133" w:rsidRDefault="00312133" w:rsidP="00312133">
      <w:pPr>
        <w:pStyle w:val="EndNoteBibliography"/>
        <w:ind w:left="720" w:hanging="720"/>
      </w:pPr>
      <w:bookmarkStart w:id="835" w:name="_ENREF_3"/>
      <w:r w:rsidRPr="00312133">
        <w:t xml:space="preserve">Bakeman, R. (2005). Recommended effect size statistics for repeated measures designs. </w:t>
      </w:r>
      <w:r w:rsidRPr="00312133">
        <w:rPr>
          <w:i/>
        </w:rPr>
        <w:t>Behavior Research Methods, 37</w:t>
      </w:r>
      <w:r w:rsidRPr="00312133">
        <w:t>(3), 379-384. doi:10.3758/BF03192707</w:t>
      </w:r>
      <w:bookmarkEnd w:id="835"/>
    </w:p>
    <w:p w14:paraId="26B68806" w14:textId="77777777" w:rsidR="00312133" w:rsidRPr="00312133" w:rsidRDefault="00312133" w:rsidP="00312133">
      <w:pPr>
        <w:pStyle w:val="EndNoteBibliography"/>
        <w:ind w:left="720" w:hanging="720"/>
      </w:pPr>
      <w:bookmarkStart w:id="836" w:name="_ENREF_4"/>
      <w:r w:rsidRPr="00312133">
        <w:t xml:space="preserve">Cosmides, L. (1989). The logic of social exchange: Has natural selection shaped how humans reason? Studies with the Wason selection task. </w:t>
      </w:r>
      <w:r w:rsidRPr="00312133">
        <w:rPr>
          <w:i/>
        </w:rPr>
        <w:t>Cognition, 31</w:t>
      </w:r>
      <w:r w:rsidRPr="00312133">
        <w:t>(3), 187-276. doi:10.1016/0010-0277(89)90023-1</w:t>
      </w:r>
      <w:bookmarkEnd w:id="836"/>
    </w:p>
    <w:p w14:paraId="03D08DFA" w14:textId="77777777" w:rsidR="00312133" w:rsidRPr="00312133" w:rsidRDefault="00312133" w:rsidP="00312133">
      <w:pPr>
        <w:pStyle w:val="EndNoteBibliography"/>
        <w:ind w:left="720" w:hanging="720"/>
      </w:pPr>
      <w:bookmarkStart w:id="837" w:name="_ENREF_5"/>
      <w:r w:rsidRPr="00312133">
        <w:t xml:space="preserve">Cosmides, L., &amp; Tooby, J. (2000). The cognitive neuroscience of social reasoning. In M. S. Gazzaniga (Ed.), </w:t>
      </w:r>
      <w:r w:rsidRPr="00312133">
        <w:rPr>
          <w:i/>
        </w:rPr>
        <w:t>The new cognitive neurosciences</w:t>
      </w:r>
      <w:r w:rsidRPr="00312133">
        <w:t xml:space="preserve"> (2 ed., pp. 1259-1272). Cambridge, MA: MIT Press.</w:t>
      </w:r>
      <w:bookmarkEnd w:id="837"/>
    </w:p>
    <w:p w14:paraId="47721782" w14:textId="77777777" w:rsidR="00312133" w:rsidRPr="00312133" w:rsidRDefault="00312133" w:rsidP="00312133">
      <w:pPr>
        <w:pStyle w:val="EndNoteBibliography"/>
        <w:ind w:left="720" w:hanging="720"/>
        <w:rPr>
          <w:lang w:val="de-DE"/>
          <w:rPrChange w:id="838" w:author="Hu, C-P" w:date="2019-04-15T08:51:00Z">
            <w:rPr/>
          </w:rPrChange>
        </w:rPr>
      </w:pPr>
      <w:bookmarkStart w:id="839" w:name="_ENREF_6"/>
      <w:r w:rsidRPr="00312133">
        <w:t xml:space="preserve">Enock, F., Sui, J., Hewstone, M., &amp; Humphreys, G. W. (2018). Self and team prioritisation effects in perceptual matching: Evidence for a shared representation. </w:t>
      </w:r>
      <w:r w:rsidRPr="00312133">
        <w:rPr>
          <w:i/>
          <w:lang w:val="de-DE"/>
          <w:rPrChange w:id="840" w:author="Hu, C-P" w:date="2019-04-15T08:51:00Z">
            <w:rPr>
              <w:i/>
            </w:rPr>
          </w:rPrChange>
        </w:rPr>
        <w:t>Acta Psychologica, 182</w:t>
      </w:r>
      <w:r w:rsidRPr="00312133">
        <w:rPr>
          <w:lang w:val="de-DE"/>
          <w:rPrChange w:id="841" w:author="Hu, C-P" w:date="2019-04-15T08:51:00Z">
            <w:rPr/>
          </w:rPrChange>
        </w:rPr>
        <w:t>, 107-118. doi:10.1016/j.actpsy.2017.11.011</w:t>
      </w:r>
      <w:bookmarkEnd w:id="839"/>
    </w:p>
    <w:p w14:paraId="1903D187" w14:textId="77777777" w:rsidR="00312133" w:rsidRPr="00312133" w:rsidRDefault="00312133" w:rsidP="00312133">
      <w:pPr>
        <w:pStyle w:val="EndNoteBibliography"/>
        <w:ind w:left="720" w:hanging="720"/>
      </w:pPr>
      <w:bookmarkStart w:id="842" w:name="_ENREF_7"/>
      <w:r w:rsidRPr="00312133">
        <w:rPr>
          <w:lang w:val="de-DE"/>
          <w:rPrChange w:id="843" w:author="Hu, C-P" w:date="2019-04-15T08:51:00Z">
            <w:rPr/>
          </w:rPrChange>
        </w:rPr>
        <w:t xml:space="preserve">Faul, F., Erdfelder, E., Buchner, A., &amp; Lang, A.-G. (2009). </w:t>
      </w:r>
      <w:r w:rsidRPr="00312133">
        <w:t xml:space="preserve">Statistical power analyses using G*Power 3.1: Tests for correlation and regression analyses. </w:t>
      </w:r>
      <w:r w:rsidRPr="00312133">
        <w:rPr>
          <w:i/>
        </w:rPr>
        <w:t>Behavior Research Methods, 41</w:t>
      </w:r>
      <w:r w:rsidRPr="00312133">
        <w:t>(4), 1149-1160. doi:10.3758/BRM.41.4.1149</w:t>
      </w:r>
      <w:bookmarkEnd w:id="842"/>
    </w:p>
    <w:p w14:paraId="2C8B6741" w14:textId="77777777" w:rsidR="00312133" w:rsidRPr="00312133" w:rsidRDefault="00312133" w:rsidP="00312133">
      <w:pPr>
        <w:pStyle w:val="EndNoteBibliography"/>
        <w:ind w:left="720" w:hanging="720"/>
      </w:pPr>
      <w:bookmarkStart w:id="844" w:name="_ENREF_8"/>
      <w:r w:rsidRPr="00312133">
        <w:t xml:space="preserve">Faul, F., Erdfelder, E., Lang, A.-G., &amp; Buchner, A. (2007). G*Power 3: A flexible statistical power analysis program for the social, behavioral, and biomedical sciences. </w:t>
      </w:r>
      <w:r w:rsidRPr="00312133">
        <w:rPr>
          <w:i/>
        </w:rPr>
        <w:t>Behavior Research Methods, 39</w:t>
      </w:r>
      <w:r w:rsidRPr="00312133">
        <w:t>(2), 175-191. doi:10.3758/BF03193146</w:t>
      </w:r>
      <w:bookmarkEnd w:id="844"/>
    </w:p>
    <w:p w14:paraId="245F86AD" w14:textId="77777777" w:rsidR="00312133" w:rsidRPr="00312133" w:rsidRDefault="00312133" w:rsidP="00312133">
      <w:pPr>
        <w:pStyle w:val="EndNoteBibliography"/>
        <w:ind w:left="720" w:hanging="720"/>
      </w:pPr>
      <w:bookmarkStart w:id="845" w:name="_ENREF_9"/>
      <w:r w:rsidRPr="00312133">
        <w:t xml:space="preserve">Fouragnan, E., Chierchia, G., Greiner, S., Neveu, R., Avesani, P., &amp; Coricelli, G. (2013). Reputational Priors Magnify Striatal Responses to Violations of Trust. </w:t>
      </w:r>
      <w:r w:rsidRPr="00312133">
        <w:rPr>
          <w:i/>
        </w:rPr>
        <w:t>The Journal of Neuroscience, 33</w:t>
      </w:r>
      <w:r w:rsidRPr="00312133">
        <w:t>(8), 3602-3611. doi:10.1523/jneurosci.3086-12.2013</w:t>
      </w:r>
      <w:bookmarkEnd w:id="845"/>
    </w:p>
    <w:p w14:paraId="42C13879" w14:textId="77777777" w:rsidR="00312133" w:rsidRPr="00312133" w:rsidRDefault="00312133" w:rsidP="00312133">
      <w:pPr>
        <w:pStyle w:val="EndNoteBibliography"/>
        <w:ind w:left="720" w:hanging="720"/>
      </w:pPr>
      <w:bookmarkStart w:id="846" w:name="_ENREF_10"/>
      <w:r w:rsidRPr="00312133">
        <w:t xml:space="preserve">Frederick, S. (2005). Cognitive Reflection and Decision Making. </w:t>
      </w:r>
      <w:r w:rsidRPr="00312133">
        <w:rPr>
          <w:i/>
        </w:rPr>
        <w:t>The Journal of Economic Perspectives, 19</w:t>
      </w:r>
      <w:r w:rsidRPr="00312133">
        <w:t>(4), 25-42. doi:10.2307/4134953</w:t>
      </w:r>
      <w:bookmarkEnd w:id="846"/>
    </w:p>
    <w:p w14:paraId="0537DA82" w14:textId="77777777" w:rsidR="00312133" w:rsidRPr="00312133" w:rsidRDefault="00312133" w:rsidP="00312133">
      <w:pPr>
        <w:pStyle w:val="EndNoteBibliography"/>
        <w:ind w:left="720" w:hanging="720"/>
      </w:pPr>
      <w:bookmarkStart w:id="847" w:name="_ENREF_11"/>
      <w:r w:rsidRPr="00312133">
        <w:t xml:space="preserve">Goh, J. X., Hall, J. A., &amp; Rosenthal, R. (2016). Mini Meta-Analysis of Your Own Studies: Some Arguments on Why and a Primer on How. </w:t>
      </w:r>
      <w:r w:rsidRPr="00312133">
        <w:rPr>
          <w:i/>
        </w:rPr>
        <w:t>Social and Personality Psychology Compass, 10</w:t>
      </w:r>
      <w:r w:rsidRPr="00312133">
        <w:t>(10), 535-549. doi:10.1111/spc3.12267</w:t>
      </w:r>
      <w:bookmarkEnd w:id="847"/>
    </w:p>
    <w:p w14:paraId="54501981" w14:textId="77777777" w:rsidR="00312133" w:rsidRPr="00312133" w:rsidRDefault="00312133" w:rsidP="00312133">
      <w:pPr>
        <w:pStyle w:val="EndNoteBibliography"/>
        <w:ind w:left="720" w:hanging="720"/>
      </w:pPr>
      <w:bookmarkStart w:id="848" w:name="_ENREF_12"/>
      <w:r w:rsidRPr="00312133">
        <w:t xml:space="preserve">Hu, C.-P., Kong, X.-Z., Wagenmakers, E.-J., Ly, A., &amp; Peng, K. (2018). Bayes Factor and Its Implementation in JASP: A Practical Primer (in Chinese). </w:t>
      </w:r>
      <w:r w:rsidRPr="00312133">
        <w:rPr>
          <w:i/>
        </w:rPr>
        <w:t>Advances in Psychological Science</w:t>
      </w:r>
      <w:r w:rsidRPr="00312133">
        <w:t xml:space="preserve">. </w:t>
      </w:r>
      <w:bookmarkEnd w:id="848"/>
    </w:p>
    <w:p w14:paraId="3B2189C0" w14:textId="77777777" w:rsidR="00312133" w:rsidRPr="00312133" w:rsidRDefault="00312133" w:rsidP="00312133">
      <w:pPr>
        <w:pStyle w:val="EndNoteBibliography"/>
        <w:ind w:left="720" w:hanging="720"/>
      </w:pPr>
      <w:bookmarkStart w:id="849" w:name="_ENREF_13"/>
      <w:r w:rsidRPr="00312133">
        <w:t xml:space="preserve">Hu, C.-P., Lan, Y., Macrae, C. N., &amp; Sui, J. (in Prep). The moral me first: Prioritized response to the moral self in perceptual decision-making. </w:t>
      </w:r>
      <w:bookmarkEnd w:id="849"/>
    </w:p>
    <w:p w14:paraId="05862A07" w14:textId="77777777" w:rsidR="00312133" w:rsidRPr="00312133" w:rsidRDefault="00312133" w:rsidP="00312133">
      <w:pPr>
        <w:pStyle w:val="EndNoteBibliography"/>
        <w:ind w:left="720" w:hanging="720"/>
      </w:pPr>
      <w:bookmarkStart w:id="850" w:name="_ENREF_14"/>
      <w:r w:rsidRPr="00312133">
        <w:t xml:space="preserve">Jeffreys, H. (1961). </w:t>
      </w:r>
      <w:r w:rsidRPr="00312133">
        <w:rPr>
          <w:i/>
        </w:rPr>
        <w:t>Theory of probability</w:t>
      </w:r>
      <w:r w:rsidRPr="00312133">
        <w:t xml:space="preserve"> (3 ed.). Oxford, UK: Oxford University Press.</w:t>
      </w:r>
      <w:bookmarkEnd w:id="850"/>
    </w:p>
    <w:p w14:paraId="30F401DD" w14:textId="77777777" w:rsidR="00312133" w:rsidRPr="00312133" w:rsidRDefault="00312133" w:rsidP="00312133">
      <w:pPr>
        <w:pStyle w:val="EndNoteBibliography"/>
        <w:ind w:left="720" w:hanging="720"/>
      </w:pPr>
      <w:bookmarkStart w:id="851" w:name="_ENREF_15"/>
      <w:r w:rsidRPr="00312133">
        <w:t xml:space="preserve">John, O. P., &amp; Srivastava, S. (1999). The Big Five trait taxonomy: History, measurement, and theoretical perspectives. </w:t>
      </w:r>
      <w:r w:rsidRPr="00312133">
        <w:rPr>
          <w:i/>
        </w:rPr>
        <w:t>Handbook of personality: Theory and research, 2</w:t>
      </w:r>
      <w:r w:rsidRPr="00312133">
        <w:t xml:space="preserve">(1999), 102-138. </w:t>
      </w:r>
      <w:bookmarkEnd w:id="851"/>
    </w:p>
    <w:p w14:paraId="6F4B6CF1" w14:textId="77777777" w:rsidR="00312133" w:rsidRPr="00312133" w:rsidRDefault="00312133" w:rsidP="00312133">
      <w:pPr>
        <w:pStyle w:val="EndNoteBibliography"/>
        <w:ind w:left="720" w:hanging="720"/>
      </w:pPr>
      <w:bookmarkStart w:id="852" w:name="_ENREF_16"/>
      <w:r w:rsidRPr="00312133">
        <w:t xml:space="preserve">Jordan, J., Leliveld, M. C., &amp; Tenbrunsel, A. (2015). The Moral Self-Image Scale: Measuring and Understanding the Malleability of the Moral Self. </w:t>
      </w:r>
      <w:r w:rsidRPr="00312133">
        <w:rPr>
          <w:i/>
        </w:rPr>
        <w:t>Frontiers in Psychology, 6</w:t>
      </w:r>
      <w:r w:rsidRPr="00312133">
        <w:t>. doi:10.3389/fpsyg.2015.01878</w:t>
      </w:r>
      <w:bookmarkEnd w:id="852"/>
    </w:p>
    <w:p w14:paraId="2D0DE6FE" w14:textId="77777777" w:rsidR="00312133" w:rsidRPr="00312133" w:rsidRDefault="00312133" w:rsidP="00312133">
      <w:pPr>
        <w:pStyle w:val="EndNoteBibliography"/>
        <w:ind w:left="720" w:hanging="720"/>
      </w:pPr>
      <w:bookmarkStart w:id="853" w:name="_ENREF_17"/>
      <w:r w:rsidRPr="00312133">
        <w:t xml:space="preserve">Lakens, D. (2013). Calculating and reporting effect sizes to facilitate cumulative science: a practical primer for t-tests and ANOVAs. </w:t>
      </w:r>
      <w:r w:rsidRPr="00312133">
        <w:rPr>
          <w:i/>
        </w:rPr>
        <w:t>Frontiers in Psychology, 4</w:t>
      </w:r>
      <w:r w:rsidRPr="00312133">
        <w:t>, 863. doi:10.3389/fpsyg.2013.00863</w:t>
      </w:r>
      <w:bookmarkEnd w:id="853"/>
    </w:p>
    <w:p w14:paraId="34538F32" w14:textId="77777777" w:rsidR="00312133" w:rsidRPr="00312133" w:rsidRDefault="00312133" w:rsidP="00312133">
      <w:pPr>
        <w:pStyle w:val="EndNoteBibliography"/>
        <w:ind w:left="720" w:hanging="720"/>
        <w:rPr>
          <w:lang w:val="de-DE"/>
          <w:rPrChange w:id="854" w:author="Hu, C-P" w:date="2019-04-15T08:51:00Z">
            <w:rPr/>
          </w:rPrChange>
        </w:rPr>
      </w:pPr>
      <w:bookmarkStart w:id="855" w:name="_ENREF_18"/>
      <w:r w:rsidRPr="00312133">
        <w:t xml:space="preserve">Liu, Q., Jian, J., Hu, C.-P., &amp; Peng, K. (2015). </w:t>
      </w:r>
      <w:r w:rsidRPr="00312133">
        <w:rPr>
          <w:i/>
        </w:rPr>
        <w:t>Revision of Chinese version of belief in free will and determinism.</w:t>
      </w:r>
      <w:r w:rsidRPr="00312133">
        <w:t xml:space="preserve"> Paper presented at the The 18th National Academic Congress of Psychology, China, Tianing, PR. </w:t>
      </w:r>
      <w:r w:rsidRPr="00312133">
        <w:rPr>
          <w:lang w:val="de-DE"/>
          <w:rPrChange w:id="856" w:author="Hu, C-P" w:date="2019-04-15T08:51:00Z">
            <w:rPr/>
          </w:rPrChange>
        </w:rPr>
        <w:t>China.</w:t>
      </w:r>
      <w:bookmarkEnd w:id="855"/>
    </w:p>
    <w:p w14:paraId="3D22DD6B" w14:textId="77777777" w:rsidR="00312133" w:rsidRPr="00312133" w:rsidRDefault="00312133" w:rsidP="00312133">
      <w:pPr>
        <w:pStyle w:val="EndNoteBibliography"/>
        <w:ind w:left="720" w:hanging="720"/>
      </w:pPr>
      <w:bookmarkStart w:id="857" w:name="_ENREF_19"/>
      <w:r w:rsidRPr="00312133">
        <w:rPr>
          <w:lang w:val="de-DE"/>
          <w:rPrChange w:id="858" w:author="Hu, C-P" w:date="2019-04-15T08:51:00Z">
            <w:rPr/>
          </w:rPrChange>
        </w:rPr>
        <w:t xml:space="preserve">Love, J., Selker, R., Marsman, M., Jamil, T., Dropmann, D., Verhagen, J., . . . </w:t>
      </w:r>
      <w:r w:rsidRPr="00312133">
        <w:t xml:space="preserve">Wagenmakers, E.-J. (2019). JASP: Graphical Statistical Software for Common Statistical Designs. </w:t>
      </w:r>
      <w:r w:rsidRPr="00312133">
        <w:rPr>
          <w:i/>
        </w:rPr>
        <w:t>Journal of Statistical Software, 1</w:t>
      </w:r>
      <w:r w:rsidRPr="00312133">
        <w:t>(2), 1-17. doi:10.18637/jss.v088.i02</w:t>
      </w:r>
      <w:bookmarkEnd w:id="857"/>
    </w:p>
    <w:p w14:paraId="51E7F27B" w14:textId="77777777" w:rsidR="00312133" w:rsidRPr="00312133" w:rsidRDefault="00312133" w:rsidP="00312133">
      <w:pPr>
        <w:pStyle w:val="EndNoteBibliography"/>
        <w:ind w:left="720" w:hanging="720"/>
      </w:pPr>
      <w:bookmarkStart w:id="859" w:name="_ENREF_20"/>
      <w:r w:rsidRPr="00312133">
        <w:t xml:space="preserve">Ostrove, J. M., Adler, N. E., Kuppermann, M., &amp; Washington, A. E. (2000). Objective and subjective assessments of socioeconomic status and their relationship to self-rated health in an ethnically diverse sample of pregnant women. </w:t>
      </w:r>
      <w:r w:rsidRPr="00312133">
        <w:rPr>
          <w:i/>
        </w:rPr>
        <w:t>Health Psychology, 19</w:t>
      </w:r>
      <w:r w:rsidRPr="00312133">
        <w:t>(6), 613-618. doi:10.1037/0278-6133.19.6.613</w:t>
      </w:r>
      <w:bookmarkEnd w:id="859"/>
    </w:p>
    <w:p w14:paraId="0D534C82" w14:textId="77777777" w:rsidR="00312133" w:rsidRPr="00312133" w:rsidRDefault="00312133" w:rsidP="00312133">
      <w:pPr>
        <w:pStyle w:val="EndNoteBibliography"/>
        <w:ind w:left="720" w:hanging="720"/>
      </w:pPr>
      <w:bookmarkStart w:id="860" w:name="_ENREF_21"/>
      <w:r w:rsidRPr="00312133">
        <w:t xml:space="preserve">Paulhus, D. L., &amp; Carey, J. M. (2010). The FAD–Plus: Measuring Lay Beliefs Regarding Free Will and Related Constructs. </w:t>
      </w:r>
      <w:r w:rsidRPr="00312133">
        <w:rPr>
          <w:i/>
        </w:rPr>
        <w:t>Journal of Personality Assessment, 93</w:t>
      </w:r>
      <w:r w:rsidRPr="00312133">
        <w:t>(1), 96-104. doi:10.1080/00223891.2010.528483</w:t>
      </w:r>
      <w:bookmarkEnd w:id="860"/>
    </w:p>
    <w:p w14:paraId="65DEB0AE" w14:textId="77777777" w:rsidR="00312133" w:rsidRPr="00312133" w:rsidRDefault="00312133" w:rsidP="00312133">
      <w:pPr>
        <w:pStyle w:val="EndNoteBibliography"/>
        <w:ind w:left="720" w:hanging="720"/>
      </w:pPr>
      <w:bookmarkStart w:id="861" w:name="_ENREF_22"/>
      <w:r w:rsidRPr="00312133">
        <w:t xml:space="preserve">Pool, E., Brosch, T., Delplanque, S., &amp; Sander, D. (2016). Attentional Bias for Positive Emotional Stimuli: A Meta-Analytic Investigation. </w:t>
      </w:r>
      <w:r w:rsidRPr="00312133">
        <w:rPr>
          <w:i/>
        </w:rPr>
        <w:t>Psychological Bulletin, 142</w:t>
      </w:r>
      <w:r w:rsidRPr="00312133">
        <w:t>(1), 79-106. doi:10.1037/bul0000026</w:t>
      </w:r>
      <w:bookmarkEnd w:id="861"/>
    </w:p>
    <w:p w14:paraId="393AA952" w14:textId="77777777" w:rsidR="00312133" w:rsidRPr="00312133" w:rsidRDefault="00312133" w:rsidP="00312133">
      <w:pPr>
        <w:pStyle w:val="EndNoteBibliography"/>
        <w:ind w:left="720" w:hanging="720"/>
      </w:pPr>
      <w:bookmarkStart w:id="862" w:name="_ENREF_23"/>
      <w:r w:rsidRPr="00312133">
        <w:t xml:space="preserve">Rosenberg, M. (1965). </w:t>
      </w:r>
      <w:r w:rsidRPr="00312133">
        <w:rPr>
          <w:i/>
        </w:rPr>
        <w:t>Society and the adolescent self-image</w:t>
      </w:r>
      <w:r w:rsidRPr="00312133">
        <w:t>. Princeton, NJ: Princeton University Press.</w:t>
      </w:r>
      <w:bookmarkEnd w:id="862"/>
    </w:p>
    <w:p w14:paraId="7E0FDA36" w14:textId="59E0E864" w:rsidR="00312133" w:rsidRPr="00312133" w:rsidRDefault="00312133" w:rsidP="00312133">
      <w:pPr>
        <w:pStyle w:val="EndNoteBibliography"/>
        <w:ind w:left="720" w:hanging="720"/>
      </w:pPr>
      <w:bookmarkStart w:id="863" w:name="_ENREF_24"/>
      <w:r w:rsidRPr="00312133">
        <w:rPr>
          <w:lang w:val="de-DE"/>
          <w:rPrChange w:id="864" w:author="Hu, C-P" w:date="2019-04-15T08:51:00Z">
            <w:rPr/>
          </w:rPrChange>
        </w:rPr>
        <w:t xml:space="preserve">Schönbrodt, F. D., Maier, M., Heene, M., &amp; Zehetleitner, M. (2015). </w:t>
      </w:r>
      <w:r w:rsidRPr="00312133">
        <w:t xml:space="preserve">Voluntary commitment to research transparency.   Retrieved from </w:t>
      </w:r>
      <w:hyperlink r:id="rId27" w:history="1">
        <w:r w:rsidRPr="00312133">
          <w:rPr>
            <w:rStyle w:val="Hyperlink"/>
          </w:rPr>
          <w:t>http://www.researchtransparency.org/</w:t>
        </w:r>
        <w:bookmarkEnd w:id="863"/>
      </w:hyperlink>
    </w:p>
    <w:p w14:paraId="6830B429" w14:textId="77777777" w:rsidR="00312133" w:rsidRPr="00312133" w:rsidRDefault="00312133" w:rsidP="00312133">
      <w:pPr>
        <w:pStyle w:val="EndNoteBibliography"/>
        <w:ind w:left="720" w:hanging="720"/>
      </w:pPr>
      <w:bookmarkStart w:id="865" w:name="_ENREF_25"/>
      <w:r w:rsidRPr="00312133">
        <w:t xml:space="preserve">Schönbrodt, F. D., &amp; Perugini, M. (2013). At what sample size do correlations stabilize? </w:t>
      </w:r>
      <w:r w:rsidRPr="00312133">
        <w:rPr>
          <w:i/>
        </w:rPr>
        <w:t>Journal of Research in Personality, 47</w:t>
      </w:r>
      <w:r w:rsidRPr="00312133">
        <w:t>(5), 609-612. doi:10.1016/j.jrp.2013.05.009</w:t>
      </w:r>
      <w:bookmarkEnd w:id="865"/>
    </w:p>
    <w:p w14:paraId="11D88974" w14:textId="79EE027C" w:rsidR="00312133" w:rsidRPr="00312133" w:rsidRDefault="00312133" w:rsidP="00312133">
      <w:pPr>
        <w:pStyle w:val="EndNoteBibliography"/>
        <w:ind w:left="720" w:hanging="720"/>
      </w:pPr>
      <w:bookmarkStart w:id="866" w:name="_ENREF_26"/>
      <w:r w:rsidRPr="00312133">
        <w:t xml:space="preserve">Simmons, J. P., Nelson, L. D., &amp; Simonsohn, U. (2012). A 21 word solution. </w:t>
      </w:r>
      <w:r w:rsidRPr="00312133">
        <w:rPr>
          <w:i/>
        </w:rPr>
        <w:t>SSRN eLibrary</w:t>
      </w:r>
      <w:r w:rsidRPr="00312133">
        <w:t xml:space="preserve">. Retrieved from </w:t>
      </w:r>
      <w:hyperlink r:id="rId28" w:history="1">
        <w:r w:rsidRPr="00312133">
          <w:rPr>
            <w:rStyle w:val="Hyperlink"/>
          </w:rPr>
          <w:t>https://papers.ssrn.com/sol3/papers.cfm?abstract_id=2160588</w:t>
        </w:r>
        <w:bookmarkEnd w:id="866"/>
      </w:hyperlink>
    </w:p>
    <w:p w14:paraId="0466E4EB" w14:textId="35CA3047" w:rsidR="00312133" w:rsidRPr="00312133" w:rsidRDefault="00312133" w:rsidP="00312133">
      <w:pPr>
        <w:pStyle w:val="EndNoteBibliography"/>
        <w:ind w:left="720" w:hanging="720"/>
      </w:pPr>
      <w:bookmarkStart w:id="867" w:name="_ENREF_27"/>
      <w:r w:rsidRPr="00312133">
        <w:t xml:space="preserve">Simmons, J. P., Nelson, L. D., &amp; Simonsohn, U. (2013). Life after P-Hacking. Retrieved from </w:t>
      </w:r>
      <w:hyperlink r:id="rId29" w:history="1">
        <w:r w:rsidRPr="00312133">
          <w:rPr>
            <w:rStyle w:val="Hyperlink"/>
          </w:rPr>
          <w:t>https://papers.ssrn.com/sol3/papers.cfm?abstract_id=2205186</w:t>
        </w:r>
        <w:bookmarkEnd w:id="867"/>
      </w:hyperlink>
    </w:p>
    <w:p w14:paraId="48787086" w14:textId="77777777" w:rsidR="00312133" w:rsidRPr="00312133" w:rsidRDefault="00312133" w:rsidP="00312133">
      <w:pPr>
        <w:pStyle w:val="EndNoteBibliography"/>
        <w:ind w:left="720" w:hanging="720"/>
      </w:pPr>
      <w:bookmarkStart w:id="868" w:name="_ENREF_28"/>
      <w:r w:rsidRPr="00312133">
        <w:t xml:space="preserve">Sui, J., He, X., &amp; Humphreys, G. W. (2012). Perceptual effects of social salience: Evidence from self-prioritization effects on perceptual matching. </w:t>
      </w:r>
      <w:r w:rsidRPr="00312133">
        <w:rPr>
          <w:i/>
        </w:rPr>
        <w:t>Journal of Experimental Psychology: Human Perception and Performance, 38</w:t>
      </w:r>
      <w:r w:rsidRPr="00312133">
        <w:t>(5), 1105-1117. doi:10.1037/a0029792</w:t>
      </w:r>
      <w:bookmarkEnd w:id="868"/>
    </w:p>
    <w:p w14:paraId="1D33FD8C" w14:textId="77777777" w:rsidR="00312133" w:rsidRPr="00312133" w:rsidRDefault="00312133" w:rsidP="00312133">
      <w:pPr>
        <w:pStyle w:val="EndNoteBibliography"/>
        <w:ind w:left="720" w:hanging="720"/>
      </w:pPr>
      <w:bookmarkStart w:id="869" w:name="_ENREF_29"/>
      <w:r w:rsidRPr="00312133">
        <w:t xml:space="preserve">Sui, J., Sun, Y., Peng, K., &amp; Humphreys, G. (2014). The automatic and the expected self: separating self- and familiarity biases effects by manipulating stimulus probability. </w:t>
      </w:r>
      <w:r w:rsidRPr="00312133">
        <w:rPr>
          <w:i/>
        </w:rPr>
        <w:t>Attention, Perception, &amp; Psychophysics</w:t>
      </w:r>
      <w:r w:rsidRPr="00312133">
        <w:t>, 1-9. doi:10.3758/s13414-014-0631-5</w:t>
      </w:r>
      <w:bookmarkEnd w:id="869"/>
    </w:p>
    <w:p w14:paraId="0D3A1EAE" w14:textId="77777777" w:rsidR="00312133" w:rsidRPr="00312133" w:rsidRDefault="00312133" w:rsidP="00312133">
      <w:pPr>
        <w:pStyle w:val="EndNoteBibliography"/>
        <w:ind w:left="720" w:hanging="720"/>
      </w:pPr>
      <w:bookmarkStart w:id="870" w:name="_ENREF_30"/>
      <w:r w:rsidRPr="00312133">
        <w:t xml:space="preserve">Viechtbauer, W. (2010). Conducting meta-analyses in R with the metafor package. </w:t>
      </w:r>
      <w:r w:rsidRPr="00312133">
        <w:rPr>
          <w:i/>
        </w:rPr>
        <w:t>Journal of Statistical Software, 36</w:t>
      </w:r>
      <w:r w:rsidRPr="00312133">
        <w:t xml:space="preserve">(3), 1-48. </w:t>
      </w:r>
      <w:bookmarkEnd w:id="870"/>
    </w:p>
    <w:p w14:paraId="1195634E" w14:textId="77777777" w:rsidR="00312133" w:rsidRPr="00312133" w:rsidRDefault="00312133" w:rsidP="00312133">
      <w:pPr>
        <w:pStyle w:val="EndNoteBibliography"/>
        <w:ind w:left="720" w:hanging="720"/>
      </w:pPr>
      <w:bookmarkStart w:id="871" w:name="_ENREF_31"/>
      <w:r w:rsidRPr="00312133">
        <w:t xml:space="preserve">Wagenmakers, E.-J., Love, J., Marsman, M., Jamil, T., Ly, A., Verhagen, J., . . . Morey, R. D. (2018). Bayesian Inference for Psychology. Part II: Example Applications with JASP. </w:t>
      </w:r>
      <w:r w:rsidRPr="00312133">
        <w:rPr>
          <w:i/>
        </w:rPr>
        <w:t>Psychonomic Bulletin &amp; Review, 25</w:t>
      </w:r>
      <w:r w:rsidRPr="00312133">
        <w:t>(1), 58-76. doi:10.3758%2Fs13423-017-1323-7</w:t>
      </w:r>
      <w:bookmarkEnd w:id="871"/>
    </w:p>
    <w:p w14:paraId="16561654" w14:textId="77777777" w:rsidR="00312133" w:rsidRPr="00312133" w:rsidRDefault="00312133" w:rsidP="00312133">
      <w:pPr>
        <w:pStyle w:val="EndNoteBibliography"/>
        <w:ind w:left="720" w:hanging="720"/>
      </w:pPr>
      <w:bookmarkStart w:id="872" w:name="_ENREF_32"/>
      <w:r w:rsidRPr="00312133">
        <w:t xml:space="preserve">Wu, M. S., Schmitt, M., Zhou, C., Nartova-Bochaver, S., Astanina, N., Khachatryan, N., &amp; Han, B. (2014). Examining Self-Advantage in the Suffering of Others: Cross-Cultural Differences in Beneficiary and Observer Justice Sensitivity Among Chinese, Germans, and Russians. </w:t>
      </w:r>
      <w:r w:rsidRPr="00312133">
        <w:rPr>
          <w:i/>
        </w:rPr>
        <w:t>Social Justice Research, 27</w:t>
      </w:r>
      <w:r w:rsidRPr="00312133">
        <w:t>(2), 231-242. doi:10.1007/s11211-014-0212-8</w:t>
      </w:r>
      <w:bookmarkEnd w:id="872"/>
    </w:p>
    <w:p w14:paraId="4DA980F4" w14:textId="77777777" w:rsidR="00312133" w:rsidRPr="00312133" w:rsidRDefault="00312133" w:rsidP="00312133">
      <w:pPr>
        <w:pStyle w:val="EndNoteBibliography"/>
        <w:ind w:left="720" w:hanging="720"/>
      </w:pPr>
      <w:bookmarkStart w:id="873" w:name="_ENREF_33"/>
      <w:r w:rsidRPr="00312133">
        <w:t xml:space="preserve">Wu, M. S., Yan, X., Zhou, C., Chen, Y., Li, J., Zhu, Z., . . . Han, B. (2011). General belief in a just world and resilience: Evidence from a collectivistic culture. </w:t>
      </w:r>
      <w:r w:rsidRPr="00312133">
        <w:rPr>
          <w:i/>
        </w:rPr>
        <w:t>European Journal of Personality, 25</w:t>
      </w:r>
      <w:r w:rsidRPr="00312133">
        <w:t>(6), 431-442. doi:10.1002/per.807</w:t>
      </w:r>
      <w:bookmarkEnd w:id="873"/>
    </w:p>
    <w:p w14:paraId="7194C922" w14:textId="77777777" w:rsidR="00312133" w:rsidRPr="00312133" w:rsidRDefault="00312133" w:rsidP="00312133">
      <w:pPr>
        <w:pStyle w:val="EndNoteBibliography"/>
        <w:ind w:left="720" w:hanging="720"/>
      </w:pPr>
      <w:bookmarkStart w:id="874" w:name="_ENREF_34"/>
      <w:r w:rsidRPr="00312133">
        <w:rPr>
          <w:rFonts w:hint="eastAsia"/>
        </w:rPr>
        <w:t>师保国</w:t>
      </w:r>
      <w:r w:rsidRPr="00312133">
        <w:rPr>
          <w:rFonts w:hint="eastAsia"/>
        </w:rPr>
        <w:t xml:space="preserve">, &amp; </w:t>
      </w:r>
      <w:r w:rsidRPr="00312133">
        <w:rPr>
          <w:rFonts w:hint="eastAsia"/>
        </w:rPr>
        <w:t>申继亮</w:t>
      </w:r>
      <w:r w:rsidRPr="00312133">
        <w:rPr>
          <w:rFonts w:hint="eastAsia"/>
        </w:rPr>
        <w:t xml:space="preserve">. (2007). </w:t>
      </w:r>
      <w:r w:rsidRPr="00312133">
        <w:rPr>
          <w:rFonts w:hint="eastAsia"/>
        </w:rPr>
        <w:t>家庭社会经济地位、智力和内部动机与创造性的关系</w:t>
      </w:r>
      <w:r w:rsidRPr="00312133">
        <w:rPr>
          <w:rFonts w:hint="eastAsia"/>
        </w:rPr>
        <w:t xml:space="preserve">. </w:t>
      </w:r>
      <w:r w:rsidRPr="00312133">
        <w:rPr>
          <w:rFonts w:hint="eastAsia"/>
          <w:i/>
        </w:rPr>
        <w:t>心理发展与教育</w:t>
      </w:r>
      <w:r w:rsidRPr="00312133">
        <w:rPr>
          <w:rFonts w:hint="eastAsia"/>
        </w:rPr>
        <w:t xml:space="preserve">(1), 30-34. </w:t>
      </w:r>
      <w:bookmarkEnd w:id="874"/>
    </w:p>
    <w:p w14:paraId="251C90E8" w14:textId="77777777" w:rsidR="00312133" w:rsidRPr="00312133" w:rsidRDefault="00312133" w:rsidP="00312133">
      <w:pPr>
        <w:pStyle w:val="EndNoteBibliography"/>
        <w:ind w:left="720" w:hanging="720"/>
      </w:pPr>
      <w:bookmarkStart w:id="875" w:name="_ENREF_35"/>
      <w:r w:rsidRPr="00312133">
        <w:rPr>
          <w:rFonts w:hint="eastAsia"/>
        </w:rPr>
        <w:t>白福宝</w:t>
      </w:r>
      <w:r w:rsidRPr="00312133">
        <w:rPr>
          <w:rFonts w:hint="eastAsia"/>
        </w:rPr>
        <w:t xml:space="preserve">. (2013). </w:t>
      </w:r>
      <w:r w:rsidRPr="00312133">
        <w:rPr>
          <w:rFonts w:hint="eastAsia"/>
          <w:i/>
        </w:rPr>
        <w:t>不公正感体验与公正感特质对风险水平的影响</w:t>
      </w:r>
      <w:r w:rsidRPr="00312133">
        <w:rPr>
          <w:rFonts w:hint="eastAsia"/>
          <w:i/>
        </w:rPr>
        <w:t>.</w:t>
      </w:r>
      <w:r w:rsidRPr="00312133">
        <w:rPr>
          <w:rFonts w:hint="eastAsia"/>
        </w:rPr>
        <w:t xml:space="preserve"> (</w:t>
      </w:r>
      <w:r w:rsidRPr="00312133">
        <w:rPr>
          <w:rFonts w:hint="eastAsia"/>
        </w:rPr>
        <w:t>博士</w:t>
      </w:r>
      <w:r w:rsidRPr="00312133">
        <w:rPr>
          <w:rFonts w:hint="eastAsia"/>
        </w:rPr>
        <w:t xml:space="preserve">), </w:t>
      </w:r>
      <w:r w:rsidRPr="00312133">
        <w:rPr>
          <w:rFonts w:hint="eastAsia"/>
        </w:rPr>
        <w:t>南京师范大学</w:t>
      </w:r>
      <w:r w:rsidRPr="00312133">
        <w:rPr>
          <w:rFonts w:hint="eastAsia"/>
        </w:rPr>
        <w:t xml:space="preserve">.  Available from Cnki  </w:t>
      </w:r>
      <w:bookmarkEnd w:id="875"/>
    </w:p>
    <w:p w14:paraId="367ACDD7" w14:textId="77777777" w:rsidR="00312133" w:rsidRPr="00312133" w:rsidRDefault="00312133" w:rsidP="00312133">
      <w:pPr>
        <w:pStyle w:val="EndNoteBibliography"/>
        <w:ind w:left="720" w:hanging="720"/>
      </w:pPr>
      <w:bookmarkStart w:id="876" w:name="_ENREF_36"/>
      <w:r w:rsidRPr="00312133">
        <w:rPr>
          <w:rFonts w:hint="eastAsia"/>
        </w:rPr>
        <w:t>谭永红</w:t>
      </w:r>
      <w:r w:rsidRPr="00312133">
        <w:rPr>
          <w:rFonts w:hint="eastAsia"/>
        </w:rPr>
        <w:t xml:space="preserve">, </w:t>
      </w:r>
      <w:r w:rsidRPr="00312133">
        <w:rPr>
          <w:rFonts w:hint="eastAsia"/>
        </w:rPr>
        <w:t>丛中</w:t>
      </w:r>
      <w:r w:rsidRPr="00312133">
        <w:rPr>
          <w:rFonts w:hint="eastAsia"/>
        </w:rPr>
        <w:t xml:space="preserve">, &amp; </w:t>
      </w:r>
      <w:r w:rsidRPr="00312133">
        <w:rPr>
          <w:rFonts w:hint="eastAsia"/>
        </w:rPr>
        <w:t>鲁晓华</w:t>
      </w:r>
      <w:r w:rsidRPr="00312133">
        <w:rPr>
          <w:rFonts w:hint="eastAsia"/>
        </w:rPr>
        <w:t xml:space="preserve">. (2007). </w:t>
      </w:r>
      <w:r w:rsidRPr="00312133">
        <w:rPr>
          <w:rFonts w:hint="eastAsia"/>
        </w:rPr>
        <w:t>中文厌恶感量表的初步编制及信度、效度检验</w:t>
      </w:r>
      <w:r w:rsidRPr="00312133">
        <w:rPr>
          <w:rFonts w:hint="eastAsia"/>
        </w:rPr>
        <w:t xml:space="preserve">. </w:t>
      </w:r>
      <w:r w:rsidRPr="00312133">
        <w:rPr>
          <w:rFonts w:hint="eastAsia"/>
          <w:i/>
        </w:rPr>
        <w:t>中国心理卫生杂志</w:t>
      </w:r>
      <w:r w:rsidRPr="00312133">
        <w:rPr>
          <w:rFonts w:hint="eastAsia"/>
          <w:i/>
        </w:rPr>
        <w:t>, 121</w:t>
      </w:r>
      <w:r w:rsidRPr="00312133">
        <w:rPr>
          <w:rFonts w:hint="eastAsia"/>
        </w:rPr>
        <w:t xml:space="preserve">(10), 696-699. </w:t>
      </w:r>
      <w:bookmarkEnd w:id="876"/>
    </w:p>
    <w:p w14:paraId="3BF04565" w14:textId="53EFED98" w:rsidR="003C14A5" w:rsidRDefault="00D151CB" w:rsidP="00D151CB">
      <w:pPr>
        <w:spacing w:line="480" w:lineRule="auto"/>
        <w:jc w:val="left"/>
        <w:rPr>
          <w:rFonts w:cs="Times New Roman"/>
          <w:sz w:val="24"/>
          <w:szCs w:val="24"/>
        </w:rPr>
      </w:pPr>
      <w:r w:rsidRPr="00B66CB4">
        <w:rPr>
          <w:rFonts w:cs="Times New Roman"/>
          <w:sz w:val="24"/>
          <w:szCs w:val="24"/>
        </w:rPr>
        <w:fldChar w:fldCharType="end"/>
      </w:r>
    </w:p>
    <w:p w14:paraId="214BBEC2" w14:textId="77777777" w:rsidR="003C14A5" w:rsidRDefault="003C14A5">
      <w:pPr>
        <w:widowControl/>
        <w:spacing w:after="160" w:line="259" w:lineRule="auto"/>
        <w:jc w:val="left"/>
        <w:rPr>
          <w:rFonts w:cs="Times New Roman"/>
          <w:sz w:val="24"/>
          <w:szCs w:val="24"/>
        </w:rPr>
      </w:pPr>
      <w:r>
        <w:rPr>
          <w:rFonts w:cs="Times New Roman"/>
          <w:sz w:val="24"/>
          <w:szCs w:val="24"/>
        </w:rPr>
        <w:br w:type="page"/>
      </w:r>
    </w:p>
    <w:p w14:paraId="60B0CD31" w14:textId="12EC3645" w:rsidR="003C14A5" w:rsidRPr="00054784" w:rsidRDefault="002304AF" w:rsidP="00054784">
      <w:pPr>
        <w:rPr>
          <w:b/>
        </w:rPr>
      </w:pPr>
      <w:r w:rsidRPr="003C14A5">
        <w:rPr>
          <w:rFonts w:cs="Times New Roman"/>
          <w:b/>
          <w:bCs/>
          <w:sz w:val="24"/>
          <w:szCs w:val="24"/>
        </w:rPr>
        <w:t>Tables and Figures</w:t>
      </w:r>
    </w:p>
    <w:p w14:paraId="6A23C3E2" w14:textId="4DB8CE2F" w:rsidR="006D2321" w:rsidRPr="00BA3F62" w:rsidRDefault="006D2321" w:rsidP="00BA3F62">
      <w:pPr>
        <w:spacing w:line="480" w:lineRule="auto"/>
        <w:rPr>
          <w:sz w:val="24"/>
          <w:szCs w:val="24"/>
        </w:rPr>
      </w:pPr>
      <w:r w:rsidRPr="00BA3F62">
        <w:rPr>
          <w:b/>
          <w:sz w:val="24"/>
          <w:szCs w:val="24"/>
        </w:rPr>
        <w:t>Table 1</w:t>
      </w:r>
      <w:r w:rsidRPr="00BA3F62">
        <w:rPr>
          <w:sz w:val="24"/>
          <w:szCs w:val="24"/>
        </w:rPr>
        <w:t xml:space="preserve">. The performance of accuracy (mean and standard deviation in brackets) as function of the moral association (good, </w:t>
      </w:r>
      <w:del w:id="877" w:author="Hu, C-P" w:date="2019-03-26T08:46:00Z">
        <w:r w:rsidRPr="00BA3F62" w:rsidDel="00E01150">
          <w:rPr>
            <w:sz w:val="24"/>
            <w:szCs w:val="24"/>
          </w:rPr>
          <w:delText>normal</w:delText>
        </w:r>
      </w:del>
      <w:ins w:id="878" w:author="Hu, C-P" w:date="2019-03-26T08:46:00Z">
        <w:r w:rsidR="00E01150">
          <w:rPr>
            <w:sz w:val="24"/>
            <w:szCs w:val="24"/>
          </w:rPr>
          <w:t>neutral</w:t>
        </w:r>
      </w:ins>
      <w:r w:rsidRPr="00BA3F62">
        <w:rPr>
          <w:sz w:val="24"/>
          <w:szCs w:val="24"/>
        </w:rPr>
        <w:t>, or bad) and judgment (match vs. mismatch) in</w:t>
      </w:r>
      <w:r w:rsidR="00A70D0E">
        <w:rPr>
          <w:sz w:val="24"/>
          <w:szCs w:val="24"/>
        </w:rPr>
        <w:t xml:space="preserve"> experiment 1a</w:t>
      </w:r>
      <w:r w:rsidRPr="00BA3F62">
        <w:rPr>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6D2321" w:rsidRPr="00B66CB4" w14:paraId="463A963C" w14:textId="77777777" w:rsidTr="0036150F">
        <w:tc>
          <w:tcPr>
            <w:tcW w:w="2074" w:type="dxa"/>
            <w:tcBorders>
              <w:top w:val="single" w:sz="4" w:space="0" w:color="auto"/>
              <w:bottom w:val="single" w:sz="4" w:space="0" w:color="auto"/>
            </w:tcBorders>
          </w:tcPr>
          <w:p w14:paraId="791EA99D"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Condition</w:t>
            </w:r>
          </w:p>
        </w:tc>
        <w:tc>
          <w:tcPr>
            <w:tcW w:w="2074" w:type="dxa"/>
            <w:tcBorders>
              <w:top w:val="single" w:sz="4" w:space="0" w:color="auto"/>
              <w:bottom w:val="single" w:sz="4" w:space="0" w:color="auto"/>
            </w:tcBorders>
          </w:tcPr>
          <w:p w14:paraId="285DD72F" w14:textId="77777777" w:rsidR="006D2321" w:rsidRPr="00B66CB4" w:rsidRDefault="006D2321" w:rsidP="0036150F">
            <w:pPr>
              <w:spacing w:line="480" w:lineRule="auto"/>
              <w:jc w:val="left"/>
              <w:rPr>
                <w:rFonts w:cs="Times New Roman"/>
                <w:sz w:val="24"/>
                <w:szCs w:val="24"/>
              </w:rPr>
            </w:pPr>
            <w:r>
              <w:rPr>
                <w:rFonts w:cs="Times New Roman"/>
                <w:sz w:val="24"/>
                <w:szCs w:val="24"/>
              </w:rPr>
              <w:t>Moral association</w:t>
            </w:r>
          </w:p>
        </w:tc>
        <w:tc>
          <w:tcPr>
            <w:tcW w:w="2074" w:type="dxa"/>
            <w:tcBorders>
              <w:top w:val="single" w:sz="4" w:space="0" w:color="auto"/>
              <w:bottom w:val="single" w:sz="4" w:space="0" w:color="auto"/>
            </w:tcBorders>
          </w:tcPr>
          <w:p w14:paraId="3314F653"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Accuracy</w:t>
            </w:r>
          </w:p>
        </w:tc>
      </w:tr>
      <w:tr w:rsidR="006D2321" w:rsidRPr="00B66CB4" w14:paraId="3BA744B0" w14:textId="77777777" w:rsidTr="0036150F">
        <w:tc>
          <w:tcPr>
            <w:tcW w:w="2074" w:type="dxa"/>
            <w:tcBorders>
              <w:top w:val="single" w:sz="4" w:space="0" w:color="auto"/>
              <w:bottom w:val="nil"/>
            </w:tcBorders>
          </w:tcPr>
          <w:p w14:paraId="50A24B98"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Match</w:t>
            </w:r>
          </w:p>
        </w:tc>
        <w:tc>
          <w:tcPr>
            <w:tcW w:w="2074" w:type="dxa"/>
            <w:tcBorders>
              <w:top w:val="single" w:sz="4" w:space="0" w:color="auto"/>
              <w:bottom w:val="nil"/>
            </w:tcBorders>
          </w:tcPr>
          <w:p w14:paraId="7D3AF137"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Bad person</w:t>
            </w:r>
          </w:p>
        </w:tc>
        <w:tc>
          <w:tcPr>
            <w:tcW w:w="2074" w:type="dxa"/>
            <w:tcBorders>
              <w:top w:val="single" w:sz="4" w:space="0" w:color="auto"/>
              <w:bottom w:val="nil"/>
            </w:tcBorders>
          </w:tcPr>
          <w:p w14:paraId="5944B381"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0.77(0.15)</w:t>
            </w:r>
          </w:p>
        </w:tc>
      </w:tr>
      <w:tr w:rsidR="006D2321" w:rsidRPr="00B66CB4" w14:paraId="389AD473" w14:textId="77777777" w:rsidTr="0036150F">
        <w:tc>
          <w:tcPr>
            <w:tcW w:w="2074" w:type="dxa"/>
            <w:tcBorders>
              <w:top w:val="nil"/>
            </w:tcBorders>
          </w:tcPr>
          <w:p w14:paraId="1B02F233" w14:textId="77777777" w:rsidR="006D2321" w:rsidRPr="00B66CB4" w:rsidRDefault="006D2321" w:rsidP="0036150F">
            <w:pPr>
              <w:spacing w:line="480" w:lineRule="auto"/>
              <w:jc w:val="left"/>
              <w:rPr>
                <w:rFonts w:cs="Times New Roman"/>
                <w:sz w:val="24"/>
                <w:szCs w:val="24"/>
              </w:rPr>
            </w:pPr>
          </w:p>
        </w:tc>
        <w:tc>
          <w:tcPr>
            <w:tcW w:w="2074" w:type="dxa"/>
            <w:tcBorders>
              <w:top w:val="nil"/>
            </w:tcBorders>
          </w:tcPr>
          <w:p w14:paraId="5B125555" w14:textId="61D3564C" w:rsidR="006D2321" w:rsidRPr="00B66CB4" w:rsidRDefault="008D57DE" w:rsidP="0036150F">
            <w:pPr>
              <w:spacing w:line="480" w:lineRule="auto"/>
              <w:jc w:val="left"/>
              <w:rPr>
                <w:rFonts w:cs="Times New Roman"/>
                <w:sz w:val="24"/>
                <w:szCs w:val="24"/>
              </w:rPr>
            </w:pPr>
            <w:r>
              <w:rPr>
                <w:rFonts w:cs="Times New Roman"/>
                <w:sz w:val="24"/>
                <w:szCs w:val="24"/>
              </w:rPr>
              <w:t>Neutral</w:t>
            </w:r>
            <w:r w:rsidR="006D2321">
              <w:rPr>
                <w:rFonts w:cs="Times New Roman"/>
                <w:sz w:val="24"/>
                <w:szCs w:val="24"/>
              </w:rPr>
              <w:t xml:space="preserve"> person</w:t>
            </w:r>
          </w:p>
        </w:tc>
        <w:tc>
          <w:tcPr>
            <w:tcW w:w="2074" w:type="dxa"/>
            <w:tcBorders>
              <w:top w:val="nil"/>
            </w:tcBorders>
          </w:tcPr>
          <w:p w14:paraId="696090AB"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0.82(0.15)</w:t>
            </w:r>
          </w:p>
        </w:tc>
      </w:tr>
      <w:tr w:rsidR="006D2321" w:rsidRPr="00B66CB4" w14:paraId="07AAF232" w14:textId="77777777" w:rsidTr="0036150F">
        <w:tc>
          <w:tcPr>
            <w:tcW w:w="2074" w:type="dxa"/>
          </w:tcPr>
          <w:p w14:paraId="26D521EF" w14:textId="77777777" w:rsidR="006D2321" w:rsidRPr="00B66CB4" w:rsidRDefault="006D2321" w:rsidP="0036150F">
            <w:pPr>
              <w:spacing w:line="480" w:lineRule="auto"/>
              <w:jc w:val="left"/>
              <w:rPr>
                <w:rFonts w:cs="Times New Roman"/>
                <w:sz w:val="24"/>
                <w:szCs w:val="24"/>
              </w:rPr>
            </w:pPr>
          </w:p>
        </w:tc>
        <w:tc>
          <w:tcPr>
            <w:tcW w:w="2074" w:type="dxa"/>
          </w:tcPr>
          <w:p w14:paraId="5983A5B7"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Good Person</w:t>
            </w:r>
          </w:p>
        </w:tc>
        <w:tc>
          <w:tcPr>
            <w:tcW w:w="2074" w:type="dxa"/>
          </w:tcPr>
          <w:p w14:paraId="2A7939CB"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0.87(0.13)</w:t>
            </w:r>
          </w:p>
        </w:tc>
      </w:tr>
      <w:tr w:rsidR="006D2321" w:rsidRPr="00B66CB4" w14:paraId="751F03D4" w14:textId="77777777" w:rsidTr="0036150F">
        <w:tc>
          <w:tcPr>
            <w:tcW w:w="2074" w:type="dxa"/>
          </w:tcPr>
          <w:p w14:paraId="441A2CA6" w14:textId="77777777" w:rsidR="006D2321" w:rsidRPr="00B66CB4" w:rsidRDefault="006D2321" w:rsidP="0036150F">
            <w:pPr>
              <w:spacing w:line="480" w:lineRule="auto"/>
              <w:jc w:val="left"/>
              <w:rPr>
                <w:rFonts w:cs="Times New Roman"/>
                <w:sz w:val="24"/>
                <w:szCs w:val="24"/>
              </w:rPr>
            </w:pPr>
            <w:r>
              <w:rPr>
                <w:rFonts w:cs="Times New Roman"/>
                <w:sz w:val="24"/>
                <w:szCs w:val="24"/>
              </w:rPr>
              <w:t>Mis</w:t>
            </w:r>
            <w:r w:rsidRPr="00B66CB4">
              <w:rPr>
                <w:rFonts w:cs="Times New Roman"/>
                <w:sz w:val="24"/>
                <w:szCs w:val="24"/>
              </w:rPr>
              <w:t>match</w:t>
            </w:r>
          </w:p>
        </w:tc>
        <w:tc>
          <w:tcPr>
            <w:tcW w:w="2074" w:type="dxa"/>
          </w:tcPr>
          <w:p w14:paraId="3B2FB6E5"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Bad person</w:t>
            </w:r>
          </w:p>
        </w:tc>
        <w:tc>
          <w:tcPr>
            <w:tcW w:w="2074" w:type="dxa"/>
          </w:tcPr>
          <w:p w14:paraId="308839D2"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0.80(0.14)</w:t>
            </w:r>
          </w:p>
        </w:tc>
      </w:tr>
      <w:tr w:rsidR="006D2321" w:rsidRPr="00B66CB4" w14:paraId="000F3730" w14:textId="77777777" w:rsidTr="0036150F">
        <w:tc>
          <w:tcPr>
            <w:tcW w:w="2074" w:type="dxa"/>
          </w:tcPr>
          <w:p w14:paraId="41E2D45A" w14:textId="77777777" w:rsidR="006D2321" w:rsidRDefault="006D2321" w:rsidP="0036150F">
            <w:pPr>
              <w:spacing w:line="480" w:lineRule="auto"/>
              <w:jc w:val="left"/>
              <w:rPr>
                <w:rFonts w:cs="Times New Roman"/>
                <w:sz w:val="24"/>
                <w:szCs w:val="24"/>
              </w:rPr>
            </w:pPr>
          </w:p>
        </w:tc>
        <w:tc>
          <w:tcPr>
            <w:tcW w:w="2074" w:type="dxa"/>
          </w:tcPr>
          <w:p w14:paraId="35F94FBF" w14:textId="03A27D2D" w:rsidR="006D2321" w:rsidRPr="00B66CB4" w:rsidRDefault="008D57DE" w:rsidP="0036150F">
            <w:pPr>
              <w:spacing w:line="480" w:lineRule="auto"/>
              <w:jc w:val="left"/>
              <w:rPr>
                <w:rFonts w:cs="Times New Roman"/>
                <w:sz w:val="24"/>
                <w:szCs w:val="24"/>
              </w:rPr>
            </w:pPr>
            <w:r>
              <w:rPr>
                <w:rFonts w:cs="Times New Roman"/>
                <w:sz w:val="24"/>
                <w:szCs w:val="24"/>
              </w:rPr>
              <w:t>Neutral</w:t>
            </w:r>
            <w:r w:rsidR="006D2321">
              <w:rPr>
                <w:rFonts w:cs="Times New Roman"/>
                <w:sz w:val="24"/>
                <w:szCs w:val="24"/>
              </w:rPr>
              <w:t xml:space="preserve"> person</w:t>
            </w:r>
          </w:p>
        </w:tc>
        <w:tc>
          <w:tcPr>
            <w:tcW w:w="2074" w:type="dxa"/>
          </w:tcPr>
          <w:p w14:paraId="38751E11"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0.78(0.17)</w:t>
            </w:r>
          </w:p>
        </w:tc>
      </w:tr>
      <w:tr w:rsidR="006D2321" w:rsidRPr="00B66CB4" w14:paraId="064841D9" w14:textId="77777777" w:rsidTr="0036150F">
        <w:tc>
          <w:tcPr>
            <w:tcW w:w="2074" w:type="dxa"/>
          </w:tcPr>
          <w:p w14:paraId="62C4EB13" w14:textId="77777777" w:rsidR="006D2321" w:rsidRPr="00B66CB4" w:rsidRDefault="006D2321" w:rsidP="0036150F">
            <w:pPr>
              <w:spacing w:line="480" w:lineRule="auto"/>
              <w:jc w:val="left"/>
              <w:rPr>
                <w:rFonts w:cs="Times New Roman"/>
                <w:sz w:val="24"/>
                <w:szCs w:val="24"/>
              </w:rPr>
            </w:pPr>
          </w:p>
        </w:tc>
        <w:tc>
          <w:tcPr>
            <w:tcW w:w="2074" w:type="dxa"/>
          </w:tcPr>
          <w:p w14:paraId="377B326A"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Good Person</w:t>
            </w:r>
          </w:p>
        </w:tc>
        <w:tc>
          <w:tcPr>
            <w:tcW w:w="2074" w:type="dxa"/>
          </w:tcPr>
          <w:p w14:paraId="0C49CCF3"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0.77(0.13)</w:t>
            </w:r>
          </w:p>
        </w:tc>
      </w:tr>
    </w:tbl>
    <w:p w14:paraId="1D12E4D2" w14:textId="77777777" w:rsidR="006D2321" w:rsidRDefault="006D2321" w:rsidP="006D2321">
      <w:pPr>
        <w:spacing w:line="480" w:lineRule="auto"/>
        <w:jc w:val="left"/>
        <w:rPr>
          <w:rFonts w:cs="Times New Roman"/>
          <w:b/>
          <w:sz w:val="24"/>
          <w:szCs w:val="24"/>
        </w:rPr>
      </w:pPr>
    </w:p>
    <w:p w14:paraId="78E10E99" w14:textId="0AB9C513" w:rsidR="006D2321" w:rsidRPr="00B66CB4" w:rsidRDefault="006D2321" w:rsidP="006D2321">
      <w:pPr>
        <w:spacing w:line="480" w:lineRule="auto"/>
        <w:jc w:val="left"/>
        <w:rPr>
          <w:rFonts w:cs="Times New Roman"/>
          <w:sz w:val="24"/>
          <w:szCs w:val="24"/>
        </w:rPr>
      </w:pPr>
      <w:r>
        <w:rPr>
          <w:rFonts w:cs="Times New Roman"/>
          <w:b/>
          <w:sz w:val="24"/>
          <w:szCs w:val="24"/>
        </w:rPr>
        <w:t>Table 2</w:t>
      </w:r>
      <w:r>
        <w:rPr>
          <w:rFonts w:cs="Times New Roman"/>
          <w:sz w:val="24"/>
          <w:szCs w:val="24"/>
        </w:rPr>
        <w:t>.</w:t>
      </w:r>
      <w:r w:rsidRPr="00B66CB4">
        <w:rPr>
          <w:rFonts w:cs="Times New Roman"/>
          <w:sz w:val="24"/>
          <w:szCs w:val="24"/>
        </w:rPr>
        <w:t xml:space="preserve"> </w:t>
      </w:r>
      <w:r>
        <w:rPr>
          <w:rFonts w:cs="Times New Roman"/>
          <w:sz w:val="24"/>
          <w:szCs w:val="24"/>
        </w:rPr>
        <w:t xml:space="preserve">The performance of </w:t>
      </w:r>
      <w:r w:rsidRPr="00B66CB4">
        <w:rPr>
          <w:rFonts w:cs="Times New Roman"/>
          <w:sz w:val="24"/>
          <w:szCs w:val="24"/>
        </w:rPr>
        <w:t xml:space="preserve">accuracy </w:t>
      </w:r>
      <w:r>
        <w:rPr>
          <w:rFonts w:cs="Times New Roman"/>
          <w:sz w:val="24"/>
          <w:szCs w:val="24"/>
        </w:rPr>
        <w:t xml:space="preserve">(mean and standard deviation in brackets) </w:t>
      </w:r>
      <w:r w:rsidRPr="00B66CB4">
        <w:rPr>
          <w:rFonts w:cs="Times New Roman"/>
          <w:sz w:val="24"/>
          <w:szCs w:val="24"/>
        </w:rPr>
        <w:t xml:space="preserve">as function of </w:t>
      </w:r>
      <w:r>
        <w:rPr>
          <w:rFonts w:cs="Times New Roman"/>
          <w:sz w:val="24"/>
          <w:szCs w:val="24"/>
        </w:rPr>
        <w:t xml:space="preserve">the moral association (good, </w:t>
      </w:r>
      <w:del w:id="879" w:author="Hu, C-P" w:date="2019-03-26T08:46:00Z">
        <w:r w:rsidDel="00E01150">
          <w:rPr>
            <w:rFonts w:cs="Times New Roman"/>
            <w:sz w:val="24"/>
            <w:szCs w:val="24"/>
          </w:rPr>
          <w:delText>normal</w:delText>
        </w:r>
      </w:del>
      <w:ins w:id="880" w:author="Hu, C-P" w:date="2019-03-26T08:46:00Z">
        <w:r w:rsidR="00E01150">
          <w:rPr>
            <w:rFonts w:cs="Times New Roman"/>
            <w:sz w:val="24"/>
            <w:szCs w:val="24"/>
          </w:rPr>
          <w:t>neutral</w:t>
        </w:r>
      </w:ins>
      <w:r>
        <w:rPr>
          <w:rFonts w:cs="Times New Roman"/>
          <w:sz w:val="24"/>
          <w:szCs w:val="24"/>
        </w:rPr>
        <w:t xml:space="preserve">, or bad) and judgment (match vs. mismatch) </w:t>
      </w:r>
      <w:r w:rsidRPr="00B66CB4">
        <w:rPr>
          <w:rFonts w:cs="Times New Roman"/>
          <w:sz w:val="24"/>
          <w:szCs w:val="24"/>
        </w:rPr>
        <w:t>in Experiment</w:t>
      </w:r>
      <w:r>
        <w:rPr>
          <w:rFonts w:cs="Times New Roman"/>
          <w:sz w:val="24"/>
          <w:szCs w:val="24"/>
        </w:rPr>
        <w:t xml:space="preserve"> 1</w:t>
      </w:r>
      <w:r w:rsidR="00E427F1">
        <w:rPr>
          <w:rFonts w:cs="Times New Roman"/>
          <w:sz w:val="24"/>
          <w:szCs w:val="24"/>
        </w:rPr>
        <w:t>b</w:t>
      </w:r>
      <w:r>
        <w:rPr>
          <w:rFonts w:cs="Times New Roman"/>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6D2321" w:rsidRPr="00B66CB4" w14:paraId="31D66CA5" w14:textId="77777777" w:rsidTr="0036150F">
        <w:tc>
          <w:tcPr>
            <w:tcW w:w="2074" w:type="dxa"/>
            <w:tcBorders>
              <w:top w:val="single" w:sz="4" w:space="0" w:color="auto"/>
              <w:bottom w:val="single" w:sz="4" w:space="0" w:color="auto"/>
            </w:tcBorders>
          </w:tcPr>
          <w:p w14:paraId="6CF9FA44"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Condition</w:t>
            </w:r>
          </w:p>
        </w:tc>
        <w:tc>
          <w:tcPr>
            <w:tcW w:w="2074" w:type="dxa"/>
            <w:tcBorders>
              <w:top w:val="single" w:sz="4" w:space="0" w:color="auto"/>
              <w:bottom w:val="single" w:sz="4" w:space="0" w:color="auto"/>
            </w:tcBorders>
          </w:tcPr>
          <w:p w14:paraId="4D02F81E" w14:textId="77777777" w:rsidR="006D2321" w:rsidRPr="00B66CB4" w:rsidRDefault="006D2321" w:rsidP="0036150F">
            <w:pPr>
              <w:spacing w:line="480" w:lineRule="auto"/>
              <w:jc w:val="left"/>
              <w:rPr>
                <w:rFonts w:cs="Times New Roman"/>
                <w:sz w:val="24"/>
                <w:szCs w:val="24"/>
              </w:rPr>
            </w:pPr>
            <w:r>
              <w:rPr>
                <w:rFonts w:cs="Times New Roman"/>
                <w:sz w:val="24"/>
                <w:szCs w:val="24"/>
              </w:rPr>
              <w:t>Moral association</w:t>
            </w:r>
          </w:p>
        </w:tc>
        <w:tc>
          <w:tcPr>
            <w:tcW w:w="2074" w:type="dxa"/>
            <w:tcBorders>
              <w:top w:val="single" w:sz="4" w:space="0" w:color="auto"/>
              <w:bottom w:val="single" w:sz="4" w:space="0" w:color="auto"/>
            </w:tcBorders>
          </w:tcPr>
          <w:p w14:paraId="05F562A8"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Accuracy</w:t>
            </w:r>
          </w:p>
        </w:tc>
      </w:tr>
      <w:tr w:rsidR="006D2321" w:rsidRPr="00B66CB4" w14:paraId="12BCFD92" w14:textId="77777777" w:rsidTr="0036150F">
        <w:tc>
          <w:tcPr>
            <w:tcW w:w="2074" w:type="dxa"/>
            <w:tcBorders>
              <w:top w:val="single" w:sz="4" w:space="0" w:color="auto"/>
              <w:bottom w:val="nil"/>
            </w:tcBorders>
          </w:tcPr>
          <w:p w14:paraId="0A12D6D4"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Match</w:t>
            </w:r>
          </w:p>
        </w:tc>
        <w:tc>
          <w:tcPr>
            <w:tcW w:w="2074" w:type="dxa"/>
            <w:tcBorders>
              <w:top w:val="single" w:sz="4" w:space="0" w:color="auto"/>
              <w:bottom w:val="nil"/>
            </w:tcBorders>
          </w:tcPr>
          <w:p w14:paraId="0FC8312D"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Bad person</w:t>
            </w:r>
          </w:p>
        </w:tc>
        <w:tc>
          <w:tcPr>
            <w:tcW w:w="2074" w:type="dxa"/>
            <w:tcBorders>
              <w:top w:val="single" w:sz="4" w:space="0" w:color="auto"/>
              <w:bottom w:val="nil"/>
            </w:tcBorders>
          </w:tcPr>
          <w:p w14:paraId="0E133AA1" w14:textId="77777777" w:rsidR="006D2321" w:rsidRPr="00B66CB4" w:rsidRDefault="006D2321" w:rsidP="0036150F">
            <w:pPr>
              <w:spacing w:line="480" w:lineRule="auto"/>
              <w:jc w:val="left"/>
              <w:rPr>
                <w:rFonts w:cs="Times New Roman"/>
                <w:sz w:val="24"/>
                <w:szCs w:val="24"/>
              </w:rPr>
            </w:pPr>
            <w:r>
              <w:rPr>
                <w:rFonts w:cs="Times New Roman"/>
                <w:sz w:val="24"/>
                <w:szCs w:val="24"/>
              </w:rPr>
              <w:t>0.77(0.14</w:t>
            </w:r>
            <w:r w:rsidRPr="00B66CB4">
              <w:rPr>
                <w:rFonts w:cs="Times New Roman"/>
                <w:sz w:val="24"/>
                <w:szCs w:val="24"/>
              </w:rPr>
              <w:t>)</w:t>
            </w:r>
          </w:p>
        </w:tc>
      </w:tr>
      <w:tr w:rsidR="006D2321" w:rsidRPr="00B66CB4" w14:paraId="775B6F95" w14:textId="77777777" w:rsidTr="0036150F">
        <w:tc>
          <w:tcPr>
            <w:tcW w:w="2074" w:type="dxa"/>
            <w:tcBorders>
              <w:top w:val="nil"/>
            </w:tcBorders>
          </w:tcPr>
          <w:p w14:paraId="77587DA9" w14:textId="77777777" w:rsidR="006D2321" w:rsidRPr="00B66CB4" w:rsidRDefault="006D2321" w:rsidP="0036150F">
            <w:pPr>
              <w:spacing w:line="480" w:lineRule="auto"/>
              <w:jc w:val="left"/>
              <w:rPr>
                <w:rFonts w:cs="Times New Roman"/>
                <w:sz w:val="24"/>
                <w:szCs w:val="24"/>
              </w:rPr>
            </w:pPr>
          </w:p>
        </w:tc>
        <w:tc>
          <w:tcPr>
            <w:tcW w:w="2074" w:type="dxa"/>
            <w:tcBorders>
              <w:top w:val="nil"/>
            </w:tcBorders>
          </w:tcPr>
          <w:p w14:paraId="18D9C25E" w14:textId="0BA8D97A" w:rsidR="006D2321" w:rsidRPr="00B66CB4" w:rsidRDefault="008D57DE" w:rsidP="0036150F">
            <w:pPr>
              <w:spacing w:line="480" w:lineRule="auto"/>
              <w:jc w:val="left"/>
              <w:rPr>
                <w:rFonts w:cs="Times New Roman"/>
                <w:sz w:val="24"/>
                <w:szCs w:val="24"/>
              </w:rPr>
            </w:pPr>
            <w:r>
              <w:rPr>
                <w:rFonts w:cs="Times New Roman"/>
                <w:sz w:val="24"/>
                <w:szCs w:val="24"/>
              </w:rPr>
              <w:t>Neutral</w:t>
            </w:r>
            <w:r w:rsidR="006D2321">
              <w:rPr>
                <w:rFonts w:cs="Times New Roman"/>
                <w:sz w:val="24"/>
                <w:szCs w:val="24"/>
              </w:rPr>
              <w:t xml:space="preserve"> person</w:t>
            </w:r>
          </w:p>
        </w:tc>
        <w:tc>
          <w:tcPr>
            <w:tcW w:w="2074" w:type="dxa"/>
            <w:tcBorders>
              <w:top w:val="nil"/>
            </w:tcBorders>
          </w:tcPr>
          <w:p w14:paraId="7502614B" w14:textId="77777777" w:rsidR="006D2321" w:rsidRPr="00B66CB4" w:rsidRDefault="006D2321" w:rsidP="0036150F">
            <w:pPr>
              <w:spacing w:line="480" w:lineRule="auto"/>
              <w:jc w:val="left"/>
              <w:rPr>
                <w:rFonts w:cs="Times New Roman"/>
                <w:sz w:val="24"/>
                <w:szCs w:val="24"/>
              </w:rPr>
            </w:pPr>
            <w:r>
              <w:rPr>
                <w:rFonts w:cs="Times New Roman"/>
                <w:sz w:val="24"/>
                <w:szCs w:val="24"/>
              </w:rPr>
              <w:t>0.75(0.14</w:t>
            </w:r>
            <w:r w:rsidRPr="00B66CB4">
              <w:rPr>
                <w:rFonts w:cs="Times New Roman"/>
                <w:sz w:val="24"/>
                <w:szCs w:val="24"/>
              </w:rPr>
              <w:t>)</w:t>
            </w:r>
          </w:p>
        </w:tc>
      </w:tr>
      <w:tr w:rsidR="006D2321" w:rsidRPr="00B66CB4" w14:paraId="63EC9960" w14:textId="77777777" w:rsidTr="0036150F">
        <w:tc>
          <w:tcPr>
            <w:tcW w:w="2074" w:type="dxa"/>
          </w:tcPr>
          <w:p w14:paraId="09D4925B" w14:textId="77777777" w:rsidR="006D2321" w:rsidRPr="00B66CB4" w:rsidRDefault="006D2321" w:rsidP="0036150F">
            <w:pPr>
              <w:spacing w:line="480" w:lineRule="auto"/>
              <w:jc w:val="left"/>
              <w:rPr>
                <w:rFonts w:cs="Times New Roman"/>
                <w:sz w:val="24"/>
                <w:szCs w:val="24"/>
              </w:rPr>
            </w:pPr>
          </w:p>
        </w:tc>
        <w:tc>
          <w:tcPr>
            <w:tcW w:w="2074" w:type="dxa"/>
          </w:tcPr>
          <w:p w14:paraId="3AFF5DD6"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Good Person</w:t>
            </w:r>
          </w:p>
        </w:tc>
        <w:tc>
          <w:tcPr>
            <w:tcW w:w="2074" w:type="dxa"/>
          </w:tcPr>
          <w:p w14:paraId="71BFBE18" w14:textId="77777777" w:rsidR="006D2321" w:rsidRPr="00B66CB4" w:rsidRDefault="006D2321" w:rsidP="0036150F">
            <w:pPr>
              <w:spacing w:line="480" w:lineRule="auto"/>
              <w:jc w:val="left"/>
              <w:rPr>
                <w:rFonts w:cs="Times New Roman"/>
                <w:sz w:val="24"/>
                <w:szCs w:val="24"/>
              </w:rPr>
            </w:pPr>
            <w:r>
              <w:rPr>
                <w:rFonts w:cs="Times New Roman"/>
                <w:sz w:val="24"/>
                <w:szCs w:val="24"/>
              </w:rPr>
              <w:t>0.87(0.08</w:t>
            </w:r>
            <w:r w:rsidRPr="00B66CB4">
              <w:rPr>
                <w:rFonts w:cs="Times New Roman"/>
                <w:sz w:val="24"/>
                <w:szCs w:val="24"/>
              </w:rPr>
              <w:t>)</w:t>
            </w:r>
          </w:p>
        </w:tc>
      </w:tr>
      <w:tr w:rsidR="006D2321" w:rsidRPr="00B66CB4" w14:paraId="74C11044" w14:textId="77777777" w:rsidTr="0036150F">
        <w:tc>
          <w:tcPr>
            <w:tcW w:w="2074" w:type="dxa"/>
          </w:tcPr>
          <w:p w14:paraId="06C4DF0E" w14:textId="77777777" w:rsidR="006D2321" w:rsidRPr="00B66CB4" w:rsidRDefault="006D2321" w:rsidP="0036150F">
            <w:pPr>
              <w:spacing w:line="480" w:lineRule="auto"/>
              <w:jc w:val="left"/>
              <w:rPr>
                <w:rFonts w:cs="Times New Roman"/>
                <w:sz w:val="24"/>
                <w:szCs w:val="24"/>
              </w:rPr>
            </w:pPr>
            <w:r>
              <w:rPr>
                <w:rFonts w:cs="Times New Roman"/>
                <w:sz w:val="24"/>
                <w:szCs w:val="24"/>
              </w:rPr>
              <w:t>Mis</w:t>
            </w:r>
            <w:r w:rsidRPr="00B66CB4">
              <w:rPr>
                <w:rFonts w:cs="Times New Roman"/>
                <w:sz w:val="24"/>
                <w:szCs w:val="24"/>
              </w:rPr>
              <w:t>match</w:t>
            </w:r>
          </w:p>
        </w:tc>
        <w:tc>
          <w:tcPr>
            <w:tcW w:w="2074" w:type="dxa"/>
          </w:tcPr>
          <w:p w14:paraId="49ADD422"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Bad person</w:t>
            </w:r>
          </w:p>
        </w:tc>
        <w:tc>
          <w:tcPr>
            <w:tcW w:w="2074" w:type="dxa"/>
          </w:tcPr>
          <w:p w14:paraId="2CAFF119" w14:textId="77777777" w:rsidR="006D2321" w:rsidRPr="00B66CB4" w:rsidRDefault="006D2321" w:rsidP="0036150F">
            <w:pPr>
              <w:spacing w:line="480" w:lineRule="auto"/>
              <w:jc w:val="left"/>
              <w:rPr>
                <w:rFonts w:cs="Times New Roman"/>
                <w:sz w:val="24"/>
                <w:szCs w:val="24"/>
              </w:rPr>
            </w:pPr>
            <w:r>
              <w:rPr>
                <w:rFonts w:cs="Times New Roman"/>
                <w:sz w:val="24"/>
                <w:szCs w:val="24"/>
              </w:rPr>
              <w:t>0.82(0.1</w:t>
            </w:r>
            <w:r w:rsidRPr="00B66CB4">
              <w:rPr>
                <w:rFonts w:cs="Times New Roman"/>
                <w:sz w:val="24"/>
                <w:szCs w:val="24"/>
              </w:rPr>
              <w:t>)</w:t>
            </w:r>
          </w:p>
        </w:tc>
      </w:tr>
      <w:tr w:rsidR="006D2321" w:rsidRPr="00B66CB4" w14:paraId="6E79809E" w14:textId="77777777" w:rsidTr="0036150F">
        <w:tc>
          <w:tcPr>
            <w:tcW w:w="2074" w:type="dxa"/>
          </w:tcPr>
          <w:p w14:paraId="2D99E5C8" w14:textId="77777777" w:rsidR="006D2321" w:rsidRDefault="006D2321" w:rsidP="0036150F">
            <w:pPr>
              <w:spacing w:line="480" w:lineRule="auto"/>
              <w:jc w:val="left"/>
              <w:rPr>
                <w:rFonts w:cs="Times New Roman"/>
                <w:sz w:val="24"/>
                <w:szCs w:val="24"/>
              </w:rPr>
            </w:pPr>
          </w:p>
        </w:tc>
        <w:tc>
          <w:tcPr>
            <w:tcW w:w="2074" w:type="dxa"/>
          </w:tcPr>
          <w:p w14:paraId="041104D9" w14:textId="67ABE4A6" w:rsidR="006D2321" w:rsidRPr="00B66CB4" w:rsidRDefault="008D57DE" w:rsidP="0036150F">
            <w:pPr>
              <w:spacing w:line="480" w:lineRule="auto"/>
              <w:jc w:val="left"/>
              <w:rPr>
                <w:rFonts w:cs="Times New Roman"/>
                <w:sz w:val="24"/>
                <w:szCs w:val="24"/>
              </w:rPr>
            </w:pPr>
            <w:r>
              <w:rPr>
                <w:rFonts w:cs="Times New Roman"/>
                <w:sz w:val="24"/>
                <w:szCs w:val="24"/>
              </w:rPr>
              <w:t>Neutral</w:t>
            </w:r>
            <w:r w:rsidR="006D2321">
              <w:rPr>
                <w:rFonts w:cs="Times New Roman"/>
                <w:sz w:val="24"/>
                <w:szCs w:val="24"/>
              </w:rPr>
              <w:t xml:space="preserve"> person</w:t>
            </w:r>
          </w:p>
        </w:tc>
        <w:tc>
          <w:tcPr>
            <w:tcW w:w="2074" w:type="dxa"/>
          </w:tcPr>
          <w:p w14:paraId="1BF3AE7C" w14:textId="77777777" w:rsidR="006D2321" w:rsidRPr="00B66CB4" w:rsidRDefault="006D2321" w:rsidP="0036150F">
            <w:pPr>
              <w:spacing w:line="480" w:lineRule="auto"/>
              <w:jc w:val="left"/>
              <w:rPr>
                <w:rFonts w:cs="Times New Roman"/>
                <w:sz w:val="24"/>
                <w:szCs w:val="24"/>
              </w:rPr>
            </w:pPr>
            <w:r>
              <w:rPr>
                <w:rFonts w:cs="Times New Roman"/>
                <w:sz w:val="24"/>
                <w:szCs w:val="24"/>
              </w:rPr>
              <w:t>0.78(0.12</w:t>
            </w:r>
            <w:r w:rsidRPr="00B66CB4">
              <w:rPr>
                <w:rFonts w:cs="Times New Roman"/>
                <w:sz w:val="24"/>
                <w:szCs w:val="24"/>
              </w:rPr>
              <w:t>)</w:t>
            </w:r>
          </w:p>
        </w:tc>
      </w:tr>
      <w:tr w:rsidR="006D2321" w:rsidRPr="00B66CB4" w14:paraId="6D50E635" w14:textId="77777777" w:rsidTr="0036150F">
        <w:tc>
          <w:tcPr>
            <w:tcW w:w="2074" w:type="dxa"/>
          </w:tcPr>
          <w:p w14:paraId="464828BB" w14:textId="77777777" w:rsidR="006D2321" w:rsidRPr="00B66CB4" w:rsidRDefault="006D2321" w:rsidP="0036150F">
            <w:pPr>
              <w:spacing w:line="480" w:lineRule="auto"/>
              <w:jc w:val="left"/>
              <w:rPr>
                <w:rFonts w:cs="Times New Roman"/>
                <w:sz w:val="24"/>
                <w:szCs w:val="24"/>
              </w:rPr>
            </w:pPr>
          </w:p>
        </w:tc>
        <w:tc>
          <w:tcPr>
            <w:tcW w:w="2074" w:type="dxa"/>
          </w:tcPr>
          <w:p w14:paraId="594F672C"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Good Person</w:t>
            </w:r>
          </w:p>
        </w:tc>
        <w:tc>
          <w:tcPr>
            <w:tcW w:w="2074" w:type="dxa"/>
          </w:tcPr>
          <w:p w14:paraId="5635E9A3" w14:textId="77777777" w:rsidR="006D2321" w:rsidRPr="00B66CB4" w:rsidRDefault="006D2321" w:rsidP="0036150F">
            <w:pPr>
              <w:spacing w:line="480" w:lineRule="auto"/>
              <w:jc w:val="left"/>
              <w:rPr>
                <w:rFonts w:cs="Times New Roman"/>
                <w:sz w:val="24"/>
                <w:szCs w:val="24"/>
              </w:rPr>
            </w:pPr>
            <w:r>
              <w:rPr>
                <w:rFonts w:cs="Times New Roman"/>
                <w:sz w:val="24"/>
                <w:szCs w:val="24"/>
              </w:rPr>
              <w:t>0.76(0.12</w:t>
            </w:r>
            <w:r w:rsidRPr="00B66CB4">
              <w:rPr>
                <w:rFonts w:cs="Times New Roman"/>
                <w:sz w:val="24"/>
                <w:szCs w:val="24"/>
              </w:rPr>
              <w:t>)</w:t>
            </w:r>
          </w:p>
        </w:tc>
      </w:tr>
    </w:tbl>
    <w:p w14:paraId="47F58B81" w14:textId="77777777" w:rsidR="00B868E5" w:rsidRDefault="00B868E5" w:rsidP="00D151CB">
      <w:pPr>
        <w:spacing w:line="480" w:lineRule="auto"/>
        <w:jc w:val="left"/>
        <w:rPr>
          <w:rFonts w:cs="Times New Roman"/>
          <w:b/>
          <w:sz w:val="24"/>
          <w:szCs w:val="24"/>
        </w:rPr>
      </w:pPr>
    </w:p>
    <w:p w14:paraId="31F5B8A5" w14:textId="77777777" w:rsidR="00D151CB" w:rsidRDefault="00D151CB" w:rsidP="00D151CB">
      <w:pPr>
        <w:widowControl/>
        <w:jc w:val="left"/>
        <w:rPr>
          <w:rFonts w:cs="Times New Roman"/>
          <w:b/>
          <w:sz w:val="24"/>
          <w:szCs w:val="24"/>
        </w:rPr>
      </w:pPr>
      <w:r>
        <w:rPr>
          <w:rFonts w:cs="Times New Roman"/>
          <w:b/>
          <w:sz w:val="24"/>
          <w:szCs w:val="24"/>
        </w:rPr>
        <w:br w:type="page"/>
      </w:r>
    </w:p>
    <w:p w14:paraId="3AB9512E" w14:textId="6D47A56A" w:rsidR="00D151CB" w:rsidRPr="00B66CB4" w:rsidRDefault="00D151CB" w:rsidP="00D151CB">
      <w:pPr>
        <w:spacing w:line="480" w:lineRule="auto"/>
        <w:jc w:val="left"/>
        <w:rPr>
          <w:rFonts w:cs="Times New Roman"/>
          <w:sz w:val="24"/>
          <w:szCs w:val="24"/>
        </w:rPr>
      </w:pPr>
      <w:r w:rsidRPr="00756010">
        <w:rPr>
          <w:rFonts w:cs="Times New Roman"/>
          <w:b/>
          <w:sz w:val="24"/>
          <w:szCs w:val="24"/>
        </w:rPr>
        <w:t xml:space="preserve">Table </w:t>
      </w:r>
      <w:r w:rsidR="006D2321">
        <w:rPr>
          <w:rFonts w:cs="Times New Roman"/>
          <w:b/>
          <w:sz w:val="24"/>
          <w:szCs w:val="24"/>
        </w:rPr>
        <w:t>3</w:t>
      </w:r>
      <w:r>
        <w:rPr>
          <w:rFonts w:cs="Times New Roman"/>
          <w:sz w:val="24"/>
          <w:szCs w:val="24"/>
        </w:rPr>
        <w:t>.</w:t>
      </w:r>
      <w:r w:rsidRPr="00B66CB4">
        <w:rPr>
          <w:rFonts w:cs="Times New Roman"/>
          <w:sz w:val="24"/>
          <w:szCs w:val="24"/>
        </w:rPr>
        <w:t xml:space="preserve"> </w:t>
      </w:r>
      <w:r>
        <w:rPr>
          <w:rFonts w:cs="Times New Roman"/>
          <w:sz w:val="24"/>
          <w:szCs w:val="24"/>
        </w:rPr>
        <w:t xml:space="preserve">The performance of </w:t>
      </w:r>
      <w:r w:rsidRPr="00B66CB4">
        <w:rPr>
          <w:rFonts w:cs="Times New Roman"/>
          <w:sz w:val="24"/>
          <w:szCs w:val="24"/>
        </w:rPr>
        <w:t xml:space="preserve">accuracy </w:t>
      </w:r>
      <w:r>
        <w:rPr>
          <w:rFonts w:cs="Times New Roman"/>
          <w:sz w:val="24"/>
          <w:szCs w:val="24"/>
        </w:rPr>
        <w:t xml:space="preserve">(mean and standard deviation in brackets) </w:t>
      </w:r>
      <w:r w:rsidRPr="00B66CB4">
        <w:rPr>
          <w:rFonts w:cs="Times New Roman"/>
          <w:sz w:val="24"/>
          <w:szCs w:val="24"/>
        </w:rPr>
        <w:t xml:space="preserve">as function of </w:t>
      </w:r>
      <w:r>
        <w:rPr>
          <w:rFonts w:cs="Times New Roman"/>
          <w:sz w:val="24"/>
          <w:szCs w:val="24"/>
        </w:rPr>
        <w:t xml:space="preserve">the moral association (good, </w:t>
      </w:r>
      <w:del w:id="881" w:author="Hu, C-P" w:date="2019-03-26T08:46:00Z">
        <w:r w:rsidDel="00E01150">
          <w:rPr>
            <w:rFonts w:cs="Times New Roman"/>
            <w:sz w:val="24"/>
            <w:szCs w:val="24"/>
          </w:rPr>
          <w:delText>normal</w:delText>
        </w:r>
      </w:del>
      <w:ins w:id="882" w:author="Hu, C-P" w:date="2019-03-26T08:46:00Z">
        <w:r w:rsidR="00E01150">
          <w:rPr>
            <w:rFonts w:cs="Times New Roman"/>
            <w:sz w:val="24"/>
            <w:szCs w:val="24"/>
          </w:rPr>
          <w:t>neutral</w:t>
        </w:r>
      </w:ins>
      <w:r>
        <w:rPr>
          <w:rFonts w:cs="Times New Roman"/>
          <w:sz w:val="24"/>
          <w:szCs w:val="24"/>
        </w:rPr>
        <w:t xml:space="preserve">, or bad) and judgment (match vs. mismatch) </w:t>
      </w:r>
      <w:r w:rsidRPr="00B66CB4">
        <w:rPr>
          <w:rFonts w:cs="Times New Roman"/>
          <w:sz w:val="24"/>
          <w:szCs w:val="24"/>
        </w:rPr>
        <w:t>in Experiment</w:t>
      </w:r>
      <w:r>
        <w:rPr>
          <w:rFonts w:cs="Times New Roman"/>
          <w:sz w:val="24"/>
          <w:szCs w:val="24"/>
        </w:rPr>
        <w:t xml:space="preserve"> 2.</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D151CB" w:rsidRPr="00B66CB4" w14:paraId="180DDCBB" w14:textId="77777777" w:rsidTr="007B4EF9">
        <w:tc>
          <w:tcPr>
            <w:tcW w:w="2074" w:type="dxa"/>
            <w:tcBorders>
              <w:top w:val="single" w:sz="4" w:space="0" w:color="auto"/>
              <w:bottom w:val="single" w:sz="4" w:space="0" w:color="auto"/>
            </w:tcBorders>
          </w:tcPr>
          <w:p w14:paraId="726C373C"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Condition</w:t>
            </w:r>
          </w:p>
        </w:tc>
        <w:tc>
          <w:tcPr>
            <w:tcW w:w="2074" w:type="dxa"/>
            <w:tcBorders>
              <w:top w:val="single" w:sz="4" w:space="0" w:color="auto"/>
              <w:bottom w:val="single" w:sz="4" w:space="0" w:color="auto"/>
            </w:tcBorders>
          </w:tcPr>
          <w:p w14:paraId="3C8FFDB8" w14:textId="77777777" w:rsidR="00D151CB" w:rsidRPr="00B66CB4" w:rsidRDefault="00D151CB" w:rsidP="007B4EF9">
            <w:pPr>
              <w:spacing w:line="480" w:lineRule="auto"/>
              <w:jc w:val="left"/>
              <w:rPr>
                <w:rFonts w:cs="Times New Roman"/>
                <w:sz w:val="24"/>
                <w:szCs w:val="24"/>
              </w:rPr>
            </w:pPr>
            <w:r>
              <w:rPr>
                <w:rFonts w:cs="Times New Roman"/>
                <w:sz w:val="24"/>
                <w:szCs w:val="24"/>
              </w:rPr>
              <w:t>Moral association</w:t>
            </w:r>
          </w:p>
        </w:tc>
        <w:tc>
          <w:tcPr>
            <w:tcW w:w="2074" w:type="dxa"/>
            <w:tcBorders>
              <w:top w:val="single" w:sz="4" w:space="0" w:color="auto"/>
              <w:bottom w:val="single" w:sz="4" w:space="0" w:color="auto"/>
            </w:tcBorders>
          </w:tcPr>
          <w:p w14:paraId="7B055EAC"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Accuracy</w:t>
            </w:r>
          </w:p>
        </w:tc>
      </w:tr>
      <w:tr w:rsidR="00D151CB" w:rsidRPr="00B66CB4" w14:paraId="4EB2C932" w14:textId="77777777" w:rsidTr="007B4EF9">
        <w:tc>
          <w:tcPr>
            <w:tcW w:w="2074" w:type="dxa"/>
            <w:tcBorders>
              <w:top w:val="single" w:sz="4" w:space="0" w:color="auto"/>
              <w:bottom w:val="nil"/>
            </w:tcBorders>
          </w:tcPr>
          <w:p w14:paraId="66D9A94E"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Matched</w:t>
            </w:r>
          </w:p>
        </w:tc>
        <w:tc>
          <w:tcPr>
            <w:tcW w:w="2074" w:type="dxa"/>
            <w:tcBorders>
              <w:top w:val="single" w:sz="4" w:space="0" w:color="auto"/>
              <w:bottom w:val="nil"/>
            </w:tcBorders>
          </w:tcPr>
          <w:p w14:paraId="4740F817"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Bad person</w:t>
            </w:r>
          </w:p>
        </w:tc>
        <w:tc>
          <w:tcPr>
            <w:tcW w:w="2074" w:type="dxa"/>
            <w:tcBorders>
              <w:top w:val="single" w:sz="4" w:space="0" w:color="auto"/>
              <w:bottom w:val="nil"/>
            </w:tcBorders>
          </w:tcPr>
          <w:p w14:paraId="227A73A2"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0.8</w:t>
            </w:r>
            <w:r>
              <w:rPr>
                <w:rFonts w:cs="Times New Roman"/>
                <w:sz w:val="24"/>
                <w:szCs w:val="24"/>
              </w:rPr>
              <w:t>7</w:t>
            </w:r>
            <w:r w:rsidRPr="00B66CB4">
              <w:rPr>
                <w:rFonts w:cs="Times New Roman"/>
                <w:sz w:val="24"/>
                <w:szCs w:val="24"/>
              </w:rPr>
              <w:t>(0.</w:t>
            </w:r>
            <w:r>
              <w:rPr>
                <w:rFonts w:cs="Times New Roman"/>
                <w:sz w:val="24"/>
                <w:szCs w:val="24"/>
              </w:rPr>
              <w:t>09</w:t>
            </w:r>
            <w:r w:rsidRPr="00B66CB4">
              <w:rPr>
                <w:rFonts w:cs="Times New Roman"/>
                <w:sz w:val="24"/>
                <w:szCs w:val="24"/>
              </w:rPr>
              <w:t>)</w:t>
            </w:r>
          </w:p>
        </w:tc>
      </w:tr>
      <w:tr w:rsidR="00D151CB" w:rsidRPr="00B66CB4" w14:paraId="38854605" w14:textId="77777777" w:rsidTr="007B4EF9">
        <w:tc>
          <w:tcPr>
            <w:tcW w:w="2074" w:type="dxa"/>
            <w:tcBorders>
              <w:top w:val="nil"/>
            </w:tcBorders>
          </w:tcPr>
          <w:p w14:paraId="3BDD579C" w14:textId="77777777" w:rsidR="00D151CB" w:rsidRPr="00B66CB4" w:rsidRDefault="00D151CB" w:rsidP="007B4EF9">
            <w:pPr>
              <w:spacing w:line="480" w:lineRule="auto"/>
              <w:jc w:val="left"/>
              <w:rPr>
                <w:rFonts w:cs="Times New Roman"/>
                <w:sz w:val="24"/>
                <w:szCs w:val="24"/>
              </w:rPr>
            </w:pPr>
          </w:p>
        </w:tc>
        <w:tc>
          <w:tcPr>
            <w:tcW w:w="2074" w:type="dxa"/>
            <w:tcBorders>
              <w:top w:val="nil"/>
            </w:tcBorders>
          </w:tcPr>
          <w:p w14:paraId="3576CA59" w14:textId="486FB182" w:rsidR="00D151CB" w:rsidRPr="00B66CB4" w:rsidRDefault="008D57DE" w:rsidP="007B4EF9">
            <w:pPr>
              <w:spacing w:line="480" w:lineRule="auto"/>
              <w:jc w:val="left"/>
              <w:rPr>
                <w:rFonts w:cs="Times New Roman"/>
                <w:sz w:val="24"/>
                <w:szCs w:val="24"/>
              </w:rPr>
            </w:pPr>
            <w:r>
              <w:rPr>
                <w:rFonts w:cs="Times New Roman"/>
                <w:sz w:val="24"/>
                <w:szCs w:val="24"/>
              </w:rPr>
              <w:t>Neutral</w:t>
            </w:r>
            <w:r w:rsidR="00D151CB">
              <w:rPr>
                <w:rFonts w:cs="Times New Roman"/>
                <w:sz w:val="24"/>
                <w:szCs w:val="24"/>
              </w:rPr>
              <w:t xml:space="preserve"> person</w:t>
            </w:r>
          </w:p>
        </w:tc>
        <w:tc>
          <w:tcPr>
            <w:tcW w:w="2074" w:type="dxa"/>
            <w:tcBorders>
              <w:top w:val="nil"/>
            </w:tcBorders>
          </w:tcPr>
          <w:p w14:paraId="293D8788" w14:textId="77777777" w:rsidR="00D151CB" w:rsidRPr="00B66CB4" w:rsidRDefault="00D151CB" w:rsidP="007B4EF9">
            <w:pPr>
              <w:spacing w:line="480" w:lineRule="auto"/>
              <w:jc w:val="left"/>
              <w:rPr>
                <w:rFonts w:cs="Times New Roman"/>
                <w:sz w:val="24"/>
                <w:szCs w:val="24"/>
              </w:rPr>
            </w:pPr>
            <w:r>
              <w:rPr>
                <w:rFonts w:cs="Times New Roman"/>
                <w:sz w:val="24"/>
                <w:szCs w:val="24"/>
              </w:rPr>
              <w:t>0.83(0.14</w:t>
            </w:r>
            <w:r w:rsidRPr="00B66CB4">
              <w:rPr>
                <w:rFonts w:cs="Times New Roman"/>
                <w:sz w:val="24"/>
                <w:szCs w:val="24"/>
              </w:rPr>
              <w:t>)</w:t>
            </w:r>
          </w:p>
        </w:tc>
      </w:tr>
      <w:tr w:rsidR="00D151CB" w:rsidRPr="00B66CB4" w14:paraId="1FE93AD8" w14:textId="77777777" w:rsidTr="007B4EF9">
        <w:tc>
          <w:tcPr>
            <w:tcW w:w="2074" w:type="dxa"/>
          </w:tcPr>
          <w:p w14:paraId="6BDC10F2" w14:textId="77777777" w:rsidR="00D151CB" w:rsidRPr="00B66CB4" w:rsidRDefault="00D151CB" w:rsidP="007B4EF9">
            <w:pPr>
              <w:spacing w:line="480" w:lineRule="auto"/>
              <w:jc w:val="left"/>
              <w:rPr>
                <w:rFonts w:cs="Times New Roman"/>
                <w:sz w:val="24"/>
                <w:szCs w:val="24"/>
              </w:rPr>
            </w:pPr>
          </w:p>
        </w:tc>
        <w:tc>
          <w:tcPr>
            <w:tcW w:w="2074" w:type="dxa"/>
          </w:tcPr>
          <w:p w14:paraId="7482F9AA"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Good Person</w:t>
            </w:r>
          </w:p>
        </w:tc>
        <w:tc>
          <w:tcPr>
            <w:tcW w:w="2074" w:type="dxa"/>
          </w:tcPr>
          <w:p w14:paraId="5FB0E25F"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0.93(0.09)</w:t>
            </w:r>
          </w:p>
        </w:tc>
      </w:tr>
      <w:tr w:rsidR="00D151CB" w:rsidRPr="00B66CB4" w14:paraId="485EC5D5" w14:textId="77777777" w:rsidTr="007B4EF9">
        <w:tc>
          <w:tcPr>
            <w:tcW w:w="2074" w:type="dxa"/>
          </w:tcPr>
          <w:p w14:paraId="51832C43" w14:textId="77777777" w:rsidR="00D151CB" w:rsidRPr="00B66CB4" w:rsidRDefault="00D151CB" w:rsidP="007B4EF9">
            <w:pPr>
              <w:spacing w:line="480" w:lineRule="auto"/>
              <w:jc w:val="left"/>
              <w:rPr>
                <w:rFonts w:cs="Times New Roman"/>
                <w:sz w:val="24"/>
                <w:szCs w:val="24"/>
              </w:rPr>
            </w:pPr>
            <w:r>
              <w:rPr>
                <w:rFonts w:cs="Times New Roman"/>
                <w:sz w:val="24"/>
                <w:szCs w:val="24"/>
              </w:rPr>
              <w:t>Mis-match</w:t>
            </w:r>
          </w:p>
        </w:tc>
        <w:tc>
          <w:tcPr>
            <w:tcW w:w="2074" w:type="dxa"/>
          </w:tcPr>
          <w:p w14:paraId="3045DE3B"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Bad person</w:t>
            </w:r>
          </w:p>
        </w:tc>
        <w:tc>
          <w:tcPr>
            <w:tcW w:w="2074" w:type="dxa"/>
          </w:tcPr>
          <w:p w14:paraId="036B59C0"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0.86(0.12)</w:t>
            </w:r>
          </w:p>
        </w:tc>
      </w:tr>
      <w:tr w:rsidR="00D151CB" w:rsidRPr="00B66CB4" w14:paraId="4898A898" w14:textId="77777777" w:rsidTr="007B4EF9">
        <w:tc>
          <w:tcPr>
            <w:tcW w:w="2074" w:type="dxa"/>
          </w:tcPr>
          <w:p w14:paraId="76D86739" w14:textId="77777777" w:rsidR="00D151CB" w:rsidRPr="00B66CB4" w:rsidRDefault="00D151CB" w:rsidP="007B4EF9">
            <w:pPr>
              <w:spacing w:line="480" w:lineRule="auto"/>
              <w:jc w:val="left"/>
              <w:rPr>
                <w:rFonts w:cs="Times New Roman"/>
                <w:sz w:val="24"/>
                <w:szCs w:val="24"/>
              </w:rPr>
            </w:pPr>
          </w:p>
        </w:tc>
        <w:tc>
          <w:tcPr>
            <w:tcW w:w="2074" w:type="dxa"/>
          </w:tcPr>
          <w:p w14:paraId="66FCF6A8" w14:textId="29CAB552" w:rsidR="00D151CB" w:rsidRPr="00B66CB4" w:rsidRDefault="008D57DE" w:rsidP="007B4EF9">
            <w:pPr>
              <w:spacing w:line="480" w:lineRule="auto"/>
              <w:jc w:val="left"/>
              <w:rPr>
                <w:rFonts w:cs="Times New Roman"/>
                <w:sz w:val="24"/>
                <w:szCs w:val="24"/>
              </w:rPr>
            </w:pPr>
            <w:r>
              <w:rPr>
                <w:rFonts w:cs="Times New Roman"/>
                <w:sz w:val="24"/>
                <w:szCs w:val="24"/>
              </w:rPr>
              <w:t>Neutral</w:t>
            </w:r>
            <w:r w:rsidR="00D151CB">
              <w:rPr>
                <w:rFonts w:cs="Times New Roman"/>
                <w:sz w:val="24"/>
                <w:szCs w:val="24"/>
              </w:rPr>
              <w:t xml:space="preserve"> person</w:t>
            </w:r>
          </w:p>
        </w:tc>
        <w:tc>
          <w:tcPr>
            <w:tcW w:w="2074" w:type="dxa"/>
          </w:tcPr>
          <w:p w14:paraId="118F7C1A" w14:textId="77777777" w:rsidR="00D151CB" w:rsidRPr="00B66CB4" w:rsidRDefault="00D151CB" w:rsidP="007B4EF9">
            <w:pPr>
              <w:spacing w:line="480" w:lineRule="auto"/>
              <w:jc w:val="left"/>
              <w:rPr>
                <w:rFonts w:cs="Times New Roman"/>
                <w:sz w:val="24"/>
                <w:szCs w:val="24"/>
              </w:rPr>
            </w:pPr>
            <w:r>
              <w:rPr>
                <w:rFonts w:cs="Times New Roman"/>
                <w:sz w:val="24"/>
                <w:szCs w:val="24"/>
              </w:rPr>
              <w:t>0.86</w:t>
            </w:r>
            <w:r w:rsidRPr="00B66CB4">
              <w:rPr>
                <w:rFonts w:cs="Times New Roman"/>
                <w:sz w:val="24"/>
                <w:szCs w:val="24"/>
              </w:rPr>
              <w:t>(0.11)</w:t>
            </w:r>
          </w:p>
        </w:tc>
      </w:tr>
      <w:tr w:rsidR="00D151CB" w:rsidRPr="00B66CB4" w14:paraId="47972073" w14:textId="77777777" w:rsidTr="007B4EF9">
        <w:tc>
          <w:tcPr>
            <w:tcW w:w="2074" w:type="dxa"/>
          </w:tcPr>
          <w:p w14:paraId="23889D12" w14:textId="77777777" w:rsidR="00D151CB" w:rsidRPr="00B66CB4" w:rsidRDefault="00D151CB" w:rsidP="007B4EF9">
            <w:pPr>
              <w:spacing w:line="480" w:lineRule="auto"/>
              <w:jc w:val="left"/>
              <w:rPr>
                <w:rFonts w:cs="Times New Roman"/>
                <w:sz w:val="24"/>
                <w:szCs w:val="24"/>
              </w:rPr>
            </w:pPr>
          </w:p>
        </w:tc>
        <w:tc>
          <w:tcPr>
            <w:tcW w:w="2074" w:type="dxa"/>
          </w:tcPr>
          <w:p w14:paraId="4AFE8AD0"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Good Person</w:t>
            </w:r>
          </w:p>
        </w:tc>
        <w:tc>
          <w:tcPr>
            <w:tcW w:w="2074" w:type="dxa"/>
          </w:tcPr>
          <w:p w14:paraId="22202E26" w14:textId="77777777" w:rsidR="00D151CB" w:rsidRPr="00B66CB4" w:rsidRDefault="00D151CB" w:rsidP="007B4EF9">
            <w:pPr>
              <w:spacing w:line="480" w:lineRule="auto"/>
              <w:jc w:val="left"/>
              <w:rPr>
                <w:rFonts w:cs="Times New Roman"/>
                <w:sz w:val="24"/>
                <w:szCs w:val="24"/>
              </w:rPr>
            </w:pPr>
            <w:r>
              <w:rPr>
                <w:rFonts w:cs="Times New Roman"/>
                <w:sz w:val="24"/>
                <w:szCs w:val="24"/>
              </w:rPr>
              <w:t>0.86(0.09</w:t>
            </w:r>
            <w:r w:rsidRPr="00B66CB4">
              <w:rPr>
                <w:rFonts w:cs="Times New Roman"/>
                <w:sz w:val="24"/>
                <w:szCs w:val="24"/>
              </w:rPr>
              <w:t>)</w:t>
            </w:r>
          </w:p>
        </w:tc>
      </w:tr>
    </w:tbl>
    <w:p w14:paraId="0BC4C1E8" w14:textId="77777777" w:rsidR="00D151CB" w:rsidRDefault="00D151CB" w:rsidP="00D151CB">
      <w:pPr>
        <w:widowControl/>
        <w:jc w:val="left"/>
        <w:rPr>
          <w:rFonts w:cs="Times New Roman"/>
          <w:b/>
          <w:sz w:val="24"/>
          <w:szCs w:val="24"/>
        </w:rPr>
      </w:pPr>
      <w:r>
        <w:rPr>
          <w:rFonts w:cs="Times New Roman"/>
          <w:b/>
          <w:sz w:val="24"/>
          <w:szCs w:val="24"/>
        </w:rPr>
        <w:br w:type="page"/>
      </w:r>
    </w:p>
    <w:p w14:paraId="164FAADD" w14:textId="3BF9C332" w:rsidR="00EF4C5A" w:rsidRPr="00B66CB4" w:rsidRDefault="00EF4C5A" w:rsidP="00EF4C5A">
      <w:pPr>
        <w:spacing w:line="480" w:lineRule="auto"/>
        <w:jc w:val="left"/>
        <w:rPr>
          <w:rFonts w:cs="Times New Roman"/>
          <w:sz w:val="24"/>
          <w:szCs w:val="24"/>
        </w:rPr>
      </w:pPr>
      <w:r w:rsidRPr="00756010">
        <w:rPr>
          <w:rFonts w:cs="Times New Roman"/>
          <w:b/>
          <w:sz w:val="24"/>
          <w:szCs w:val="24"/>
        </w:rPr>
        <w:t xml:space="preserve">Table </w:t>
      </w:r>
      <w:r w:rsidR="006D2321">
        <w:rPr>
          <w:rFonts w:cs="Times New Roman"/>
          <w:b/>
          <w:sz w:val="24"/>
          <w:szCs w:val="24"/>
        </w:rPr>
        <w:t>4</w:t>
      </w:r>
      <w:r>
        <w:rPr>
          <w:rFonts w:cs="Times New Roman"/>
          <w:sz w:val="24"/>
          <w:szCs w:val="24"/>
        </w:rPr>
        <w:t>.</w:t>
      </w:r>
      <w:r w:rsidRPr="00B66CB4">
        <w:rPr>
          <w:rFonts w:cs="Times New Roman"/>
          <w:sz w:val="24"/>
          <w:szCs w:val="24"/>
        </w:rPr>
        <w:t xml:space="preserve"> </w:t>
      </w:r>
      <w:r>
        <w:rPr>
          <w:rFonts w:cs="Times New Roman"/>
          <w:sz w:val="24"/>
          <w:szCs w:val="24"/>
        </w:rPr>
        <w:t xml:space="preserve">The performance of </w:t>
      </w:r>
      <w:r w:rsidRPr="00B66CB4">
        <w:rPr>
          <w:rFonts w:cs="Times New Roman"/>
          <w:sz w:val="24"/>
          <w:szCs w:val="24"/>
        </w:rPr>
        <w:t xml:space="preserve">accuracy </w:t>
      </w:r>
      <w:r>
        <w:rPr>
          <w:rFonts w:cs="Times New Roman"/>
          <w:sz w:val="24"/>
          <w:szCs w:val="24"/>
        </w:rPr>
        <w:t xml:space="preserve">(mean and standard deviation in brackets) </w:t>
      </w:r>
      <w:r w:rsidRPr="00B66CB4">
        <w:rPr>
          <w:rFonts w:cs="Times New Roman"/>
          <w:sz w:val="24"/>
          <w:szCs w:val="24"/>
        </w:rPr>
        <w:t xml:space="preserve">as function of </w:t>
      </w:r>
      <w:r>
        <w:rPr>
          <w:rFonts w:cs="Times New Roman"/>
          <w:sz w:val="24"/>
          <w:szCs w:val="24"/>
        </w:rPr>
        <w:t xml:space="preserve">the moral association (good, </w:t>
      </w:r>
      <w:del w:id="883" w:author="Hu, C-P" w:date="2019-03-26T08:46:00Z">
        <w:r w:rsidDel="00E01150">
          <w:rPr>
            <w:rFonts w:cs="Times New Roman"/>
            <w:sz w:val="24"/>
            <w:szCs w:val="24"/>
          </w:rPr>
          <w:delText>normal</w:delText>
        </w:r>
      </w:del>
      <w:ins w:id="884" w:author="Hu, C-P" w:date="2019-03-26T08:46:00Z">
        <w:r w:rsidR="00E01150">
          <w:rPr>
            <w:rFonts w:cs="Times New Roman"/>
            <w:sz w:val="24"/>
            <w:szCs w:val="24"/>
          </w:rPr>
          <w:t>neutral</w:t>
        </w:r>
      </w:ins>
      <w:r>
        <w:rPr>
          <w:rFonts w:cs="Times New Roman"/>
          <w:sz w:val="24"/>
          <w:szCs w:val="24"/>
        </w:rPr>
        <w:t xml:space="preserve">, or bad) and judgment (match vs. mismatch) </w:t>
      </w:r>
      <w:r w:rsidRPr="00B66CB4">
        <w:rPr>
          <w:rFonts w:cs="Times New Roman"/>
          <w:sz w:val="24"/>
          <w:szCs w:val="24"/>
        </w:rPr>
        <w:t>in Experiment</w:t>
      </w:r>
      <w:r>
        <w:rPr>
          <w:rFonts w:cs="Times New Roman"/>
          <w:sz w:val="24"/>
          <w:szCs w:val="24"/>
        </w:rPr>
        <w:t xml:space="preserve"> 3.</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EF4C5A" w:rsidRPr="00B66CB4" w14:paraId="41FD1DF4" w14:textId="77777777" w:rsidTr="00F849C1">
        <w:tc>
          <w:tcPr>
            <w:tcW w:w="2074" w:type="dxa"/>
            <w:tcBorders>
              <w:top w:val="single" w:sz="4" w:space="0" w:color="auto"/>
              <w:bottom w:val="single" w:sz="4" w:space="0" w:color="auto"/>
            </w:tcBorders>
          </w:tcPr>
          <w:p w14:paraId="095AA200" w14:textId="77777777" w:rsidR="00EF4C5A" w:rsidRPr="00B66CB4" w:rsidRDefault="00EF4C5A" w:rsidP="004E4660">
            <w:pPr>
              <w:spacing w:line="480" w:lineRule="auto"/>
              <w:jc w:val="left"/>
              <w:rPr>
                <w:rFonts w:cs="Times New Roman"/>
                <w:sz w:val="24"/>
                <w:szCs w:val="24"/>
              </w:rPr>
            </w:pPr>
            <w:r w:rsidRPr="00B66CB4">
              <w:rPr>
                <w:rFonts w:cs="Times New Roman"/>
                <w:sz w:val="24"/>
                <w:szCs w:val="24"/>
              </w:rPr>
              <w:t>Condition</w:t>
            </w:r>
          </w:p>
        </w:tc>
        <w:tc>
          <w:tcPr>
            <w:tcW w:w="2074" w:type="dxa"/>
            <w:tcBorders>
              <w:top w:val="single" w:sz="4" w:space="0" w:color="auto"/>
              <w:bottom w:val="single" w:sz="4" w:space="0" w:color="auto"/>
            </w:tcBorders>
          </w:tcPr>
          <w:p w14:paraId="750598F0" w14:textId="77777777" w:rsidR="00EF4C5A" w:rsidRDefault="00EF4C5A" w:rsidP="004E4660">
            <w:pPr>
              <w:spacing w:line="480" w:lineRule="auto"/>
              <w:jc w:val="left"/>
              <w:rPr>
                <w:rFonts w:cs="Times New Roman"/>
                <w:sz w:val="24"/>
                <w:szCs w:val="24"/>
              </w:rPr>
            </w:pPr>
            <w:r>
              <w:rPr>
                <w:rFonts w:cs="Times New Roman"/>
                <w:sz w:val="24"/>
                <w:szCs w:val="24"/>
              </w:rPr>
              <w:t>Identity</w:t>
            </w:r>
          </w:p>
        </w:tc>
        <w:tc>
          <w:tcPr>
            <w:tcW w:w="2074" w:type="dxa"/>
            <w:tcBorders>
              <w:top w:val="single" w:sz="4" w:space="0" w:color="auto"/>
              <w:bottom w:val="single" w:sz="4" w:space="0" w:color="auto"/>
            </w:tcBorders>
          </w:tcPr>
          <w:p w14:paraId="72C91F34" w14:textId="77777777" w:rsidR="00EF4C5A" w:rsidRPr="00B66CB4" w:rsidRDefault="00EF4C5A">
            <w:pPr>
              <w:spacing w:line="480" w:lineRule="auto"/>
              <w:jc w:val="left"/>
              <w:rPr>
                <w:rFonts w:cs="Times New Roman"/>
                <w:sz w:val="24"/>
                <w:szCs w:val="24"/>
              </w:rPr>
            </w:pPr>
            <w:r>
              <w:rPr>
                <w:rFonts w:cs="Times New Roman"/>
                <w:sz w:val="24"/>
                <w:szCs w:val="24"/>
              </w:rPr>
              <w:t>Moral valence</w:t>
            </w:r>
          </w:p>
        </w:tc>
        <w:tc>
          <w:tcPr>
            <w:tcW w:w="2074" w:type="dxa"/>
            <w:tcBorders>
              <w:top w:val="single" w:sz="4" w:space="0" w:color="auto"/>
              <w:bottom w:val="single" w:sz="4" w:space="0" w:color="auto"/>
            </w:tcBorders>
          </w:tcPr>
          <w:p w14:paraId="28BEFD03" w14:textId="77777777" w:rsidR="00EF4C5A" w:rsidRPr="00B66CB4" w:rsidRDefault="00EF4C5A" w:rsidP="004E4660">
            <w:pPr>
              <w:spacing w:line="480" w:lineRule="auto"/>
              <w:jc w:val="left"/>
              <w:rPr>
                <w:rFonts w:cs="Times New Roman"/>
                <w:sz w:val="24"/>
                <w:szCs w:val="24"/>
              </w:rPr>
            </w:pPr>
            <w:r w:rsidRPr="00B66CB4">
              <w:rPr>
                <w:rFonts w:cs="Times New Roman"/>
                <w:sz w:val="24"/>
                <w:szCs w:val="24"/>
              </w:rPr>
              <w:t>Accuracy</w:t>
            </w:r>
          </w:p>
        </w:tc>
      </w:tr>
      <w:tr w:rsidR="00EF4C5A" w:rsidRPr="00B66CB4" w14:paraId="7E52085A" w14:textId="77777777" w:rsidTr="00F849C1">
        <w:tc>
          <w:tcPr>
            <w:tcW w:w="2074" w:type="dxa"/>
            <w:tcBorders>
              <w:top w:val="single" w:sz="4" w:space="0" w:color="auto"/>
              <w:bottom w:val="nil"/>
            </w:tcBorders>
          </w:tcPr>
          <w:p w14:paraId="2672E685" w14:textId="77777777" w:rsidR="00EF4C5A" w:rsidRPr="00B66CB4" w:rsidRDefault="00EF4C5A" w:rsidP="004E4660">
            <w:pPr>
              <w:spacing w:line="480" w:lineRule="auto"/>
              <w:jc w:val="left"/>
              <w:rPr>
                <w:rFonts w:cs="Times New Roman"/>
                <w:sz w:val="24"/>
                <w:szCs w:val="24"/>
              </w:rPr>
            </w:pPr>
            <w:r w:rsidRPr="00B66CB4">
              <w:rPr>
                <w:rFonts w:cs="Times New Roman"/>
                <w:sz w:val="24"/>
                <w:szCs w:val="24"/>
              </w:rPr>
              <w:t>Matched</w:t>
            </w:r>
          </w:p>
        </w:tc>
        <w:tc>
          <w:tcPr>
            <w:tcW w:w="2074" w:type="dxa"/>
            <w:tcBorders>
              <w:top w:val="single" w:sz="4" w:space="0" w:color="auto"/>
              <w:bottom w:val="nil"/>
            </w:tcBorders>
          </w:tcPr>
          <w:p w14:paraId="21023DBB" w14:textId="77777777" w:rsidR="00EF4C5A" w:rsidRPr="00B66CB4" w:rsidRDefault="00EF4C5A" w:rsidP="004E4660">
            <w:pPr>
              <w:spacing w:line="480" w:lineRule="auto"/>
              <w:jc w:val="left"/>
              <w:rPr>
                <w:rFonts w:cs="Times New Roman"/>
                <w:sz w:val="24"/>
                <w:szCs w:val="24"/>
              </w:rPr>
            </w:pPr>
            <w:r>
              <w:rPr>
                <w:rFonts w:cs="Times New Roman"/>
                <w:sz w:val="24"/>
                <w:szCs w:val="24"/>
              </w:rPr>
              <w:t>Self</w:t>
            </w:r>
          </w:p>
        </w:tc>
        <w:tc>
          <w:tcPr>
            <w:tcW w:w="2074" w:type="dxa"/>
            <w:tcBorders>
              <w:top w:val="single" w:sz="4" w:space="0" w:color="auto"/>
              <w:bottom w:val="nil"/>
            </w:tcBorders>
          </w:tcPr>
          <w:p w14:paraId="6E06F85C" w14:textId="77777777" w:rsidR="00EF4C5A" w:rsidRPr="00B66CB4" w:rsidRDefault="00EF4C5A" w:rsidP="004E4660">
            <w:pPr>
              <w:spacing w:line="480" w:lineRule="auto"/>
              <w:jc w:val="left"/>
              <w:rPr>
                <w:rFonts w:cs="Times New Roman"/>
                <w:sz w:val="24"/>
                <w:szCs w:val="24"/>
              </w:rPr>
            </w:pPr>
            <w:r>
              <w:rPr>
                <w:rFonts w:cs="Times New Roman"/>
                <w:sz w:val="24"/>
                <w:szCs w:val="24"/>
              </w:rPr>
              <w:t xml:space="preserve">Bad </w:t>
            </w:r>
          </w:p>
        </w:tc>
        <w:tc>
          <w:tcPr>
            <w:tcW w:w="2074" w:type="dxa"/>
            <w:tcBorders>
              <w:top w:val="single" w:sz="4" w:space="0" w:color="auto"/>
              <w:bottom w:val="nil"/>
            </w:tcBorders>
          </w:tcPr>
          <w:p w14:paraId="1C72E1ED" w14:textId="77777777" w:rsidR="00EF4C5A" w:rsidRPr="00B66CB4" w:rsidRDefault="003C46CA" w:rsidP="004E4660">
            <w:pPr>
              <w:spacing w:line="480" w:lineRule="auto"/>
              <w:jc w:val="left"/>
              <w:rPr>
                <w:rFonts w:cs="Times New Roman"/>
                <w:sz w:val="24"/>
                <w:szCs w:val="24"/>
              </w:rPr>
            </w:pPr>
            <w:r>
              <w:rPr>
                <w:rFonts w:cs="Times New Roman"/>
                <w:sz w:val="24"/>
                <w:szCs w:val="24"/>
              </w:rPr>
              <w:t>0.76(0.13)</w:t>
            </w:r>
          </w:p>
        </w:tc>
      </w:tr>
      <w:tr w:rsidR="00EF4C5A" w:rsidRPr="00B66CB4" w14:paraId="3DCEF4CD" w14:textId="77777777" w:rsidTr="00F849C1">
        <w:tc>
          <w:tcPr>
            <w:tcW w:w="2074" w:type="dxa"/>
            <w:tcBorders>
              <w:top w:val="nil"/>
              <w:bottom w:val="nil"/>
            </w:tcBorders>
          </w:tcPr>
          <w:p w14:paraId="2C175AEF" w14:textId="77777777" w:rsidR="00EF4C5A" w:rsidRPr="00B66CB4" w:rsidRDefault="00EF4C5A" w:rsidP="004E4660">
            <w:pPr>
              <w:spacing w:line="480" w:lineRule="auto"/>
              <w:jc w:val="left"/>
              <w:rPr>
                <w:rFonts w:cs="Times New Roman"/>
                <w:sz w:val="24"/>
                <w:szCs w:val="24"/>
              </w:rPr>
            </w:pPr>
          </w:p>
        </w:tc>
        <w:tc>
          <w:tcPr>
            <w:tcW w:w="2074" w:type="dxa"/>
            <w:tcBorders>
              <w:top w:val="nil"/>
              <w:bottom w:val="nil"/>
            </w:tcBorders>
          </w:tcPr>
          <w:p w14:paraId="17084E94" w14:textId="77777777" w:rsidR="00EF4C5A" w:rsidRPr="00B66CB4" w:rsidRDefault="00EF4C5A" w:rsidP="004E4660">
            <w:pPr>
              <w:spacing w:line="480" w:lineRule="auto"/>
              <w:jc w:val="left"/>
              <w:rPr>
                <w:rFonts w:cs="Times New Roman"/>
                <w:sz w:val="24"/>
                <w:szCs w:val="24"/>
              </w:rPr>
            </w:pPr>
          </w:p>
        </w:tc>
        <w:tc>
          <w:tcPr>
            <w:tcW w:w="2074" w:type="dxa"/>
            <w:tcBorders>
              <w:top w:val="nil"/>
              <w:bottom w:val="nil"/>
            </w:tcBorders>
          </w:tcPr>
          <w:p w14:paraId="34BB4FBE" w14:textId="609ACA1A" w:rsidR="00EF4C5A" w:rsidRPr="00B66CB4" w:rsidRDefault="008D57DE" w:rsidP="004E4660">
            <w:pPr>
              <w:spacing w:line="480" w:lineRule="auto"/>
              <w:jc w:val="left"/>
              <w:rPr>
                <w:rFonts w:cs="Times New Roman"/>
                <w:sz w:val="24"/>
                <w:szCs w:val="24"/>
              </w:rPr>
            </w:pPr>
            <w:r>
              <w:rPr>
                <w:rFonts w:cs="Times New Roman"/>
                <w:sz w:val="24"/>
                <w:szCs w:val="24"/>
              </w:rPr>
              <w:t>Neutral</w:t>
            </w:r>
          </w:p>
        </w:tc>
        <w:tc>
          <w:tcPr>
            <w:tcW w:w="2074" w:type="dxa"/>
            <w:tcBorders>
              <w:top w:val="nil"/>
              <w:bottom w:val="nil"/>
            </w:tcBorders>
          </w:tcPr>
          <w:p w14:paraId="10EF0CE9" w14:textId="77777777" w:rsidR="00EF4C5A" w:rsidRPr="00B66CB4" w:rsidRDefault="003C46CA" w:rsidP="004E4660">
            <w:pPr>
              <w:spacing w:line="480" w:lineRule="auto"/>
              <w:jc w:val="left"/>
              <w:rPr>
                <w:rFonts w:cs="Times New Roman"/>
                <w:sz w:val="24"/>
                <w:szCs w:val="24"/>
              </w:rPr>
            </w:pPr>
            <w:r>
              <w:rPr>
                <w:rFonts w:cs="Times New Roman"/>
                <w:sz w:val="24"/>
                <w:szCs w:val="24"/>
              </w:rPr>
              <w:t>0.76(0.15)</w:t>
            </w:r>
          </w:p>
        </w:tc>
      </w:tr>
      <w:tr w:rsidR="00EF4C5A" w:rsidRPr="00B66CB4" w14:paraId="615DB958" w14:textId="77777777" w:rsidTr="004E4660">
        <w:tc>
          <w:tcPr>
            <w:tcW w:w="2074" w:type="dxa"/>
            <w:tcBorders>
              <w:top w:val="nil"/>
            </w:tcBorders>
          </w:tcPr>
          <w:p w14:paraId="4792321E" w14:textId="77777777" w:rsidR="00EF4C5A" w:rsidRPr="00B66CB4" w:rsidRDefault="00EF4C5A" w:rsidP="004E4660">
            <w:pPr>
              <w:spacing w:line="480" w:lineRule="auto"/>
              <w:jc w:val="left"/>
              <w:rPr>
                <w:rFonts w:cs="Times New Roman"/>
                <w:sz w:val="24"/>
                <w:szCs w:val="24"/>
              </w:rPr>
            </w:pPr>
          </w:p>
        </w:tc>
        <w:tc>
          <w:tcPr>
            <w:tcW w:w="2074" w:type="dxa"/>
            <w:tcBorders>
              <w:top w:val="nil"/>
            </w:tcBorders>
          </w:tcPr>
          <w:p w14:paraId="4E9973FA" w14:textId="77777777" w:rsidR="00EF4C5A" w:rsidRDefault="00EF4C5A" w:rsidP="004E4660">
            <w:pPr>
              <w:spacing w:line="480" w:lineRule="auto"/>
              <w:jc w:val="left"/>
              <w:rPr>
                <w:rFonts w:cs="Times New Roman"/>
                <w:sz w:val="24"/>
                <w:szCs w:val="24"/>
              </w:rPr>
            </w:pPr>
          </w:p>
        </w:tc>
        <w:tc>
          <w:tcPr>
            <w:tcW w:w="2074" w:type="dxa"/>
            <w:tcBorders>
              <w:top w:val="nil"/>
            </w:tcBorders>
          </w:tcPr>
          <w:p w14:paraId="700317CE" w14:textId="77777777" w:rsidR="00EF4C5A" w:rsidRPr="00B66CB4" w:rsidRDefault="00EF4C5A" w:rsidP="004E4660">
            <w:pPr>
              <w:spacing w:line="480" w:lineRule="auto"/>
              <w:jc w:val="left"/>
              <w:rPr>
                <w:rFonts w:cs="Times New Roman"/>
                <w:sz w:val="24"/>
                <w:szCs w:val="24"/>
              </w:rPr>
            </w:pPr>
            <w:r>
              <w:rPr>
                <w:rFonts w:cs="Times New Roman"/>
                <w:sz w:val="24"/>
                <w:szCs w:val="24"/>
              </w:rPr>
              <w:t>Good</w:t>
            </w:r>
          </w:p>
        </w:tc>
        <w:tc>
          <w:tcPr>
            <w:tcW w:w="2074" w:type="dxa"/>
            <w:tcBorders>
              <w:top w:val="nil"/>
            </w:tcBorders>
          </w:tcPr>
          <w:p w14:paraId="41B53FCF" w14:textId="77777777" w:rsidR="00EF4C5A" w:rsidRPr="00B66CB4" w:rsidRDefault="003C46CA" w:rsidP="004E4660">
            <w:pPr>
              <w:spacing w:line="480" w:lineRule="auto"/>
              <w:jc w:val="left"/>
              <w:rPr>
                <w:rFonts w:cs="Times New Roman"/>
                <w:sz w:val="24"/>
                <w:szCs w:val="24"/>
              </w:rPr>
            </w:pPr>
            <w:r>
              <w:rPr>
                <w:rFonts w:cs="Times New Roman"/>
                <w:sz w:val="24"/>
                <w:szCs w:val="24"/>
              </w:rPr>
              <w:t>0.88(0.13)</w:t>
            </w:r>
          </w:p>
        </w:tc>
      </w:tr>
      <w:tr w:rsidR="00EF4C5A" w:rsidRPr="00B66CB4" w14:paraId="7A1DAD80" w14:textId="77777777" w:rsidTr="004E4660">
        <w:tc>
          <w:tcPr>
            <w:tcW w:w="2074" w:type="dxa"/>
            <w:tcBorders>
              <w:top w:val="nil"/>
            </w:tcBorders>
          </w:tcPr>
          <w:p w14:paraId="639C5A4E" w14:textId="77777777" w:rsidR="00EF4C5A" w:rsidRPr="00B66CB4" w:rsidRDefault="00EF4C5A" w:rsidP="004E4660">
            <w:pPr>
              <w:spacing w:line="480" w:lineRule="auto"/>
              <w:jc w:val="left"/>
              <w:rPr>
                <w:rFonts w:cs="Times New Roman"/>
                <w:sz w:val="24"/>
                <w:szCs w:val="24"/>
              </w:rPr>
            </w:pPr>
          </w:p>
        </w:tc>
        <w:tc>
          <w:tcPr>
            <w:tcW w:w="2074" w:type="dxa"/>
            <w:tcBorders>
              <w:top w:val="nil"/>
            </w:tcBorders>
          </w:tcPr>
          <w:p w14:paraId="00414D6A" w14:textId="77777777" w:rsidR="00EF4C5A" w:rsidRDefault="00EF4C5A" w:rsidP="004E4660">
            <w:pPr>
              <w:spacing w:line="480" w:lineRule="auto"/>
              <w:jc w:val="left"/>
              <w:rPr>
                <w:rFonts w:cs="Times New Roman"/>
                <w:sz w:val="24"/>
                <w:szCs w:val="24"/>
              </w:rPr>
            </w:pPr>
            <w:r>
              <w:rPr>
                <w:rFonts w:cs="Times New Roman"/>
                <w:sz w:val="24"/>
                <w:szCs w:val="24"/>
              </w:rPr>
              <w:t>Other</w:t>
            </w:r>
          </w:p>
        </w:tc>
        <w:tc>
          <w:tcPr>
            <w:tcW w:w="2074" w:type="dxa"/>
            <w:tcBorders>
              <w:top w:val="nil"/>
            </w:tcBorders>
          </w:tcPr>
          <w:p w14:paraId="64437E46" w14:textId="77777777" w:rsidR="00EF4C5A" w:rsidRDefault="00EF4C5A" w:rsidP="004E4660">
            <w:pPr>
              <w:spacing w:line="480" w:lineRule="auto"/>
              <w:jc w:val="left"/>
              <w:rPr>
                <w:rFonts w:cs="Times New Roman"/>
                <w:sz w:val="24"/>
                <w:szCs w:val="24"/>
              </w:rPr>
            </w:pPr>
            <w:r>
              <w:rPr>
                <w:rFonts w:cs="Times New Roman"/>
                <w:sz w:val="24"/>
                <w:szCs w:val="24"/>
              </w:rPr>
              <w:t>Bad</w:t>
            </w:r>
          </w:p>
        </w:tc>
        <w:tc>
          <w:tcPr>
            <w:tcW w:w="2074" w:type="dxa"/>
            <w:tcBorders>
              <w:top w:val="nil"/>
            </w:tcBorders>
          </w:tcPr>
          <w:p w14:paraId="0C502810" w14:textId="77777777" w:rsidR="00EF4C5A" w:rsidRDefault="003C46CA" w:rsidP="004E4660">
            <w:pPr>
              <w:spacing w:line="480" w:lineRule="auto"/>
              <w:jc w:val="left"/>
              <w:rPr>
                <w:rFonts w:cs="Times New Roman"/>
                <w:sz w:val="24"/>
                <w:szCs w:val="24"/>
              </w:rPr>
            </w:pPr>
            <w:r>
              <w:rPr>
                <w:rFonts w:cs="Times New Roman"/>
                <w:sz w:val="24"/>
                <w:szCs w:val="24"/>
              </w:rPr>
              <w:t>0.82(0.13)</w:t>
            </w:r>
          </w:p>
        </w:tc>
      </w:tr>
      <w:tr w:rsidR="00EF4C5A" w:rsidRPr="00B66CB4" w14:paraId="33F18877" w14:textId="77777777" w:rsidTr="004E4660">
        <w:tc>
          <w:tcPr>
            <w:tcW w:w="2074" w:type="dxa"/>
            <w:tcBorders>
              <w:top w:val="nil"/>
            </w:tcBorders>
          </w:tcPr>
          <w:p w14:paraId="5F95F079" w14:textId="77777777" w:rsidR="00EF4C5A" w:rsidRPr="00B66CB4" w:rsidRDefault="00EF4C5A" w:rsidP="004E4660">
            <w:pPr>
              <w:spacing w:line="480" w:lineRule="auto"/>
              <w:jc w:val="left"/>
              <w:rPr>
                <w:rFonts w:cs="Times New Roman"/>
                <w:sz w:val="24"/>
                <w:szCs w:val="24"/>
              </w:rPr>
            </w:pPr>
          </w:p>
        </w:tc>
        <w:tc>
          <w:tcPr>
            <w:tcW w:w="2074" w:type="dxa"/>
            <w:tcBorders>
              <w:top w:val="nil"/>
            </w:tcBorders>
          </w:tcPr>
          <w:p w14:paraId="16373E3B" w14:textId="77777777" w:rsidR="00EF4C5A" w:rsidRDefault="00EF4C5A" w:rsidP="004E4660">
            <w:pPr>
              <w:spacing w:line="480" w:lineRule="auto"/>
              <w:jc w:val="left"/>
              <w:rPr>
                <w:rFonts w:cs="Times New Roman"/>
                <w:sz w:val="24"/>
                <w:szCs w:val="24"/>
              </w:rPr>
            </w:pPr>
          </w:p>
        </w:tc>
        <w:tc>
          <w:tcPr>
            <w:tcW w:w="2074" w:type="dxa"/>
            <w:tcBorders>
              <w:top w:val="nil"/>
            </w:tcBorders>
          </w:tcPr>
          <w:p w14:paraId="605B22F7" w14:textId="2D4833F1" w:rsidR="00EF4C5A" w:rsidRDefault="008D57DE" w:rsidP="004E4660">
            <w:pPr>
              <w:spacing w:line="480" w:lineRule="auto"/>
              <w:jc w:val="left"/>
              <w:rPr>
                <w:rFonts w:cs="Times New Roman"/>
                <w:sz w:val="24"/>
                <w:szCs w:val="24"/>
              </w:rPr>
            </w:pPr>
            <w:r>
              <w:rPr>
                <w:rFonts w:cs="Times New Roman"/>
                <w:sz w:val="24"/>
                <w:szCs w:val="24"/>
              </w:rPr>
              <w:t>Neutral</w:t>
            </w:r>
          </w:p>
        </w:tc>
        <w:tc>
          <w:tcPr>
            <w:tcW w:w="2074" w:type="dxa"/>
            <w:tcBorders>
              <w:top w:val="nil"/>
            </w:tcBorders>
          </w:tcPr>
          <w:p w14:paraId="23594D27" w14:textId="77777777" w:rsidR="00EF4C5A" w:rsidRDefault="003C46CA" w:rsidP="004E4660">
            <w:pPr>
              <w:spacing w:line="480" w:lineRule="auto"/>
              <w:jc w:val="left"/>
              <w:rPr>
                <w:rFonts w:cs="Times New Roman"/>
                <w:sz w:val="24"/>
                <w:szCs w:val="24"/>
              </w:rPr>
            </w:pPr>
            <w:r>
              <w:rPr>
                <w:rFonts w:cs="Times New Roman"/>
                <w:sz w:val="24"/>
                <w:szCs w:val="24"/>
              </w:rPr>
              <w:t>0.81(0.13)</w:t>
            </w:r>
          </w:p>
        </w:tc>
      </w:tr>
      <w:tr w:rsidR="00EF4C5A" w:rsidRPr="00B66CB4" w14:paraId="4AE241FD" w14:textId="77777777" w:rsidTr="004E4660">
        <w:tc>
          <w:tcPr>
            <w:tcW w:w="2074" w:type="dxa"/>
          </w:tcPr>
          <w:p w14:paraId="540D1904" w14:textId="77777777" w:rsidR="00EF4C5A" w:rsidRPr="00B66CB4" w:rsidRDefault="00EF4C5A" w:rsidP="004E4660">
            <w:pPr>
              <w:spacing w:line="480" w:lineRule="auto"/>
              <w:jc w:val="left"/>
              <w:rPr>
                <w:rFonts w:cs="Times New Roman"/>
                <w:sz w:val="24"/>
                <w:szCs w:val="24"/>
              </w:rPr>
            </w:pPr>
          </w:p>
        </w:tc>
        <w:tc>
          <w:tcPr>
            <w:tcW w:w="2074" w:type="dxa"/>
          </w:tcPr>
          <w:p w14:paraId="15859BDA" w14:textId="77777777" w:rsidR="00EF4C5A" w:rsidRPr="00B66CB4" w:rsidRDefault="00EF4C5A" w:rsidP="004E4660">
            <w:pPr>
              <w:spacing w:line="480" w:lineRule="auto"/>
              <w:jc w:val="left"/>
              <w:rPr>
                <w:rFonts w:cs="Times New Roman"/>
                <w:sz w:val="24"/>
                <w:szCs w:val="24"/>
              </w:rPr>
            </w:pPr>
          </w:p>
        </w:tc>
        <w:tc>
          <w:tcPr>
            <w:tcW w:w="2074" w:type="dxa"/>
          </w:tcPr>
          <w:p w14:paraId="41B8B52A" w14:textId="77777777" w:rsidR="00EF4C5A" w:rsidRPr="00B66CB4" w:rsidRDefault="00EF4C5A" w:rsidP="004E4660">
            <w:pPr>
              <w:spacing w:line="480" w:lineRule="auto"/>
              <w:jc w:val="left"/>
              <w:rPr>
                <w:rFonts w:cs="Times New Roman"/>
                <w:sz w:val="24"/>
                <w:szCs w:val="24"/>
              </w:rPr>
            </w:pPr>
            <w:r w:rsidRPr="00B66CB4">
              <w:rPr>
                <w:rFonts w:cs="Times New Roman"/>
                <w:sz w:val="24"/>
                <w:szCs w:val="24"/>
              </w:rPr>
              <w:t>Good Person</w:t>
            </w:r>
          </w:p>
        </w:tc>
        <w:tc>
          <w:tcPr>
            <w:tcW w:w="2074" w:type="dxa"/>
          </w:tcPr>
          <w:p w14:paraId="660AE439" w14:textId="77777777" w:rsidR="00EF4C5A" w:rsidRPr="00B66CB4" w:rsidRDefault="003C46CA" w:rsidP="004E4660">
            <w:pPr>
              <w:spacing w:line="480" w:lineRule="auto"/>
              <w:jc w:val="left"/>
              <w:rPr>
                <w:rFonts w:cs="Times New Roman"/>
                <w:sz w:val="24"/>
                <w:szCs w:val="24"/>
              </w:rPr>
            </w:pPr>
            <w:r>
              <w:rPr>
                <w:rFonts w:cs="Times New Roman"/>
                <w:sz w:val="24"/>
                <w:szCs w:val="24"/>
              </w:rPr>
              <w:t>0.84(0.14)</w:t>
            </w:r>
          </w:p>
        </w:tc>
      </w:tr>
      <w:tr w:rsidR="00EF4C5A" w:rsidRPr="00B66CB4" w14:paraId="6FCE0CD3" w14:textId="77777777" w:rsidTr="004E4660">
        <w:tc>
          <w:tcPr>
            <w:tcW w:w="2074" w:type="dxa"/>
          </w:tcPr>
          <w:p w14:paraId="650A543C" w14:textId="77777777" w:rsidR="00EF4C5A" w:rsidRPr="00B66CB4" w:rsidRDefault="00EF4C5A" w:rsidP="004E4660">
            <w:pPr>
              <w:spacing w:line="480" w:lineRule="auto"/>
              <w:jc w:val="left"/>
              <w:rPr>
                <w:rFonts w:cs="Times New Roman"/>
                <w:sz w:val="24"/>
                <w:szCs w:val="24"/>
              </w:rPr>
            </w:pPr>
            <w:r>
              <w:rPr>
                <w:rFonts w:cs="Times New Roman"/>
                <w:sz w:val="24"/>
                <w:szCs w:val="24"/>
              </w:rPr>
              <w:t>Mis-match</w:t>
            </w:r>
          </w:p>
        </w:tc>
        <w:tc>
          <w:tcPr>
            <w:tcW w:w="2074" w:type="dxa"/>
          </w:tcPr>
          <w:p w14:paraId="584E6D05" w14:textId="77777777" w:rsidR="00EF4C5A" w:rsidRPr="00B66CB4" w:rsidRDefault="00EF4C5A" w:rsidP="004E4660">
            <w:pPr>
              <w:spacing w:line="480" w:lineRule="auto"/>
              <w:jc w:val="left"/>
              <w:rPr>
                <w:rFonts w:cs="Times New Roman"/>
                <w:sz w:val="24"/>
                <w:szCs w:val="24"/>
              </w:rPr>
            </w:pPr>
            <w:r>
              <w:rPr>
                <w:rFonts w:cs="Times New Roman"/>
                <w:sz w:val="24"/>
                <w:szCs w:val="24"/>
              </w:rPr>
              <w:t>Self</w:t>
            </w:r>
          </w:p>
        </w:tc>
        <w:tc>
          <w:tcPr>
            <w:tcW w:w="2074" w:type="dxa"/>
          </w:tcPr>
          <w:p w14:paraId="53B92FE2" w14:textId="77777777" w:rsidR="00EF4C5A" w:rsidRPr="00B66CB4" w:rsidRDefault="00EF4C5A" w:rsidP="004E4660">
            <w:pPr>
              <w:spacing w:line="480" w:lineRule="auto"/>
              <w:jc w:val="left"/>
              <w:rPr>
                <w:rFonts w:cs="Times New Roman"/>
                <w:sz w:val="24"/>
                <w:szCs w:val="24"/>
              </w:rPr>
            </w:pPr>
            <w:r>
              <w:rPr>
                <w:rFonts w:cs="Times New Roman"/>
                <w:sz w:val="24"/>
                <w:szCs w:val="24"/>
              </w:rPr>
              <w:t xml:space="preserve">Bad </w:t>
            </w:r>
          </w:p>
        </w:tc>
        <w:tc>
          <w:tcPr>
            <w:tcW w:w="2074" w:type="dxa"/>
          </w:tcPr>
          <w:p w14:paraId="026ECD7E" w14:textId="77777777" w:rsidR="00EF4C5A" w:rsidRPr="00B66CB4" w:rsidRDefault="00EF4C5A" w:rsidP="004E4660">
            <w:pPr>
              <w:spacing w:line="480" w:lineRule="auto"/>
              <w:jc w:val="left"/>
              <w:rPr>
                <w:rFonts w:cs="Times New Roman"/>
                <w:sz w:val="24"/>
                <w:szCs w:val="24"/>
              </w:rPr>
            </w:pPr>
            <w:r>
              <w:rPr>
                <w:rFonts w:cs="Times New Roman"/>
                <w:sz w:val="24"/>
                <w:szCs w:val="24"/>
              </w:rPr>
              <w:t>0.76(0.11)</w:t>
            </w:r>
          </w:p>
        </w:tc>
      </w:tr>
      <w:tr w:rsidR="00EF4C5A" w:rsidRPr="00B66CB4" w14:paraId="36035D48" w14:textId="77777777" w:rsidTr="004E4660">
        <w:tc>
          <w:tcPr>
            <w:tcW w:w="2074" w:type="dxa"/>
          </w:tcPr>
          <w:p w14:paraId="4ECEE161" w14:textId="77777777" w:rsidR="00EF4C5A" w:rsidRPr="00B66CB4" w:rsidRDefault="00EF4C5A" w:rsidP="004E4660">
            <w:pPr>
              <w:spacing w:line="480" w:lineRule="auto"/>
              <w:jc w:val="left"/>
              <w:rPr>
                <w:rFonts w:cs="Times New Roman"/>
                <w:sz w:val="24"/>
                <w:szCs w:val="24"/>
              </w:rPr>
            </w:pPr>
          </w:p>
        </w:tc>
        <w:tc>
          <w:tcPr>
            <w:tcW w:w="2074" w:type="dxa"/>
          </w:tcPr>
          <w:p w14:paraId="71A93834" w14:textId="77777777" w:rsidR="00EF4C5A" w:rsidRDefault="00EF4C5A" w:rsidP="004E4660">
            <w:pPr>
              <w:spacing w:line="480" w:lineRule="auto"/>
              <w:jc w:val="left"/>
              <w:rPr>
                <w:rFonts w:cs="Times New Roman"/>
                <w:sz w:val="24"/>
                <w:szCs w:val="24"/>
              </w:rPr>
            </w:pPr>
          </w:p>
        </w:tc>
        <w:tc>
          <w:tcPr>
            <w:tcW w:w="2074" w:type="dxa"/>
          </w:tcPr>
          <w:p w14:paraId="03DE074C" w14:textId="45FD7EFD" w:rsidR="00EF4C5A" w:rsidRPr="00B66CB4" w:rsidRDefault="008D57DE" w:rsidP="004E4660">
            <w:pPr>
              <w:spacing w:line="480" w:lineRule="auto"/>
              <w:jc w:val="left"/>
              <w:rPr>
                <w:rFonts w:cs="Times New Roman"/>
                <w:sz w:val="24"/>
                <w:szCs w:val="24"/>
              </w:rPr>
            </w:pPr>
            <w:r>
              <w:rPr>
                <w:rFonts w:cs="Times New Roman"/>
                <w:sz w:val="24"/>
                <w:szCs w:val="24"/>
              </w:rPr>
              <w:t>Neutral</w:t>
            </w:r>
          </w:p>
        </w:tc>
        <w:tc>
          <w:tcPr>
            <w:tcW w:w="2074" w:type="dxa"/>
          </w:tcPr>
          <w:p w14:paraId="77CAB15E" w14:textId="77777777" w:rsidR="00EF4C5A" w:rsidRPr="00B66CB4" w:rsidRDefault="00EF4C5A" w:rsidP="004E4660">
            <w:pPr>
              <w:spacing w:line="480" w:lineRule="auto"/>
              <w:jc w:val="left"/>
              <w:rPr>
                <w:rFonts w:cs="Times New Roman"/>
                <w:sz w:val="24"/>
                <w:szCs w:val="24"/>
              </w:rPr>
            </w:pPr>
            <w:r>
              <w:rPr>
                <w:rFonts w:cs="Times New Roman"/>
                <w:sz w:val="24"/>
                <w:szCs w:val="24"/>
              </w:rPr>
              <w:t>0.75(0.12)</w:t>
            </w:r>
          </w:p>
        </w:tc>
      </w:tr>
      <w:tr w:rsidR="00EF4C5A" w:rsidRPr="00B66CB4" w14:paraId="61878AA4" w14:textId="77777777" w:rsidTr="004E4660">
        <w:tc>
          <w:tcPr>
            <w:tcW w:w="2074" w:type="dxa"/>
          </w:tcPr>
          <w:p w14:paraId="3A1E6FFE" w14:textId="77777777" w:rsidR="00EF4C5A" w:rsidRPr="00B66CB4" w:rsidRDefault="00EF4C5A" w:rsidP="004E4660">
            <w:pPr>
              <w:spacing w:line="480" w:lineRule="auto"/>
              <w:jc w:val="left"/>
              <w:rPr>
                <w:rFonts w:cs="Times New Roman"/>
                <w:sz w:val="24"/>
                <w:szCs w:val="24"/>
              </w:rPr>
            </w:pPr>
          </w:p>
        </w:tc>
        <w:tc>
          <w:tcPr>
            <w:tcW w:w="2074" w:type="dxa"/>
          </w:tcPr>
          <w:p w14:paraId="3CBB3F23" w14:textId="77777777" w:rsidR="00EF4C5A" w:rsidRPr="00B66CB4" w:rsidRDefault="00EF4C5A" w:rsidP="004E4660">
            <w:pPr>
              <w:spacing w:line="480" w:lineRule="auto"/>
              <w:jc w:val="left"/>
              <w:rPr>
                <w:rFonts w:cs="Times New Roman"/>
                <w:sz w:val="24"/>
                <w:szCs w:val="24"/>
              </w:rPr>
            </w:pPr>
          </w:p>
        </w:tc>
        <w:tc>
          <w:tcPr>
            <w:tcW w:w="2074" w:type="dxa"/>
          </w:tcPr>
          <w:p w14:paraId="7671EFB6" w14:textId="77777777" w:rsidR="00EF4C5A" w:rsidRDefault="00EF4C5A" w:rsidP="004E4660">
            <w:pPr>
              <w:spacing w:line="480" w:lineRule="auto"/>
              <w:jc w:val="left"/>
              <w:rPr>
                <w:rFonts w:cs="Times New Roman"/>
                <w:sz w:val="24"/>
                <w:szCs w:val="24"/>
              </w:rPr>
            </w:pPr>
            <w:r>
              <w:rPr>
                <w:rFonts w:cs="Times New Roman"/>
                <w:sz w:val="24"/>
                <w:szCs w:val="24"/>
              </w:rPr>
              <w:t>Good</w:t>
            </w:r>
          </w:p>
        </w:tc>
        <w:tc>
          <w:tcPr>
            <w:tcW w:w="2074" w:type="dxa"/>
          </w:tcPr>
          <w:p w14:paraId="0C061CB2" w14:textId="77777777" w:rsidR="00EF4C5A" w:rsidRDefault="00EF4C5A" w:rsidP="004E4660">
            <w:pPr>
              <w:spacing w:line="480" w:lineRule="auto"/>
              <w:jc w:val="left"/>
              <w:rPr>
                <w:rFonts w:cs="Times New Roman"/>
                <w:sz w:val="24"/>
                <w:szCs w:val="24"/>
              </w:rPr>
            </w:pPr>
            <w:r>
              <w:rPr>
                <w:rFonts w:cs="Times New Roman"/>
                <w:sz w:val="24"/>
                <w:szCs w:val="24"/>
              </w:rPr>
              <w:t>0.73(0.14)</w:t>
            </w:r>
          </w:p>
        </w:tc>
      </w:tr>
      <w:tr w:rsidR="00EF4C5A" w:rsidRPr="00B66CB4" w14:paraId="6F3DE834" w14:textId="77777777" w:rsidTr="004E4660">
        <w:tc>
          <w:tcPr>
            <w:tcW w:w="2074" w:type="dxa"/>
          </w:tcPr>
          <w:p w14:paraId="27DE9557" w14:textId="77777777" w:rsidR="00EF4C5A" w:rsidRPr="00B66CB4" w:rsidRDefault="00EF4C5A" w:rsidP="00EF4C5A">
            <w:pPr>
              <w:spacing w:line="480" w:lineRule="auto"/>
              <w:jc w:val="left"/>
              <w:rPr>
                <w:rFonts w:cs="Times New Roman"/>
                <w:sz w:val="24"/>
                <w:szCs w:val="24"/>
              </w:rPr>
            </w:pPr>
          </w:p>
        </w:tc>
        <w:tc>
          <w:tcPr>
            <w:tcW w:w="2074" w:type="dxa"/>
          </w:tcPr>
          <w:p w14:paraId="2113E354" w14:textId="77777777" w:rsidR="00EF4C5A" w:rsidRPr="00B66CB4" w:rsidRDefault="00EF4C5A" w:rsidP="00EF4C5A">
            <w:pPr>
              <w:spacing w:line="480" w:lineRule="auto"/>
              <w:jc w:val="left"/>
              <w:rPr>
                <w:rFonts w:cs="Times New Roman"/>
                <w:sz w:val="24"/>
                <w:szCs w:val="24"/>
              </w:rPr>
            </w:pPr>
            <w:r>
              <w:rPr>
                <w:rFonts w:cs="Times New Roman"/>
                <w:sz w:val="24"/>
                <w:szCs w:val="24"/>
              </w:rPr>
              <w:t>Other</w:t>
            </w:r>
          </w:p>
        </w:tc>
        <w:tc>
          <w:tcPr>
            <w:tcW w:w="2074" w:type="dxa"/>
          </w:tcPr>
          <w:p w14:paraId="1304D440" w14:textId="77777777" w:rsidR="00EF4C5A" w:rsidRDefault="00EF4C5A" w:rsidP="00EF4C5A">
            <w:pPr>
              <w:spacing w:line="480" w:lineRule="auto"/>
              <w:jc w:val="left"/>
              <w:rPr>
                <w:rFonts w:cs="Times New Roman"/>
                <w:sz w:val="24"/>
                <w:szCs w:val="24"/>
              </w:rPr>
            </w:pPr>
            <w:r>
              <w:rPr>
                <w:rFonts w:cs="Times New Roman"/>
                <w:sz w:val="24"/>
                <w:szCs w:val="24"/>
              </w:rPr>
              <w:t xml:space="preserve">Bad </w:t>
            </w:r>
          </w:p>
        </w:tc>
        <w:tc>
          <w:tcPr>
            <w:tcW w:w="2074" w:type="dxa"/>
          </w:tcPr>
          <w:p w14:paraId="3B4F60B6" w14:textId="77777777" w:rsidR="00EF4C5A" w:rsidRDefault="00EF4C5A" w:rsidP="00EF4C5A">
            <w:pPr>
              <w:spacing w:line="480" w:lineRule="auto"/>
              <w:jc w:val="left"/>
              <w:rPr>
                <w:rFonts w:cs="Times New Roman"/>
                <w:sz w:val="24"/>
                <w:szCs w:val="24"/>
              </w:rPr>
            </w:pPr>
            <w:r>
              <w:rPr>
                <w:rFonts w:cs="Times New Roman"/>
                <w:sz w:val="24"/>
                <w:szCs w:val="24"/>
              </w:rPr>
              <w:t>0.79(0.12)</w:t>
            </w:r>
          </w:p>
        </w:tc>
      </w:tr>
      <w:tr w:rsidR="00EF4C5A" w:rsidRPr="00B66CB4" w14:paraId="6BEB4DAE" w14:textId="77777777" w:rsidTr="004E4660">
        <w:tc>
          <w:tcPr>
            <w:tcW w:w="2074" w:type="dxa"/>
          </w:tcPr>
          <w:p w14:paraId="3501F4AC" w14:textId="77777777" w:rsidR="00EF4C5A" w:rsidRPr="00B66CB4" w:rsidRDefault="00EF4C5A" w:rsidP="00EF4C5A">
            <w:pPr>
              <w:spacing w:line="480" w:lineRule="auto"/>
              <w:jc w:val="left"/>
              <w:rPr>
                <w:rFonts w:cs="Times New Roman"/>
                <w:sz w:val="24"/>
                <w:szCs w:val="24"/>
              </w:rPr>
            </w:pPr>
          </w:p>
        </w:tc>
        <w:tc>
          <w:tcPr>
            <w:tcW w:w="2074" w:type="dxa"/>
          </w:tcPr>
          <w:p w14:paraId="271445F9" w14:textId="77777777" w:rsidR="00EF4C5A" w:rsidRPr="00B66CB4" w:rsidRDefault="00EF4C5A" w:rsidP="00EF4C5A">
            <w:pPr>
              <w:spacing w:line="480" w:lineRule="auto"/>
              <w:jc w:val="left"/>
              <w:rPr>
                <w:rFonts w:cs="Times New Roman"/>
                <w:sz w:val="24"/>
                <w:szCs w:val="24"/>
              </w:rPr>
            </w:pPr>
          </w:p>
        </w:tc>
        <w:tc>
          <w:tcPr>
            <w:tcW w:w="2074" w:type="dxa"/>
          </w:tcPr>
          <w:p w14:paraId="4FCD32FA" w14:textId="28FD92F8" w:rsidR="00EF4C5A" w:rsidRDefault="008D57DE" w:rsidP="00EF4C5A">
            <w:pPr>
              <w:spacing w:line="480" w:lineRule="auto"/>
              <w:jc w:val="left"/>
              <w:rPr>
                <w:rFonts w:cs="Times New Roman"/>
                <w:sz w:val="24"/>
                <w:szCs w:val="24"/>
              </w:rPr>
            </w:pPr>
            <w:r>
              <w:rPr>
                <w:rFonts w:cs="Times New Roman"/>
                <w:sz w:val="24"/>
                <w:szCs w:val="24"/>
              </w:rPr>
              <w:t>Neutral</w:t>
            </w:r>
          </w:p>
        </w:tc>
        <w:tc>
          <w:tcPr>
            <w:tcW w:w="2074" w:type="dxa"/>
          </w:tcPr>
          <w:p w14:paraId="0E2992A4" w14:textId="77777777" w:rsidR="00EF4C5A" w:rsidRDefault="00EF4C5A" w:rsidP="00EF4C5A">
            <w:pPr>
              <w:spacing w:line="480" w:lineRule="auto"/>
              <w:jc w:val="left"/>
              <w:rPr>
                <w:rFonts w:cs="Times New Roman"/>
                <w:sz w:val="24"/>
                <w:szCs w:val="24"/>
              </w:rPr>
            </w:pPr>
            <w:r>
              <w:rPr>
                <w:rFonts w:cs="Times New Roman"/>
                <w:sz w:val="24"/>
                <w:szCs w:val="24"/>
              </w:rPr>
              <w:t>0.77(0.14)</w:t>
            </w:r>
          </w:p>
        </w:tc>
      </w:tr>
      <w:tr w:rsidR="00EF4C5A" w:rsidRPr="00B66CB4" w14:paraId="0492D462" w14:textId="77777777" w:rsidTr="004E4660">
        <w:tc>
          <w:tcPr>
            <w:tcW w:w="2074" w:type="dxa"/>
          </w:tcPr>
          <w:p w14:paraId="3D0FFD94" w14:textId="77777777" w:rsidR="00EF4C5A" w:rsidRPr="00B66CB4" w:rsidRDefault="00EF4C5A" w:rsidP="00EF4C5A">
            <w:pPr>
              <w:spacing w:line="480" w:lineRule="auto"/>
              <w:jc w:val="left"/>
              <w:rPr>
                <w:rFonts w:cs="Times New Roman"/>
                <w:sz w:val="24"/>
                <w:szCs w:val="24"/>
              </w:rPr>
            </w:pPr>
          </w:p>
        </w:tc>
        <w:tc>
          <w:tcPr>
            <w:tcW w:w="2074" w:type="dxa"/>
          </w:tcPr>
          <w:p w14:paraId="297FE9DD" w14:textId="77777777" w:rsidR="00EF4C5A" w:rsidRPr="00B66CB4" w:rsidRDefault="00EF4C5A" w:rsidP="00EF4C5A">
            <w:pPr>
              <w:spacing w:line="480" w:lineRule="auto"/>
              <w:jc w:val="left"/>
              <w:rPr>
                <w:rFonts w:cs="Times New Roman"/>
                <w:sz w:val="24"/>
                <w:szCs w:val="24"/>
              </w:rPr>
            </w:pPr>
          </w:p>
        </w:tc>
        <w:tc>
          <w:tcPr>
            <w:tcW w:w="2074" w:type="dxa"/>
          </w:tcPr>
          <w:p w14:paraId="2B3B879F" w14:textId="77777777" w:rsidR="00EF4C5A" w:rsidRPr="00B66CB4" w:rsidRDefault="00EF4C5A" w:rsidP="00EF4C5A">
            <w:pPr>
              <w:spacing w:line="480" w:lineRule="auto"/>
              <w:jc w:val="left"/>
              <w:rPr>
                <w:rFonts w:cs="Times New Roman"/>
                <w:sz w:val="24"/>
                <w:szCs w:val="24"/>
              </w:rPr>
            </w:pPr>
            <w:r>
              <w:rPr>
                <w:rFonts w:cs="Times New Roman"/>
                <w:sz w:val="24"/>
                <w:szCs w:val="24"/>
              </w:rPr>
              <w:t>Good</w:t>
            </w:r>
          </w:p>
        </w:tc>
        <w:tc>
          <w:tcPr>
            <w:tcW w:w="2074" w:type="dxa"/>
          </w:tcPr>
          <w:p w14:paraId="25CEAB6A" w14:textId="77777777" w:rsidR="00EF4C5A" w:rsidRPr="00B66CB4" w:rsidRDefault="00EF4C5A" w:rsidP="00EF4C5A">
            <w:pPr>
              <w:spacing w:line="480" w:lineRule="auto"/>
              <w:jc w:val="left"/>
              <w:rPr>
                <w:rFonts w:cs="Times New Roman"/>
                <w:sz w:val="24"/>
                <w:szCs w:val="24"/>
              </w:rPr>
            </w:pPr>
            <w:r>
              <w:rPr>
                <w:rFonts w:cs="Times New Roman"/>
                <w:sz w:val="24"/>
                <w:szCs w:val="24"/>
              </w:rPr>
              <w:t>0.77(0.12)</w:t>
            </w:r>
          </w:p>
        </w:tc>
      </w:tr>
    </w:tbl>
    <w:p w14:paraId="0FEA6309" w14:textId="77777777" w:rsidR="00EF4C5A" w:rsidRDefault="00EF4C5A" w:rsidP="00EF4C5A">
      <w:pPr>
        <w:widowControl/>
        <w:jc w:val="left"/>
        <w:rPr>
          <w:rFonts w:cs="Times New Roman"/>
          <w:b/>
          <w:sz w:val="24"/>
          <w:szCs w:val="24"/>
        </w:rPr>
      </w:pPr>
      <w:r>
        <w:rPr>
          <w:rFonts w:cs="Times New Roman"/>
          <w:b/>
          <w:sz w:val="24"/>
          <w:szCs w:val="24"/>
        </w:rPr>
        <w:br w:type="page"/>
      </w:r>
    </w:p>
    <w:p w14:paraId="2DE602EC" w14:textId="148CA3AB" w:rsidR="0021111F" w:rsidRPr="00B66CB4" w:rsidRDefault="0021111F" w:rsidP="0021111F">
      <w:pPr>
        <w:spacing w:line="480" w:lineRule="auto"/>
        <w:jc w:val="left"/>
        <w:rPr>
          <w:rFonts w:cs="Times New Roman"/>
          <w:sz w:val="24"/>
          <w:szCs w:val="24"/>
        </w:rPr>
      </w:pPr>
      <w:r w:rsidRPr="00756010">
        <w:rPr>
          <w:rFonts w:cs="Times New Roman"/>
          <w:b/>
          <w:sz w:val="24"/>
          <w:szCs w:val="24"/>
        </w:rPr>
        <w:t xml:space="preserve">Table </w:t>
      </w:r>
      <w:r w:rsidR="006D2321">
        <w:rPr>
          <w:rFonts w:cs="Times New Roman"/>
          <w:b/>
          <w:sz w:val="24"/>
          <w:szCs w:val="24"/>
        </w:rPr>
        <w:t>5</w:t>
      </w:r>
      <w:r>
        <w:rPr>
          <w:rFonts w:cs="Times New Roman"/>
          <w:sz w:val="24"/>
          <w:szCs w:val="24"/>
        </w:rPr>
        <w:t>.</w:t>
      </w:r>
      <w:r w:rsidRPr="00B66CB4">
        <w:rPr>
          <w:rFonts w:cs="Times New Roman"/>
          <w:sz w:val="24"/>
          <w:szCs w:val="24"/>
        </w:rPr>
        <w:t xml:space="preserve"> </w:t>
      </w:r>
      <w:r>
        <w:rPr>
          <w:rFonts w:cs="Times New Roman"/>
          <w:sz w:val="24"/>
          <w:szCs w:val="24"/>
        </w:rPr>
        <w:t xml:space="preserve">The performance of </w:t>
      </w:r>
      <w:r w:rsidRPr="00B66CB4">
        <w:rPr>
          <w:rFonts w:cs="Times New Roman"/>
          <w:sz w:val="24"/>
          <w:szCs w:val="24"/>
        </w:rPr>
        <w:t xml:space="preserve">accuracy </w:t>
      </w:r>
      <w:r>
        <w:rPr>
          <w:rFonts w:cs="Times New Roman"/>
          <w:sz w:val="24"/>
          <w:szCs w:val="24"/>
        </w:rPr>
        <w:t xml:space="preserve">(mean and standard deviation in brackets) </w:t>
      </w:r>
      <w:r w:rsidRPr="00B66CB4">
        <w:rPr>
          <w:rFonts w:cs="Times New Roman"/>
          <w:sz w:val="24"/>
          <w:szCs w:val="24"/>
        </w:rPr>
        <w:t xml:space="preserve">as function of </w:t>
      </w:r>
      <w:r>
        <w:rPr>
          <w:rFonts w:cs="Times New Roman"/>
          <w:sz w:val="24"/>
          <w:szCs w:val="24"/>
        </w:rPr>
        <w:t xml:space="preserve">the moral association (good, </w:t>
      </w:r>
      <w:del w:id="885" w:author="Hu, C-P" w:date="2019-03-26T08:46:00Z">
        <w:r w:rsidDel="00E01150">
          <w:rPr>
            <w:rFonts w:cs="Times New Roman"/>
            <w:sz w:val="24"/>
            <w:szCs w:val="24"/>
          </w:rPr>
          <w:delText>normal</w:delText>
        </w:r>
      </w:del>
      <w:ins w:id="886" w:author="Hu, C-P" w:date="2019-03-26T08:46:00Z">
        <w:r w:rsidR="00E01150">
          <w:rPr>
            <w:rFonts w:cs="Times New Roman"/>
            <w:sz w:val="24"/>
            <w:szCs w:val="24"/>
          </w:rPr>
          <w:t>neutral</w:t>
        </w:r>
      </w:ins>
      <w:r>
        <w:rPr>
          <w:rFonts w:cs="Times New Roman"/>
          <w:sz w:val="24"/>
          <w:szCs w:val="24"/>
        </w:rPr>
        <w:t xml:space="preserve">, or bad) and judgment (match vs. mismatch) </w:t>
      </w:r>
      <w:r w:rsidRPr="00B66CB4">
        <w:rPr>
          <w:rFonts w:cs="Times New Roman"/>
          <w:sz w:val="24"/>
          <w:szCs w:val="24"/>
        </w:rPr>
        <w:t>in Experiment</w:t>
      </w:r>
      <w:r>
        <w:rPr>
          <w:rFonts w:cs="Times New Roman"/>
          <w:sz w:val="24"/>
          <w:szCs w:val="24"/>
        </w:rPr>
        <w:t xml:space="preserve"> </w:t>
      </w:r>
      <w:r w:rsidR="00423FC0">
        <w:rPr>
          <w:rFonts w:cs="Times New Roman"/>
          <w:sz w:val="24"/>
          <w:szCs w:val="24"/>
        </w:rPr>
        <w:t>4</w:t>
      </w:r>
      <w:r w:rsidR="00E427F1">
        <w:rPr>
          <w:rFonts w:cs="Times New Roman"/>
          <w:sz w:val="24"/>
          <w:szCs w:val="24"/>
        </w:rPr>
        <w:t>a</w:t>
      </w:r>
      <w:r>
        <w:rPr>
          <w:rFonts w:cs="Times New Roman"/>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21111F" w:rsidRPr="00B66CB4" w14:paraId="110A8483" w14:textId="77777777" w:rsidTr="004E4660">
        <w:tc>
          <w:tcPr>
            <w:tcW w:w="2074" w:type="dxa"/>
            <w:tcBorders>
              <w:top w:val="single" w:sz="4" w:space="0" w:color="auto"/>
              <w:bottom w:val="single" w:sz="4" w:space="0" w:color="auto"/>
            </w:tcBorders>
          </w:tcPr>
          <w:p w14:paraId="6C0AE97B" w14:textId="77777777" w:rsidR="0021111F" w:rsidRPr="00B66CB4" w:rsidRDefault="0021111F" w:rsidP="004E4660">
            <w:pPr>
              <w:spacing w:line="480" w:lineRule="auto"/>
              <w:jc w:val="left"/>
              <w:rPr>
                <w:rFonts w:cs="Times New Roman"/>
                <w:sz w:val="24"/>
                <w:szCs w:val="24"/>
              </w:rPr>
            </w:pPr>
            <w:r w:rsidRPr="00B66CB4">
              <w:rPr>
                <w:rFonts w:cs="Times New Roman"/>
                <w:sz w:val="24"/>
                <w:szCs w:val="24"/>
              </w:rPr>
              <w:t>Condition</w:t>
            </w:r>
          </w:p>
        </w:tc>
        <w:tc>
          <w:tcPr>
            <w:tcW w:w="2074" w:type="dxa"/>
            <w:tcBorders>
              <w:top w:val="single" w:sz="4" w:space="0" w:color="auto"/>
              <w:bottom w:val="single" w:sz="4" w:space="0" w:color="auto"/>
            </w:tcBorders>
          </w:tcPr>
          <w:p w14:paraId="79ABF40A" w14:textId="77777777" w:rsidR="0021111F" w:rsidRDefault="0021111F" w:rsidP="004E4660">
            <w:pPr>
              <w:spacing w:line="480" w:lineRule="auto"/>
              <w:jc w:val="left"/>
              <w:rPr>
                <w:rFonts w:cs="Times New Roman"/>
                <w:sz w:val="24"/>
                <w:szCs w:val="24"/>
              </w:rPr>
            </w:pPr>
            <w:r>
              <w:rPr>
                <w:rFonts w:cs="Times New Roman"/>
                <w:sz w:val="24"/>
                <w:szCs w:val="24"/>
              </w:rPr>
              <w:t>Identity</w:t>
            </w:r>
          </w:p>
        </w:tc>
        <w:tc>
          <w:tcPr>
            <w:tcW w:w="2074" w:type="dxa"/>
            <w:tcBorders>
              <w:top w:val="single" w:sz="4" w:space="0" w:color="auto"/>
              <w:bottom w:val="single" w:sz="4" w:space="0" w:color="auto"/>
            </w:tcBorders>
          </w:tcPr>
          <w:p w14:paraId="54BE1440" w14:textId="77777777" w:rsidR="0021111F" w:rsidRPr="00B66CB4" w:rsidRDefault="0021111F" w:rsidP="004E4660">
            <w:pPr>
              <w:spacing w:line="480" w:lineRule="auto"/>
              <w:jc w:val="left"/>
              <w:rPr>
                <w:rFonts w:cs="Times New Roman"/>
                <w:sz w:val="24"/>
                <w:szCs w:val="24"/>
              </w:rPr>
            </w:pPr>
            <w:r>
              <w:rPr>
                <w:rFonts w:cs="Times New Roman"/>
                <w:sz w:val="24"/>
                <w:szCs w:val="24"/>
              </w:rPr>
              <w:t>Moral valence</w:t>
            </w:r>
          </w:p>
        </w:tc>
        <w:tc>
          <w:tcPr>
            <w:tcW w:w="2074" w:type="dxa"/>
            <w:tcBorders>
              <w:top w:val="single" w:sz="4" w:space="0" w:color="auto"/>
              <w:bottom w:val="single" w:sz="4" w:space="0" w:color="auto"/>
            </w:tcBorders>
          </w:tcPr>
          <w:p w14:paraId="1B1BB564" w14:textId="77777777" w:rsidR="0021111F" w:rsidRPr="00B66CB4" w:rsidRDefault="0021111F" w:rsidP="004E4660">
            <w:pPr>
              <w:spacing w:line="480" w:lineRule="auto"/>
              <w:jc w:val="left"/>
              <w:rPr>
                <w:rFonts w:cs="Times New Roman"/>
                <w:sz w:val="24"/>
                <w:szCs w:val="24"/>
              </w:rPr>
            </w:pPr>
            <w:r w:rsidRPr="00B66CB4">
              <w:rPr>
                <w:rFonts w:cs="Times New Roman"/>
                <w:sz w:val="24"/>
                <w:szCs w:val="24"/>
              </w:rPr>
              <w:t>Accuracy</w:t>
            </w:r>
          </w:p>
        </w:tc>
      </w:tr>
      <w:tr w:rsidR="0021111F" w:rsidRPr="00B66CB4" w14:paraId="29F0681C" w14:textId="77777777" w:rsidTr="004E4660">
        <w:tc>
          <w:tcPr>
            <w:tcW w:w="2074" w:type="dxa"/>
            <w:tcBorders>
              <w:top w:val="single" w:sz="4" w:space="0" w:color="auto"/>
              <w:bottom w:val="nil"/>
            </w:tcBorders>
          </w:tcPr>
          <w:p w14:paraId="5B8A5E7E" w14:textId="77777777" w:rsidR="0021111F" w:rsidRPr="00B66CB4" w:rsidRDefault="0021111F" w:rsidP="004E4660">
            <w:pPr>
              <w:spacing w:line="480" w:lineRule="auto"/>
              <w:jc w:val="left"/>
              <w:rPr>
                <w:rFonts w:cs="Times New Roman"/>
                <w:sz w:val="24"/>
                <w:szCs w:val="24"/>
              </w:rPr>
            </w:pPr>
            <w:r w:rsidRPr="00B66CB4">
              <w:rPr>
                <w:rFonts w:cs="Times New Roman"/>
                <w:sz w:val="24"/>
                <w:szCs w:val="24"/>
              </w:rPr>
              <w:t>Matched</w:t>
            </w:r>
          </w:p>
        </w:tc>
        <w:tc>
          <w:tcPr>
            <w:tcW w:w="2074" w:type="dxa"/>
            <w:tcBorders>
              <w:top w:val="single" w:sz="4" w:space="0" w:color="auto"/>
              <w:bottom w:val="nil"/>
            </w:tcBorders>
          </w:tcPr>
          <w:p w14:paraId="6657FDDC" w14:textId="77777777" w:rsidR="0021111F" w:rsidRPr="00B66CB4" w:rsidRDefault="0021111F" w:rsidP="004E4660">
            <w:pPr>
              <w:spacing w:line="480" w:lineRule="auto"/>
              <w:jc w:val="left"/>
              <w:rPr>
                <w:rFonts w:cs="Times New Roman"/>
                <w:sz w:val="24"/>
                <w:szCs w:val="24"/>
              </w:rPr>
            </w:pPr>
            <w:r>
              <w:rPr>
                <w:rFonts w:cs="Times New Roman"/>
                <w:sz w:val="24"/>
                <w:szCs w:val="24"/>
              </w:rPr>
              <w:t>Self</w:t>
            </w:r>
          </w:p>
        </w:tc>
        <w:tc>
          <w:tcPr>
            <w:tcW w:w="2074" w:type="dxa"/>
            <w:tcBorders>
              <w:top w:val="single" w:sz="4" w:space="0" w:color="auto"/>
              <w:bottom w:val="nil"/>
            </w:tcBorders>
          </w:tcPr>
          <w:p w14:paraId="58B2C4F3" w14:textId="77777777" w:rsidR="0021111F" w:rsidRPr="00B66CB4" w:rsidRDefault="0021111F" w:rsidP="004E4660">
            <w:pPr>
              <w:spacing w:line="480" w:lineRule="auto"/>
              <w:jc w:val="left"/>
              <w:rPr>
                <w:rFonts w:cs="Times New Roman"/>
                <w:sz w:val="24"/>
                <w:szCs w:val="24"/>
              </w:rPr>
            </w:pPr>
            <w:r>
              <w:rPr>
                <w:rFonts w:cs="Times New Roman"/>
                <w:sz w:val="24"/>
                <w:szCs w:val="24"/>
              </w:rPr>
              <w:t xml:space="preserve">Bad </w:t>
            </w:r>
          </w:p>
        </w:tc>
        <w:tc>
          <w:tcPr>
            <w:tcW w:w="2074" w:type="dxa"/>
            <w:tcBorders>
              <w:top w:val="single" w:sz="4" w:space="0" w:color="auto"/>
              <w:bottom w:val="nil"/>
            </w:tcBorders>
          </w:tcPr>
          <w:p w14:paraId="5D3A8AEC" w14:textId="77777777" w:rsidR="0021111F" w:rsidRPr="00B66CB4" w:rsidRDefault="005409FA" w:rsidP="004E4660">
            <w:pPr>
              <w:spacing w:line="480" w:lineRule="auto"/>
              <w:jc w:val="left"/>
              <w:rPr>
                <w:rFonts w:cs="Times New Roman"/>
                <w:sz w:val="24"/>
                <w:szCs w:val="24"/>
              </w:rPr>
            </w:pPr>
            <w:r>
              <w:rPr>
                <w:rFonts w:cs="Times New Roman"/>
                <w:sz w:val="24"/>
                <w:szCs w:val="24"/>
              </w:rPr>
              <w:t>0.93(0.06</w:t>
            </w:r>
            <w:r w:rsidR="002D0E28">
              <w:rPr>
                <w:rFonts w:cs="Times New Roman"/>
                <w:sz w:val="24"/>
                <w:szCs w:val="24"/>
              </w:rPr>
              <w:t>)</w:t>
            </w:r>
          </w:p>
        </w:tc>
      </w:tr>
      <w:tr w:rsidR="0021111F" w:rsidRPr="00B66CB4" w14:paraId="451549AF" w14:textId="77777777" w:rsidTr="004E4660">
        <w:tc>
          <w:tcPr>
            <w:tcW w:w="2074" w:type="dxa"/>
            <w:tcBorders>
              <w:top w:val="nil"/>
              <w:bottom w:val="nil"/>
            </w:tcBorders>
          </w:tcPr>
          <w:p w14:paraId="06D6D4FD" w14:textId="77777777" w:rsidR="0021111F" w:rsidRPr="00B66CB4" w:rsidRDefault="0021111F" w:rsidP="004E4660">
            <w:pPr>
              <w:spacing w:line="480" w:lineRule="auto"/>
              <w:jc w:val="left"/>
              <w:rPr>
                <w:rFonts w:cs="Times New Roman"/>
                <w:sz w:val="24"/>
                <w:szCs w:val="24"/>
              </w:rPr>
            </w:pPr>
          </w:p>
        </w:tc>
        <w:tc>
          <w:tcPr>
            <w:tcW w:w="2074" w:type="dxa"/>
            <w:tcBorders>
              <w:top w:val="nil"/>
              <w:bottom w:val="nil"/>
            </w:tcBorders>
          </w:tcPr>
          <w:p w14:paraId="7AB5A714" w14:textId="77777777" w:rsidR="0021111F" w:rsidRPr="00B66CB4" w:rsidRDefault="0021111F" w:rsidP="004E4660">
            <w:pPr>
              <w:spacing w:line="480" w:lineRule="auto"/>
              <w:jc w:val="left"/>
              <w:rPr>
                <w:rFonts w:cs="Times New Roman"/>
                <w:sz w:val="24"/>
                <w:szCs w:val="24"/>
              </w:rPr>
            </w:pPr>
          </w:p>
        </w:tc>
        <w:tc>
          <w:tcPr>
            <w:tcW w:w="2074" w:type="dxa"/>
            <w:tcBorders>
              <w:top w:val="nil"/>
              <w:bottom w:val="nil"/>
            </w:tcBorders>
          </w:tcPr>
          <w:p w14:paraId="25D79ACF" w14:textId="22FBEC84" w:rsidR="0021111F" w:rsidRPr="00B66CB4" w:rsidRDefault="008D57DE" w:rsidP="004E4660">
            <w:pPr>
              <w:spacing w:line="480" w:lineRule="auto"/>
              <w:jc w:val="left"/>
              <w:rPr>
                <w:rFonts w:cs="Times New Roman"/>
                <w:sz w:val="24"/>
                <w:szCs w:val="24"/>
              </w:rPr>
            </w:pPr>
            <w:r>
              <w:rPr>
                <w:rFonts w:cs="Times New Roman"/>
                <w:sz w:val="24"/>
                <w:szCs w:val="24"/>
              </w:rPr>
              <w:t>Neutral</w:t>
            </w:r>
          </w:p>
        </w:tc>
        <w:tc>
          <w:tcPr>
            <w:tcW w:w="2074" w:type="dxa"/>
            <w:tcBorders>
              <w:top w:val="nil"/>
              <w:bottom w:val="nil"/>
            </w:tcBorders>
          </w:tcPr>
          <w:p w14:paraId="5B5ACA71" w14:textId="77777777" w:rsidR="0021111F" w:rsidRPr="00B66CB4" w:rsidRDefault="005409FA">
            <w:pPr>
              <w:spacing w:line="480" w:lineRule="auto"/>
              <w:jc w:val="left"/>
              <w:rPr>
                <w:rFonts w:cs="Times New Roman"/>
                <w:sz w:val="24"/>
                <w:szCs w:val="24"/>
              </w:rPr>
            </w:pPr>
            <w:r>
              <w:rPr>
                <w:rFonts w:cs="Times New Roman"/>
                <w:sz w:val="24"/>
                <w:szCs w:val="24"/>
              </w:rPr>
              <w:t>0.94(0.07</w:t>
            </w:r>
            <w:r w:rsidR="002D0E28">
              <w:rPr>
                <w:rFonts w:cs="Times New Roman"/>
                <w:sz w:val="24"/>
                <w:szCs w:val="24"/>
              </w:rPr>
              <w:t>)</w:t>
            </w:r>
          </w:p>
        </w:tc>
      </w:tr>
      <w:tr w:rsidR="0021111F" w:rsidRPr="00B66CB4" w14:paraId="249984A2" w14:textId="77777777" w:rsidTr="004E4660">
        <w:tc>
          <w:tcPr>
            <w:tcW w:w="2074" w:type="dxa"/>
            <w:tcBorders>
              <w:top w:val="nil"/>
            </w:tcBorders>
          </w:tcPr>
          <w:p w14:paraId="5CB8A958" w14:textId="77777777" w:rsidR="0021111F" w:rsidRPr="00B66CB4" w:rsidRDefault="0021111F" w:rsidP="004E4660">
            <w:pPr>
              <w:spacing w:line="480" w:lineRule="auto"/>
              <w:jc w:val="left"/>
              <w:rPr>
                <w:rFonts w:cs="Times New Roman"/>
                <w:sz w:val="24"/>
                <w:szCs w:val="24"/>
              </w:rPr>
            </w:pPr>
          </w:p>
        </w:tc>
        <w:tc>
          <w:tcPr>
            <w:tcW w:w="2074" w:type="dxa"/>
            <w:tcBorders>
              <w:top w:val="nil"/>
            </w:tcBorders>
          </w:tcPr>
          <w:p w14:paraId="33458EF4" w14:textId="77777777" w:rsidR="0021111F" w:rsidRDefault="0021111F" w:rsidP="004E4660">
            <w:pPr>
              <w:spacing w:line="480" w:lineRule="auto"/>
              <w:jc w:val="left"/>
              <w:rPr>
                <w:rFonts w:cs="Times New Roman"/>
                <w:sz w:val="24"/>
                <w:szCs w:val="24"/>
              </w:rPr>
            </w:pPr>
          </w:p>
        </w:tc>
        <w:tc>
          <w:tcPr>
            <w:tcW w:w="2074" w:type="dxa"/>
            <w:tcBorders>
              <w:top w:val="nil"/>
            </w:tcBorders>
          </w:tcPr>
          <w:p w14:paraId="0E89F565" w14:textId="77777777" w:rsidR="0021111F" w:rsidRPr="00B66CB4" w:rsidRDefault="0021111F" w:rsidP="004E4660">
            <w:pPr>
              <w:spacing w:line="480" w:lineRule="auto"/>
              <w:jc w:val="left"/>
              <w:rPr>
                <w:rFonts w:cs="Times New Roman"/>
                <w:sz w:val="24"/>
                <w:szCs w:val="24"/>
              </w:rPr>
            </w:pPr>
            <w:r>
              <w:rPr>
                <w:rFonts w:cs="Times New Roman"/>
                <w:sz w:val="24"/>
                <w:szCs w:val="24"/>
              </w:rPr>
              <w:t>Good</w:t>
            </w:r>
          </w:p>
        </w:tc>
        <w:tc>
          <w:tcPr>
            <w:tcW w:w="2074" w:type="dxa"/>
            <w:tcBorders>
              <w:top w:val="nil"/>
            </w:tcBorders>
          </w:tcPr>
          <w:p w14:paraId="5D97D37F" w14:textId="77777777" w:rsidR="0021111F" w:rsidRPr="00B66CB4" w:rsidRDefault="005409FA" w:rsidP="004E4660">
            <w:pPr>
              <w:spacing w:line="480" w:lineRule="auto"/>
              <w:jc w:val="left"/>
              <w:rPr>
                <w:rFonts w:cs="Times New Roman"/>
                <w:sz w:val="24"/>
                <w:szCs w:val="24"/>
              </w:rPr>
            </w:pPr>
            <w:r>
              <w:rPr>
                <w:rFonts w:cs="Times New Roman"/>
                <w:sz w:val="24"/>
                <w:szCs w:val="24"/>
              </w:rPr>
              <w:t>0.93(0.05</w:t>
            </w:r>
            <w:r w:rsidR="002D0E28">
              <w:rPr>
                <w:rFonts w:cs="Times New Roman"/>
                <w:sz w:val="24"/>
                <w:szCs w:val="24"/>
              </w:rPr>
              <w:t>)</w:t>
            </w:r>
          </w:p>
        </w:tc>
      </w:tr>
      <w:tr w:rsidR="0021111F" w:rsidRPr="00B66CB4" w14:paraId="2CD833E1" w14:textId="77777777" w:rsidTr="004E4660">
        <w:tc>
          <w:tcPr>
            <w:tcW w:w="2074" w:type="dxa"/>
            <w:tcBorders>
              <w:top w:val="nil"/>
            </w:tcBorders>
          </w:tcPr>
          <w:p w14:paraId="3081F7FF" w14:textId="77777777" w:rsidR="0021111F" w:rsidRPr="00B66CB4" w:rsidRDefault="0021111F" w:rsidP="004E4660">
            <w:pPr>
              <w:spacing w:line="480" w:lineRule="auto"/>
              <w:jc w:val="left"/>
              <w:rPr>
                <w:rFonts w:cs="Times New Roman"/>
                <w:sz w:val="24"/>
                <w:szCs w:val="24"/>
              </w:rPr>
            </w:pPr>
          </w:p>
        </w:tc>
        <w:tc>
          <w:tcPr>
            <w:tcW w:w="2074" w:type="dxa"/>
            <w:tcBorders>
              <w:top w:val="nil"/>
            </w:tcBorders>
          </w:tcPr>
          <w:p w14:paraId="0513AD82" w14:textId="77777777" w:rsidR="0021111F" w:rsidRDefault="0021111F" w:rsidP="004E4660">
            <w:pPr>
              <w:spacing w:line="480" w:lineRule="auto"/>
              <w:jc w:val="left"/>
              <w:rPr>
                <w:rFonts w:cs="Times New Roman"/>
                <w:sz w:val="24"/>
                <w:szCs w:val="24"/>
              </w:rPr>
            </w:pPr>
            <w:r>
              <w:rPr>
                <w:rFonts w:cs="Times New Roman"/>
                <w:sz w:val="24"/>
                <w:szCs w:val="24"/>
              </w:rPr>
              <w:t>Other</w:t>
            </w:r>
          </w:p>
        </w:tc>
        <w:tc>
          <w:tcPr>
            <w:tcW w:w="2074" w:type="dxa"/>
            <w:tcBorders>
              <w:top w:val="nil"/>
            </w:tcBorders>
          </w:tcPr>
          <w:p w14:paraId="5EF40CB9" w14:textId="77777777" w:rsidR="0021111F" w:rsidRDefault="0021111F" w:rsidP="004E4660">
            <w:pPr>
              <w:spacing w:line="480" w:lineRule="auto"/>
              <w:jc w:val="left"/>
              <w:rPr>
                <w:rFonts w:cs="Times New Roman"/>
                <w:sz w:val="24"/>
                <w:szCs w:val="24"/>
              </w:rPr>
            </w:pPr>
            <w:r>
              <w:rPr>
                <w:rFonts w:cs="Times New Roman"/>
                <w:sz w:val="24"/>
                <w:szCs w:val="24"/>
              </w:rPr>
              <w:t>Bad</w:t>
            </w:r>
          </w:p>
        </w:tc>
        <w:tc>
          <w:tcPr>
            <w:tcW w:w="2074" w:type="dxa"/>
            <w:tcBorders>
              <w:top w:val="nil"/>
            </w:tcBorders>
          </w:tcPr>
          <w:p w14:paraId="5398ED66" w14:textId="77777777" w:rsidR="0021111F" w:rsidRDefault="005409FA" w:rsidP="004E4660">
            <w:pPr>
              <w:spacing w:line="480" w:lineRule="auto"/>
              <w:jc w:val="left"/>
              <w:rPr>
                <w:rFonts w:cs="Times New Roman"/>
                <w:sz w:val="24"/>
                <w:szCs w:val="24"/>
              </w:rPr>
            </w:pPr>
            <w:r>
              <w:rPr>
                <w:rFonts w:cs="Times New Roman"/>
                <w:sz w:val="24"/>
                <w:szCs w:val="24"/>
              </w:rPr>
              <w:t>0.80(0.14</w:t>
            </w:r>
            <w:r w:rsidR="002D0E28">
              <w:rPr>
                <w:rFonts w:cs="Times New Roman"/>
                <w:sz w:val="24"/>
                <w:szCs w:val="24"/>
              </w:rPr>
              <w:t>)</w:t>
            </w:r>
          </w:p>
        </w:tc>
      </w:tr>
      <w:tr w:rsidR="0021111F" w:rsidRPr="00B66CB4" w14:paraId="21FC70CE" w14:textId="77777777" w:rsidTr="004E4660">
        <w:tc>
          <w:tcPr>
            <w:tcW w:w="2074" w:type="dxa"/>
            <w:tcBorders>
              <w:top w:val="nil"/>
            </w:tcBorders>
          </w:tcPr>
          <w:p w14:paraId="7D4AFFB3" w14:textId="77777777" w:rsidR="0021111F" w:rsidRPr="00B66CB4" w:rsidRDefault="0021111F" w:rsidP="004E4660">
            <w:pPr>
              <w:spacing w:line="480" w:lineRule="auto"/>
              <w:jc w:val="left"/>
              <w:rPr>
                <w:rFonts w:cs="Times New Roman"/>
                <w:sz w:val="24"/>
                <w:szCs w:val="24"/>
              </w:rPr>
            </w:pPr>
          </w:p>
        </w:tc>
        <w:tc>
          <w:tcPr>
            <w:tcW w:w="2074" w:type="dxa"/>
            <w:tcBorders>
              <w:top w:val="nil"/>
            </w:tcBorders>
          </w:tcPr>
          <w:p w14:paraId="41406260" w14:textId="77777777" w:rsidR="0021111F" w:rsidRDefault="0021111F" w:rsidP="004E4660">
            <w:pPr>
              <w:spacing w:line="480" w:lineRule="auto"/>
              <w:jc w:val="left"/>
              <w:rPr>
                <w:rFonts w:cs="Times New Roman"/>
                <w:sz w:val="24"/>
                <w:szCs w:val="24"/>
              </w:rPr>
            </w:pPr>
          </w:p>
        </w:tc>
        <w:tc>
          <w:tcPr>
            <w:tcW w:w="2074" w:type="dxa"/>
            <w:tcBorders>
              <w:top w:val="nil"/>
            </w:tcBorders>
          </w:tcPr>
          <w:p w14:paraId="5E0AC986" w14:textId="35AD552D" w:rsidR="0021111F" w:rsidRDefault="008D57DE" w:rsidP="004E4660">
            <w:pPr>
              <w:spacing w:line="480" w:lineRule="auto"/>
              <w:jc w:val="left"/>
              <w:rPr>
                <w:rFonts w:cs="Times New Roman"/>
                <w:sz w:val="24"/>
                <w:szCs w:val="24"/>
              </w:rPr>
            </w:pPr>
            <w:r>
              <w:rPr>
                <w:rFonts w:cs="Times New Roman"/>
                <w:sz w:val="24"/>
                <w:szCs w:val="24"/>
              </w:rPr>
              <w:t>Neutral</w:t>
            </w:r>
          </w:p>
        </w:tc>
        <w:tc>
          <w:tcPr>
            <w:tcW w:w="2074" w:type="dxa"/>
            <w:tcBorders>
              <w:top w:val="nil"/>
            </w:tcBorders>
          </w:tcPr>
          <w:p w14:paraId="5EE212E9" w14:textId="77777777" w:rsidR="0021111F" w:rsidRDefault="005409FA">
            <w:pPr>
              <w:spacing w:line="480" w:lineRule="auto"/>
              <w:jc w:val="left"/>
              <w:rPr>
                <w:rFonts w:cs="Times New Roman"/>
                <w:sz w:val="24"/>
                <w:szCs w:val="24"/>
              </w:rPr>
            </w:pPr>
            <w:r>
              <w:rPr>
                <w:rFonts w:cs="Times New Roman"/>
                <w:sz w:val="24"/>
                <w:szCs w:val="24"/>
              </w:rPr>
              <w:t>0.77</w:t>
            </w:r>
            <w:r w:rsidR="002D0E28">
              <w:rPr>
                <w:rFonts w:cs="Times New Roman"/>
                <w:sz w:val="24"/>
                <w:szCs w:val="24"/>
              </w:rPr>
              <w:t>(0.11)</w:t>
            </w:r>
          </w:p>
        </w:tc>
      </w:tr>
      <w:tr w:rsidR="0021111F" w:rsidRPr="00B66CB4" w14:paraId="6715CAD7" w14:textId="77777777" w:rsidTr="004E4660">
        <w:tc>
          <w:tcPr>
            <w:tcW w:w="2074" w:type="dxa"/>
          </w:tcPr>
          <w:p w14:paraId="6C80417C" w14:textId="77777777" w:rsidR="0021111F" w:rsidRPr="00B66CB4" w:rsidRDefault="0021111F" w:rsidP="004E4660">
            <w:pPr>
              <w:spacing w:line="480" w:lineRule="auto"/>
              <w:jc w:val="left"/>
              <w:rPr>
                <w:rFonts w:cs="Times New Roman"/>
                <w:sz w:val="24"/>
                <w:szCs w:val="24"/>
              </w:rPr>
            </w:pPr>
          </w:p>
        </w:tc>
        <w:tc>
          <w:tcPr>
            <w:tcW w:w="2074" w:type="dxa"/>
          </w:tcPr>
          <w:p w14:paraId="0F5D2A29" w14:textId="77777777" w:rsidR="0021111F" w:rsidRPr="00B66CB4" w:rsidRDefault="0021111F" w:rsidP="004E4660">
            <w:pPr>
              <w:spacing w:line="480" w:lineRule="auto"/>
              <w:jc w:val="left"/>
              <w:rPr>
                <w:rFonts w:cs="Times New Roman"/>
                <w:sz w:val="24"/>
                <w:szCs w:val="24"/>
              </w:rPr>
            </w:pPr>
          </w:p>
        </w:tc>
        <w:tc>
          <w:tcPr>
            <w:tcW w:w="2074" w:type="dxa"/>
          </w:tcPr>
          <w:p w14:paraId="042720F8" w14:textId="77777777" w:rsidR="0021111F" w:rsidRPr="00B66CB4" w:rsidRDefault="0021111F" w:rsidP="004E4660">
            <w:pPr>
              <w:spacing w:line="480" w:lineRule="auto"/>
              <w:jc w:val="left"/>
              <w:rPr>
                <w:rFonts w:cs="Times New Roman"/>
                <w:sz w:val="24"/>
                <w:szCs w:val="24"/>
              </w:rPr>
            </w:pPr>
            <w:r w:rsidRPr="00B66CB4">
              <w:rPr>
                <w:rFonts w:cs="Times New Roman"/>
                <w:sz w:val="24"/>
                <w:szCs w:val="24"/>
              </w:rPr>
              <w:t>Good Person</w:t>
            </w:r>
          </w:p>
        </w:tc>
        <w:tc>
          <w:tcPr>
            <w:tcW w:w="2074" w:type="dxa"/>
          </w:tcPr>
          <w:p w14:paraId="6C2874CD" w14:textId="77777777" w:rsidR="0021111F" w:rsidRPr="00B66CB4" w:rsidRDefault="005409FA">
            <w:pPr>
              <w:spacing w:line="480" w:lineRule="auto"/>
              <w:jc w:val="left"/>
              <w:rPr>
                <w:rFonts w:cs="Times New Roman"/>
                <w:sz w:val="24"/>
                <w:szCs w:val="24"/>
              </w:rPr>
            </w:pPr>
            <w:r>
              <w:rPr>
                <w:rFonts w:cs="Times New Roman"/>
                <w:sz w:val="24"/>
                <w:szCs w:val="24"/>
              </w:rPr>
              <w:t>0.78</w:t>
            </w:r>
            <w:r w:rsidR="002D0E28">
              <w:rPr>
                <w:rFonts w:cs="Times New Roman"/>
                <w:sz w:val="24"/>
                <w:szCs w:val="24"/>
              </w:rPr>
              <w:t>(0.1</w:t>
            </w:r>
            <w:r>
              <w:rPr>
                <w:rFonts w:cs="Times New Roman"/>
                <w:sz w:val="24"/>
                <w:szCs w:val="24"/>
              </w:rPr>
              <w:t>3</w:t>
            </w:r>
            <w:r w:rsidR="002D0E28">
              <w:rPr>
                <w:rFonts w:cs="Times New Roman"/>
                <w:sz w:val="24"/>
                <w:szCs w:val="24"/>
              </w:rPr>
              <w:t>)</w:t>
            </w:r>
          </w:p>
        </w:tc>
      </w:tr>
      <w:tr w:rsidR="0021111F" w:rsidRPr="00B66CB4" w14:paraId="7CCCF0CC" w14:textId="77777777" w:rsidTr="004E4660">
        <w:tc>
          <w:tcPr>
            <w:tcW w:w="2074" w:type="dxa"/>
          </w:tcPr>
          <w:p w14:paraId="4A138960" w14:textId="77777777" w:rsidR="0021111F" w:rsidRPr="00B66CB4" w:rsidRDefault="0021111F" w:rsidP="004E4660">
            <w:pPr>
              <w:spacing w:line="480" w:lineRule="auto"/>
              <w:jc w:val="left"/>
              <w:rPr>
                <w:rFonts w:cs="Times New Roman"/>
                <w:sz w:val="24"/>
                <w:szCs w:val="24"/>
              </w:rPr>
            </w:pPr>
            <w:r>
              <w:rPr>
                <w:rFonts w:cs="Times New Roman"/>
                <w:sz w:val="24"/>
                <w:szCs w:val="24"/>
              </w:rPr>
              <w:t>Mis-match</w:t>
            </w:r>
          </w:p>
        </w:tc>
        <w:tc>
          <w:tcPr>
            <w:tcW w:w="2074" w:type="dxa"/>
          </w:tcPr>
          <w:p w14:paraId="6A89F799" w14:textId="77777777" w:rsidR="0021111F" w:rsidRPr="00B66CB4" w:rsidRDefault="0021111F" w:rsidP="004E4660">
            <w:pPr>
              <w:spacing w:line="480" w:lineRule="auto"/>
              <w:jc w:val="left"/>
              <w:rPr>
                <w:rFonts w:cs="Times New Roman"/>
                <w:sz w:val="24"/>
                <w:szCs w:val="24"/>
              </w:rPr>
            </w:pPr>
            <w:r>
              <w:rPr>
                <w:rFonts w:cs="Times New Roman"/>
                <w:sz w:val="24"/>
                <w:szCs w:val="24"/>
              </w:rPr>
              <w:t>Self</w:t>
            </w:r>
          </w:p>
        </w:tc>
        <w:tc>
          <w:tcPr>
            <w:tcW w:w="2074" w:type="dxa"/>
          </w:tcPr>
          <w:p w14:paraId="49EC8C9C" w14:textId="77777777" w:rsidR="0021111F" w:rsidRPr="00B66CB4" w:rsidRDefault="0021111F" w:rsidP="004E4660">
            <w:pPr>
              <w:spacing w:line="480" w:lineRule="auto"/>
              <w:jc w:val="left"/>
              <w:rPr>
                <w:rFonts w:cs="Times New Roman"/>
                <w:sz w:val="24"/>
                <w:szCs w:val="24"/>
              </w:rPr>
            </w:pPr>
            <w:r>
              <w:rPr>
                <w:rFonts w:cs="Times New Roman"/>
                <w:sz w:val="24"/>
                <w:szCs w:val="24"/>
              </w:rPr>
              <w:t xml:space="preserve">Bad </w:t>
            </w:r>
          </w:p>
        </w:tc>
        <w:tc>
          <w:tcPr>
            <w:tcW w:w="2074" w:type="dxa"/>
          </w:tcPr>
          <w:p w14:paraId="12DB2952" w14:textId="77777777" w:rsidR="0021111F" w:rsidRPr="00B66CB4" w:rsidRDefault="00123684">
            <w:pPr>
              <w:spacing w:line="480" w:lineRule="auto"/>
              <w:jc w:val="left"/>
              <w:rPr>
                <w:rFonts w:cs="Times New Roman"/>
                <w:sz w:val="24"/>
                <w:szCs w:val="24"/>
              </w:rPr>
            </w:pPr>
            <w:r>
              <w:rPr>
                <w:rFonts w:cs="Times New Roman"/>
                <w:sz w:val="24"/>
                <w:szCs w:val="24"/>
              </w:rPr>
              <w:t>0.81(0.11)</w:t>
            </w:r>
          </w:p>
        </w:tc>
      </w:tr>
      <w:tr w:rsidR="0021111F" w:rsidRPr="00B66CB4" w14:paraId="48EA11CF" w14:textId="77777777" w:rsidTr="004E4660">
        <w:tc>
          <w:tcPr>
            <w:tcW w:w="2074" w:type="dxa"/>
          </w:tcPr>
          <w:p w14:paraId="5D3EC349" w14:textId="77777777" w:rsidR="0021111F" w:rsidRPr="00B66CB4" w:rsidRDefault="0021111F" w:rsidP="004E4660">
            <w:pPr>
              <w:spacing w:line="480" w:lineRule="auto"/>
              <w:jc w:val="left"/>
              <w:rPr>
                <w:rFonts w:cs="Times New Roman"/>
                <w:sz w:val="24"/>
                <w:szCs w:val="24"/>
              </w:rPr>
            </w:pPr>
          </w:p>
        </w:tc>
        <w:tc>
          <w:tcPr>
            <w:tcW w:w="2074" w:type="dxa"/>
          </w:tcPr>
          <w:p w14:paraId="4BD6A70D" w14:textId="77777777" w:rsidR="0021111F" w:rsidRDefault="0021111F" w:rsidP="004E4660">
            <w:pPr>
              <w:spacing w:line="480" w:lineRule="auto"/>
              <w:jc w:val="left"/>
              <w:rPr>
                <w:rFonts w:cs="Times New Roman"/>
                <w:sz w:val="24"/>
                <w:szCs w:val="24"/>
              </w:rPr>
            </w:pPr>
          </w:p>
        </w:tc>
        <w:tc>
          <w:tcPr>
            <w:tcW w:w="2074" w:type="dxa"/>
          </w:tcPr>
          <w:p w14:paraId="04D38E45" w14:textId="55A9754A" w:rsidR="0021111F" w:rsidRPr="00B66CB4" w:rsidRDefault="008D57DE" w:rsidP="004E4660">
            <w:pPr>
              <w:spacing w:line="480" w:lineRule="auto"/>
              <w:jc w:val="left"/>
              <w:rPr>
                <w:rFonts w:cs="Times New Roman"/>
                <w:sz w:val="24"/>
                <w:szCs w:val="24"/>
              </w:rPr>
            </w:pPr>
            <w:r>
              <w:rPr>
                <w:rFonts w:cs="Times New Roman"/>
                <w:sz w:val="24"/>
                <w:szCs w:val="24"/>
              </w:rPr>
              <w:t>Neutral</w:t>
            </w:r>
          </w:p>
        </w:tc>
        <w:tc>
          <w:tcPr>
            <w:tcW w:w="2074" w:type="dxa"/>
          </w:tcPr>
          <w:p w14:paraId="430599CC" w14:textId="77777777" w:rsidR="00123684" w:rsidRPr="00B66CB4" w:rsidRDefault="005409FA">
            <w:pPr>
              <w:spacing w:line="480" w:lineRule="auto"/>
              <w:jc w:val="left"/>
              <w:rPr>
                <w:rFonts w:cs="Times New Roman"/>
                <w:sz w:val="24"/>
                <w:szCs w:val="24"/>
              </w:rPr>
            </w:pPr>
            <w:r>
              <w:rPr>
                <w:rFonts w:cs="Times New Roman"/>
                <w:sz w:val="24"/>
                <w:szCs w:val="24"/>
              </w:rPr>
              <w:t>0.81</w:t>
            </w:r>
            <w:r w:rsidR="00123684">
              <w:rPr>
                <w:rFonts w:cs="Times New Roman"/>
                <w:sz w:val="24"/>
                <w:szCs w:val="24"/>
              </w:rPr>
              <w:t>(0.1</w:t>
            </w:r>
            <w:r>
              <w:rPr>
                <w:rFonts w:cs="Times New Roman"/>
                <w:sz w:val="24"/>
                <w:szCs w:val="24"/>
              </w:rPr>
              <w:t>3</w:t>
            </w:r>
            <w:r w:rsidR="00123684">
              <w:rPr>
                <w:rFonts w:cs="Times New Roman"/>
                <w:sz w:val="24"/>
                <w:szCs w:val="24"/>
              </w:rPr>
              <w:t>)</w:t>
            </w:r>
          </w:p>
        </w:tc>
      </w:tr>
      <w:tr w:rsidR="0021111F" w:rsidRPr="00B66CB4" w14:paraId="30BC17EB" w14:textId="77777777" w:rsidTr="004E4660">
        <w:tc>
          <w:tcPr>
            <w:tcW w:w="2074" w:type="dxa"/>
          </w:tcPr>
          <w:p w14:paraId="56B9FEDA" w14:textId="77777777" w:rsidR="0021111F" w:rsidRPr="00B66CB4" w:rsidRDefault="0021111F" w:rsidP="004E4660">
            <w:pPr>
              <w:spacing w:line="480" w:lineRule="auto"/>
              <w:jc w:val="left"/>
              <w:rPr>
                <w:rFonts w:cs="Times New Roman"/>
                <w:sz w:val="24"/>
                <w:szCs w:val="24"/>
              </w:rPr>
            </w:pPr>
          </w:p>
        </w:tc>
        <w:tc>
          <w:tcPr>
            <w:tcW w:w="2074" w:type="dxa"/>
          </w:tcPr>
          <w:p w14:paraId="3872C411" w14:textId="77777777" w:rsidR="0021111F" w:rsidRPr="00B66CB4" w:rsidRDefault="0021111F" w:rsidP="004E4660">
            <w:pPr>
              <w:spacing w:line="480" w:lineRule="auto"/>
              <w:jc w:val="left"/>
              <w:rPr>
                <w:rFonts w:cs="Times New Roman"/>
                <w:sz w:val="24"/>
                <w:szCs w:val="24"/>
              </w:rPr>
            </w:pPr>
          </w:p>
        </w:tc>
        <w:tc>
          <w:tcPr>
            <w:tcW w:w="2074" w:type="dxa"/>
          </w:tcPr>
          <w:p w14:paraId="25D895F8" w14:textId="77777777" w:rsidR="0021111F" w:rsidRDefault="0021111F" w:rsidP="004E4660">
            <w:pPr>
              <w:spacing w:line="480" w:lineRule="auto"/>
              <w:jc w:val="left"/>
              <w:rPr>
                <w:rFonts w:cs="Times New Roman"/>
                <w:sz w:val="24"/>
                <w:szCs w:val="24"/>
              </w:rPr>
            </w:pPr>
            <w:r>
              <w:rPr>
                <w:rFonts w:cs="Times New Roman"/>
                <w:sz w:val="24"/>
                <w:szCs w:val="24"/>
              </w:rPr>
              <w:t>Good</w:t>
            </w:r>
          </w:p>
        </w:tc>
        <w:tc>
          <w:tcPr>
            <w:tcW w:w="2074" w:type="dxa"/>
          </w:tcPr>
          <w:p w14:paraId="00FE241D" w14:textId="77777777" w:rsidR="0021111F" w:rsidRDefault="005409FA">
            <w:pPr>
              <w:spacing w:line="480" w:lineRule="auto"/>
              <w:jc w:val="left"/>
              <w:rPr>
                <w:rFonts w:cs="Times New Roman"/>
                <w:sz w:val="24"/>
                <w:szCs w:val="24"/>
              </w:rPr>
            </w:pPr>
            <w:r>
              <w:rPr>
                <w:rFonts w:cs="Times New Roman"/>
                <w:sz w:val="24"/>
                <w:szCs w:val="24"/>
              </w:rPr>
              <w:t>0.81(0.11</w:t>
            </w:r>
            <w:r w:rsidR="00123684">
              <w:rPr>
                <w:rFonts w:cs="Times New Roman"/>
                <w:sz w:val="24"/>
                <w:szCs w:val="24"/>
              </w:rPr>
              <w:t>)</w:t>
            </w:r>
          </w:p>
        </w:tc>
      </w:tr>
      <w:tr w:rsidR="0021111F" w:rsidRPr="00B66CB4" w14:paraId="0E52DDF6" w14:textId="77777777" w:rsidTr="004E4660">
        <w:tc>
          <w:tcPr>
            <w:tcW w:w="2074" w:type="dxa"/>
          </w:tcPr>
          <w:p w14:paraId="3AEE72BB" w14:textId="77777777" w:rsidR="0021111F" w:rsidRPr="00B66CB4" w:rsidRDefault="0021111F" w:rsidP="004E4660">
            <w:pPr>
              <w:spacing w:line="480" w:lineRule="auto"/>
              <w:jc w:val="left"/>
              <w:rPr>
                <w:rFonts w:cs="Times New Roman"/>
                <w:sz w:val="24"/>
                <w:szCs w:val="24"/>
              </w:rPr>
            </w:pPr>
          </w:p>
        </w:tc>
        <w:tc>
          <w:tcPr>
            <w:tcW w:w="2074" w:type="dxa"/>
          </w:tcPr>
          <w:p w14:paraId="68B44589" w14:textId="77777777" w:rsidR="0021111F" w:rsidRPr="00B66CB4" w:rsidRDefault="0021111F" w:rsidP="004E4660">
            <w:pPr>
              <w:spacing w:line="480" w:lineRule="auto"/>
              <w:jc w:val="left"/>
              <w:rPr>
                <w:rFonts w:cs="Times New Roman"/>
                <w:sz w:val="24"/>
                <w:szCs w:val="24"/>
              </w:rPr>
            </w:pPr>
            <w:r>
              <w:rPr>
                <w:rFonts w:cs="Times New Roman"/>
                <w:sz w:val="24"/>
                <w:szCs w:val="24"/>
              </w:rPr>
              <w:t>Other</w:t>
            </w:r>
          </w:p>
        </w:tc>
        <w:tc>
          <w:tcPr>
            <w:tcW w:w="2074" w:type="dxa"/>
          </w:tcPr>
          <w:p w14:paraId="66DC99F2" w14:textId="77777777" w:rsidR="0021111F" w:rsidRDefault="0021111F" w:rsidP="004E4660">
            <w:pPr>
              <w:spacing w:line="480" w:lineRule="auto"/>
              <w:jc w:val="left"/>
              <w:rPr>
                <w:rFonts w:cs="Times New Roman"/>
                <w:sz w:val="24"/>
                <w:szCs w:val="24"/>
              </w:rPr>
            </w:pPr>
            <w:r>
              <w:rPr>
                <w:rFonts w:cs="Times New Roman"/>
                <w:sz w:val="24"/>
                <w:szCs w:val="24"/>
              </w:rPr>
              <w:t xml:space="preserve">Bad </w:t>
            </w:r>
          </w:p>
        </w:tc>
        <w:tc>
          <w:tcPr>
            <w:tcW w:w="2074" w:type="dxa"/>
          </w:tcPr>
          <w:p w14:paraId="380AB873" w14:textId="77777777" w:rsidR="0021111F" w:rsidRDefault="00123684">
            <w:pPr>
              <w:spacing w:line="480" w:lineRule="auto"/>
              <w:jc w:val="left"/>
              <w:rPr>
                <w:rFonts w:cs="Times New Roman"/>
                <w:sz w:val="24"/>
                <w:szCs w:val="24"/>
              </w:rPr>
            </w:pPr>
            <w:r>
              <w:rPr>
                <w:rFonts w:cs="Times New Roman"/>
                <w:sz w:val="24"/>
                <w:szCs w:val="24"/>
              </w:rPr>
              <w:t>0.85(0.11)</w:t>
            </w:r>
          </w:p>
        </w:tc>
      </w:tr>
      <w:tr w:rsidR="0021111F" w:rsidRPr="00B66CB4" w14:paraId="0A8958FC" w14:textId="77777777" w:rsidTr="004E4660">
        <w:tc>
          <w:tcPr>
            <w:tcW w:w="2074" w:type="dxa"/>
          </w:tcPr>
          <w:p w14:paraId="1C19D31A" w14:textId="77777777" w:rsidR="0021111F" w:rsidRPr="00B66CB4" w:rsidRDefault="0021111F" w:rsidP="004E4660">
            <w:pPr>
              <w:spacing w:line="480" w:lineRule="auto"/>
              <w:jc w:val="left"/>
              <w:rPr>
                <w:rFonts w:cs="Times New Roman"/>
                <w:sz w:val="24"/>
                <w:szCs w:val="24"/>
              </w:rPr>
            </w:pPr>
          </w:p>
        </w:tc>
        <w:tc>
          <w:tcPr>
            <w:tcW w:w="2074" w:type="dxa"/>
          </w:tcPr>
          <w:p w14:paraId="25C450C8" w14:textId="77777777" w:rsidR="0021111F" w:rsidRPr="00B66CB4" w:rsidRDefault="0021111F" w:rsidP="004E4660">
            <w:pPr>
              <w:spacing w:line="480" w:lineRule="auto"/>
              <w:jc w:val="left"/>
              <w:rPr>
                <w:rFonts w:cs="Times New Roman"/>
                <w:sz w:val="24"/>
                <w:szCs w:val="24"/>
              </w:rPr>
            </w:pPr>
          </w:p>
        </w:tc>
        <w:tc>
          <w:tcPr>
            <w:tcW w:w="2074" w:type="dxa"/>
          </w:tcPr>
          <w:p w14:paraId="775BD54E" w14:textId="61057ED5" w:rsidR="0021111F" w:rsidRDefault="008D57DE" w:rsidP="004E4660">
            <w:pPr>
              <w:spacing w:line="480" w:lineRule="auto"/>
              <w:jc w:val="left"/>
              <w:rPr>
                <w:rFonts w:cs="Times New Roman"/>
                <w:sz w:val="24"/>
                <w:szCs w:val="24"/>
              </w:rPr>
            </w:pPr>
            <w:r>
              <w:rPr>
                <w:rFonts w:cs="Times New Roman"/>
                <w:sz w:val="24"/>
                <w:szCs w:val="24"/>
              </w:rPr>
              <w:t>Neutral</w:t>
            </w:r>
          </w:p>
        </w:tc>
        <w:tc>
          <w:tcPr>
            <w:tcW w:w="2074" w:type="dxa"/>
          </w:tcPr>
          <w:p w14:paraId="19130A93" w14:textId="77777777" w:rsidR="0021111F" w:rsidRDefault="005409FA">
            <w:pPr>
              <w:spacing w:line="480" w:lineRule="auto"/>
              <w:jc w:val="left"/>
              <w:rPr>
                <w:rFonts w:cs="Times New Roman"/>
                <w:sz w:val="24"/>
                <w:szCs w:val="24"/>
              </w:rPr>
            </w:pPr>
            <w:r>
              <w:rPr>
                <w:rFonts w:cs="Times New Roman"/>
                <w:sz w:val="24"/>
                <w:szCs w:val="24"/>
              </w:rPr>
              <w:t>0.85(0.10</w:t>
            </w:r>
            <w:r w:rsidR="00123684">
              <w:rPr>
                <w:rFonts w:cs="Times New Roman"/>
                <w:sz w:val="24"/>
                <w:szCs w:val="24"/>
              </w:rPr>
              <w:t>)</w:t>
            </w:r>
          </w:p>
        </w:tc>
      </w:tr>
      <w:tr w:rsidR="0021111F" w:rsidRPr="00B66CB4" w14:paraId="0BE4962D" w14:textId="77777777" w:rsidTr="004E4660">
        <w:tc>
          <w:tcPr>
            <w:tcW w:w="2074" w:type="dxa"/>
          </w:tcPr>
          <w:p w14:paraId="52277C22" w14:textId="77777777" w:rsidR="0021111F" w:rsidRPr="00B66CB4" w:rsidRDefault="0021111F" w:rsidP="004E4660">
            <w:pPr>
              <w:spacing w:line="480" w:lineRule="auto"/>
              <w:jc w:val="left"/>
              <w:rPr>
                <w:rFonts w:cs="Times New Roman"/>
                <w:sz w:val="24"/>
                <w:szCs w:val="24"/>
              </w:rPr>
            </w:pPr>
          </w:p>
        </w:tc>
        <w:tc>
          <w:tcPr>
            <w:tcW w:w="2074" w:type="dxa"/>
          </w:tcPr>
          <w:p w14:paraId="4FD21438" w14:textId="77777777" w:rsidR="0021111F" w:rsidRPr="00B66CB4" w:rsidRDefault="0021111F" w:rsidP="004E4660">
            <w:pPr>
              <w:spacing w:line="480" w:lineRule="auto"/>
              <w:jc w:val="left"/>
              <w:rPr>
                <w:rFonts w:cs="Times New Roman"/>
                <w:sz w:val="24"/>
                <w:szCs w:val="24"/>
              </w:rPr>
            </w:pPr>
          </w:p>
        </w:tc>
        <w:tc>
          <w:tcPr>
            <w:tcW w:w="2074" w:type="dxa"/>
          </w:tcPr>
          <w:p w14:paraId="495E8973" w14:textId="77777777" w:rsidR="0021111F" w:rsidRPr="00B66CB4" w:rsidRDefault="0021111F" w:rsidP="004E4660">
            <w:pPr>
              <w:spacing w:line="480" w:lineRule="auto"/>
              <w:jc w:val="left"/>
              <w:rPr>
                <w:rFonts w:cs="Times New Roman"/>
                <w:sz w:val="24"/>
                <w:szCs w:val="24"/>
              </w:rPr>
            </w:pPr>
            <w:r>
              <w:rPr>
                <w:rFonts w:cs="Times New Roman"/>
                <w:sz w:val="24"/>
                <w:szCs w:val="24"/>
              </w:rPr>
              <w:t>Good</w:t>
            </w:r>
          </w:p>
        </w:tc>
        <w:tc>
          <w:tcPr>
            <w:tcW w:w="2074" w:type="dxa"/>
          </w:tcPr>
          <w:p w14:paraId="4ACBEA33" w14:textId="77777777" w:rsidR="0021111F" w:rsidRPr="00B66CB4" w:rsidRDefault="005409FA">
            <w:pPr>
              <w:spacing w:line="480" w:lineRule="auto"/>
              <w:jc w:val="left"/>
              <w:rPr>
                <w:rFonts w:cs="Times New Roman"/>
                <w:sz w:val="24"/>
                <w:szCs w:val="24"/>
              </w:rPr>
            </w:pPr>
            <w:r>
              <w:rPr>
                <w:rFonts w:cs="Times New Roman"/>
                <w:sz w:val="24"/>
                <w:szCs w:val="24"/>
              </w:rPr>
              <w:t>0.85</w:t>
            </w:r>
            <w:r w:rsidR="00123684">
              <w:rPr>
                <w:rFonts w:cs="Times New Roman"/>
                <w:sz w:val="24"/>
                <w:szCs w:val="24"/>
              </w:rPr>
              <w:t>(0.1</w:t>
            </w:r>
            <w:r>
              <w:rPr>
                <w:rFonts w:cs="Times New Roman"/>
                <w:sz w:val="24"/>
                <w:szCs w:val="24"/>
              </w:rPr>
              <w:t>3</w:t>
            </w:r>
            <w:r w:rsidR="00123684">
              <w:rPr>
                <w:rFonts w:cs="Times New Roman"/>
                <w:sz w:val="24"/>
                <w:szCs w:val="24"/>
              </w:rPr>
              <w:t>)</w:t>
            </w:r>
          </w:p>
        </w:tc>
      </w:tr>
    </w:tbl>
    <w:p w14:paraId="5B61E22F" w14:textId="77777777" w:rsidR="0021111F" w:rsidRDefault="0021111F" w:rsidP="0021111F">
      <w:pPr>
        <w:widowControl/>
        <w:jc w:val="left"/>
        <w:rPr>
          <w:rFonts w:cs="Times New Roman"/>
          <w:b/>
          <w:sz w:val="24"/>
          <w:szCs w:val="24"/>
        </w:rPr>
      </w:pPr>
      <w:r>
        <w:rPr>
          <w:rFonts w:cs="Times New Roman"/>
          <w:b/>
          <w:sz w:val="24"/>
          <w:szCs w:val="24"/>
        </w:rPr>
        <w:br w:type="page"/>
      </w:r>
    </w:p>
    <w:p w14:paraId="552F1ADC" w14:textId="77777777" w:rsidR="0021111F" w:rsidRDefault="0021111F" w:rsidP="00EF4C5A">
      <w:pPr>
        <w:widowControl/>
        <w:jc w:val="left"/>
        <w:rPr>
          <w:rFonts w:cs="Times New Roman"/>
          <w:b/>
          <w:sz w:val="24"/>
          <w:szCs w:val="24"/>
        </w:rPr>
      </w:pPr>
    </w:p>
    <w:p w14:paraId="059F5D65" w14:textId="06FA5A24" w:rsidR="009003D9" w:rsidRPr="00B66CB4" w:rsidRDefault="009003D9" w:rsidP="009003D9">
      <w:pPr>
        <w:spacing w:line="480" w:lineRule="auto"/>
        <w:jc w:val="left"/>
        <w:rPr>
          <w:rFonts w:cs="Times New Roman"/>
          <w:sz w:val="24"/>
          <w:szCs w:val="24"/>
        </w:rPr>
      </w:pPr>
      <w:r w:rsidRPr="00756010">
        <w:rPr>
          <w:rFonts w:cs="Times New Roman"/>
          <w:b/>
          <w:sz w:val="24"/>
          <w:szCs w:val="24"/>
        </w:rPr>
        <w:t xml:space="preserve">Table </w:t>
      </w:r>
      <w:r w:rsidR="006D2321">
        <w:rPr>
          <w:rFonts w:cs="Times New Roman"/>
          <w:b/>
          <w:sz w:val="24"/>
          <w:szCs w:val="24"/>
        </w:rPr>
        <w:t>6</w:t>
      </w:r>
      <w:r>
        <w:rPr>
          <w:rFonts w:cs="Times New Roman"/>
          <w:sz w:val="24"/>
          <w:szCs w:val="24"/>
        </w:rPr>
        <w:t>.</w:t>
      </w:r>
      <w:r w:rsidRPr="00B66CB4">
        <w:rPr>
          <w:rFonts w:cs="Times New Roman"/>
          <w:sz w:val="24"/>
          <w:szCs w:val="24"/>
        </w:rPr>
        <w:t xml:space="preserve"> </w:t>
      </w:r>
      <w:r>
        <w:rPr>
          <w:rFonts w:cs="Times New Roman"/>
          <w:sz w:val="24"/>
          <w:szCs w:val="24"/>
        </w:rPr>
        <w:t xml:space="preserve">The performance of </w:t>
      </w:r>
      <w:r w:rsidRPr="00B66CB4">
        <w:rPr>
          <w:rFonts w:cs="Times New Roman"/>
          <w:sz w:val="24"/>
          <w:szCs w:val="24"/>
        </w:rPr>
        <w:t xml:space="preserve">accuracy </w:t>
      </w:r>
      <w:r>
        <w:rPr>
          <w:rFonts w:cs="Times New Roman"/>
          <w:sz w:val="24"/>
          <w:szCs w:val="24"/>
        </w:rPr>
        <w:t xml:space="preserve">(mean and standard deviation in brackets) </w:t>
      </w:r>
      <w:r w:rsidRPr="00B66CB4">
        <w:rPr>
          <w:rFonts w:cs="Times New Roman"/>
          <w:sz w:val="24"/>
          <w:szCs w:val="24"/>
        </w:rPr>
        <w:t xml:space="preserve">as function of </w:t>
      </w:r>
      <w:r>
        <w:rPr>
          <w:rFonts w:cs="Times New Roman"/>
          <w:sz w:val="24"/>
          <w:szCs w:val="24"/>
        </w:rPr>
        <w:t xml:space="preserve">the moral association (good, </w:t>
      </w:r>
      <w:del w:id="887" w:author="Hu, C-P" w:date="2019-03-26T08:46:00Z">
        <w:r w:rsidDel="00E01150">
          <w:rPr>
            <w:rFonts w:cs="Times New Roman"/>
            <w:sz w:val="24"/>
            <w:szCs w:val="24"/>
          </w:rPr>
          <w:delText>normal</w:delText>
        </w:r>
      </w:del>
      <w:ins w:id="888" w:author="Hu, C-P" w:date="2019-03-26T08:46:00Z">
        <w:r w:rsidR="00E01150">
          <w:rPr>
            <w:rFonts w:cs="Times New Roman"/>
            <w:sz w:val="24"/>
            <w:szCs w:val="24"/>
          </w:rPr>
          <w:t>neutral</w:t>
        </w:r>
      </w:ins>
      <w:r>
        <w:rPr>
          <w:rFonts w:cs="Times New Roman"/>
          <w:sz w:val="24"/>
          <w:szCs w:val="24"/>
        </w:rPr>
        <w:t xml:space="preserve">, or bad) and judgment (match vs. mismatch) </w:t>
      </w:r>
      <w:r w:rsidRPr="00B66CB4">
        <w:rPr>
          <w:rFonts w:cs="Times New Roman"/>
          <w:sz w:val="24"/>
          <w:szCs w:val="24"/>
        </w:rPr>
        <w:t>in Experiment</w:t>
      </w:r>
      <w:r>
        <w:rPr>
          <w:rFonts w:cs="Times New Roman"/>
          <w:sz w:val="24"/>
          <w:szCs w:val="24"/>
        </w:rPr>
        <w:t xml:space="preserve"> </w:t>
      </w:r>
      <w:r w:rsidR="00E427F1">
        <w:rPr>
          <w:rFonts w:cs="Times New Roman"/>
          <w:sz w:val="24"/>
          <w:szCs w:val="24"/>
        </w:rPr>
        <w:t>4b</w:t>
      </w:r>
      <w:r>
        <w:rPr>
          <w:rFonts w:cs="Times New Roman"/>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9003D9" w:rsidRPr="00B66CB4" w14:paraId="6F045D71" w14:textId="77777777" w:rsidTr="00371028">
        <w:tc>
          <w:tcPr>
            <w:tcW w:w="2074" w:type="dxa"/>
            <w:tcBorders>
              <w:top w:val="single" w:sz="4" w:space="0" w:color="auto"/>
              <w:bottom w:val="single" w:sz="4" w:space="0" w:color="auto"/>
            </w:tcBorders>
          </w:tcPr>
          <w:p w14:paraId="4DCEA6CF" w14:textId="77777777" w:rsidR="009003D9" w:rsidRPr="00B66CB4" w:rsidRDefault="009003D9" w:rsidP="00371028">
            <w:pPr>
              <w:spacing w:line="480" w:lineRule="auto"/>
              <w:jc w:val="left"/>
              <w:rPr>
                <w:rFonts w:cs="Times New Roman"/>
                <w:sz w:val="24"/>
                <w:szCs w:val="24"/>
              </w:rPr>
            </w:pPr>
            <w:r w:rsidRPr="00B66CB4">
              <w:rPr>
                <w:rFonts w:cs="Times New Roman"/>
                <w:sz w:val="24"/>
                <w:szCs w:val="24"/>
              </w:rPr>
              <w:t>Condition</w:t>
            </w:r>
          </w:p>
        </w:tc>
        <w:tc>
          <w:tcPr>
            <w:tcW w:w="2074" w:type="dxa"/>
            <w:tcBorders>
              <w:top w:val="single" w:sz="4" w:space="0" w:color="auto"/>
              <w:bottom w:val="single" w:sz="4" w:space="0" w:color="auto"/>
            </w:tcBorders>
          </w:tcPr>
          <w:p w14:paraId="0BE2391B" w14:textId="77777777" w:rsidR="009003D9" w:rsidRDefault="009003D9" w:rsidP="00371028">
            <w:pPr>
              <w:spacing w:line="480" w:lineRule="auto"/>
              <w:jc w:val="left"/>
              <w:rPr>
                <w:rFonts w:cs="Times New Roman"/>
                <w:sz w:val="24"/>
                <w:szCs w:val="24"/>
              </w:rPr>
            </w:pPr>
            <w:r>
              <w:rPr>
                <w:rFonts w:cs="Times New Roman"/>
                <w:sz w:val="24"/>
                <w:szCs w:val="24"/>
              </w:rPr>
              <w:t>Identity</w:t>
            </w:r>
          </w:p>
        </w:tc>
        <w:tc>
          <w:tcPr>
            <w:tcW w:w="2074" w:type="dxa"/>
            <w:tcBorders>
              <w:top w:val="single" w:sz="4" w:space="0" w:color="auto"/>
              <w:bottom w:val="single" w:sz="4" w:space="0" w:color="auto"/>
            </w:tcBorders>
          </w:tcPr>
          <w:p w14:paraId="00B5757D" w14:textId="77777777" w:rsidR="009003D9" w:rsidRPr="00B66CB4" w:rsidRDefault="009003D9" w:rsidP="00371028">
            <w:pPr>
              <w:spacing w:line="480" w:lineRule="auto"/>
              <w:jc w:val="left"/>
              <w:rPr>
                <w:rFonts w:cs="Times New Roman"/>
                <w:sz w:val="24"/>
                <w:szCs w:val="24"/>
              </w:rPr>
            </w:pPr>
            <w:r>
              <w:rPr>
                <w:rFonts w:cs="Times New Roman"/>
                <w:sz w:val="24"/>
                <w:szCs w:val="24"/>
              </w:rPr>
              <w:t>Moral valence</w:t>
            </w:r>
          </w:p>
        </w:tc>
        <w:tc>
          <w:tcPr>
            <w:tcW w:w="2074" w:type="dxa"/>
            <w:tcBorders>
              <w:top w:val="single" w:sz="4" w:space="0" w:color="auto"/>
              <w:bottom w:val="single" w:sz="4" w:space="0" w:color="auto"/>
            </w:tcBorders>
          </w:tcPr>
          <w:p w14:paraId="4C68E41F" w14:textId="77777777" w:rsidR="009003D9" w:rsidRPr="00B66CB4" w:rsidRDefault="009003D9" w:rsidP="00371028">
            <w:pPr>
              <w:spacing w:line="480" w:lineRule="auto"/>
              <w:jc w:val="left"/>
              <w:rPr>
                <w:rFonts w:cs="Times New Roman"/>
                <w:sz w:val="24"/>
                <w:szCs w:val="24"/>
              </w:rPr>
            </w:pPr>
            <w:r w:rsidRPr="00B66CB4">
              <w:rPr>
                <w:rFonts w:cs="Times New Roman"/>
                <w:sz w:val="24"/>
                <w:szCs w:val="24"/>
              </w:rPr>
              <w:t>Accuracy</w:t>
            </w:r>
          </w:p>
        </w:tc>
      </w:tr>
      <w:tr w:rsidR="009003D9" w:rsidRPr="00B66CB4" w14:paraId="679D14D2" w14:textId="77777777" w:rsidTr="00371028">
        <w:tc>
          <w:tcPr>
            <w:tcW w:w="2074" w:type="dxa"/>
            <w:tcBorders>
              <w:top w:val="single" w:sz="4" w:space="0" w:color="auto"/>
              <w:bottom w:val="nil"/>
            </w:tcBorders>
          </w:tcPr>
          <w:p w14:paraId="158197BD" w14:textId="77777777" w:rsidR="009003D9" w:rsidRPr="00B66CB4" w:rsidRDefault="009003D9" w:rsidP="00371028">
            <w:pPr>
              <w:spacing w:line="480" w:lineRule="auto"/>
              <w:jc w:val="left"/>
              <w:rPr>
                <w:rFonts w:cs="Times New Roman"/>
                <w:sz w:val="24"/>
                <w:szCs w:val="24"/>
              </w:rPr>
            </w:pPr>
            <w:r w:rsidRPr="00B66CB4">
              <w:rPr>
                <w:rFonts w:cs="Times New Roman"/>
                <w:sz w:val="24"/>
                <w:szCs w:val="24"/>
              </w:rPr>
              <w:t>Matched</w:t>
            </w:r>
          </w:p>
        </w:tc>
        <w:tc>
          <w:tcPr>
            <w:tcW w:w="2074" w:type="dxa"/>
            <w:tcBorders>
              <w:top w:val="single" w:sz="4" w:space="0" w:color="auto"/>
              <w:bottom w:val="nil"/>
            </w:tcBorders>
          </w:tcPr>
          <w:p w14:paraId="27A6DF7D" w14:textId="77777777" w:rsidR="009003D9" w:rsidRPr="00B66CB4" w:rsidRDefault="009003D9" w:rsidP="00371028">
            <w:pPr>
              <w:spacing w:line="480" w:lineRule="auto"/>
              <w:jc w:val="left"/>
              <w:rPr>
                <w:rFonts w:cs="Times New Roman"/>
                <w:sz w:val="24"/>
                <w:szCs w:val="24"/>
              </w:rPr>
            </w:pPr>
            <w:r>
              <w:rPr>
                <w:rFonts w:cs="Times New Roman"/>
                <w:sz w:val="24"/>
                <w:szCs w:val="24"/>
              </w:rPr>
              <w:t>Self</w:t>
            </w:r>
          </w:p>
        </w:tc>
        <w:tc>
          <w:tcPr>
            <w:tcW w:w="2074" w:type="dxa"/>
            <w:tcBorders>
              <w:top w:val="single" w:sz="4" w:space="0" w:color="auto"/>
              <w:bottom w:val="nil"/>
            </w:tcBorders>
          </w:tcPr>
          <w:p w14:paraId="47D8903B" w14:textId="77777777" w:rsidR="009003D9" w:rsidRPr="00B66CB4" w:rsidRDefault="009003D9" w:rsidP="00371028">
            <w:pPr>
              <w:spacing w:line="480" w:lineRule="auto"/>
              <w:jc w:val="left"/>
              <w:rPr>
                <w:rFonts w:cs="Times New Roman"/>
                <w:sz w:val="24"/>
                <w:szCs w:val="24"/>
              </w:rPr>
            </w:pPr>
            <w:r>
              <w:rPr>
                <w:rFonts w:cs="Times New Roman"/>
                <w:sz w:val="24"/>
                <w:szCs w:val="24"/>
              </w:rPr>
              <w:t xml:space="preserve">Bad </w:t>
            </w:r>
          </w:p>
        </w:tc>
        <w:tc>
          <w:tcPr>
            <w:tcW w:w="2074" w:type="dxa"/>
            <w:tcBorders>
              <w:top w:val="single" w:sz="4" w:space="0" w:color="auto"/>
              <w:bottom w:val="nil"/>
            </w:tcBorders>
          </w:tcPr>
          <w:p w14:paraId="5A220EC2" w14:textId="78ECB4E8" w:rsidR="009003D9" w:rsidRPr="00B66CB4" w:rsidRDefault="009003D9" w:rsidP="00371028">
            <w:pPr>
              <w:spacing w:line="480" w:lineRule="auto"/>
              <w:jc w:val="left"/>
              <w:rPr>
                <w:rFonts w:cs="Times New Roman"/>
                <w:sz w:val="24"/>
                <w:szCs w:val="24"/>
              </w:rPr>
            </w:pPr>
            <w:r>
              <w:rPr>
                <w:rFonts w:cs="Times New Roman"/>
                <w:sz w:val="24"/>
                <w:szCs w:val="24"/>
              </w:rPr>
              <w:t>0.84(0.11)</w:t>
            </w:r>
          </w:p>
        </w:tc>
      </w:tr>
      <w:tr w:rsidR="009003D9" w:rsidRPr="00B66CB4" w14:paraId="162323E3" w14:textId="77777777" w:rsidTr="00371028">
        <w:tc>
          <w:tcPr>
            <w:tcW w:w="2074" w:type="dxa"/>
            <w:tcBorders>
              <w:top w:val="nil"/>
              <w:bottom w:val="nil"/>
            </w:tcBorders>
          </w:tcPr>
          <w:p w14:paraId="1034AF28" w14:textId="77777777" w:rsidR="009003D9" w:rsidRPr="00B66CB4" w:rsidRDefault="009003D9" w:rsidP="00371028">
            <w:pPr>
              <w:spacing w:line="480" w:lineRule="auto"/>
              <w:jc w:val="left"/>
              <w:rPr>
                <w:rFonts w:cs="Times New Roman"/>
                <w:sz w:val="24"/>
                <w:szCs w:val="24"/>
              </w:rPr>
            </w:pPr>
          </w:p>
        </w:tc>
        <w:tc>
          <w:tcPr>
            <w:tcW w:w="2074" w:type="dxa"/>
            <w:tcBorders>
              <w:top w:val="nil"/>
              <w:bottom w:val="nil"/>
            </w:tcBorders>
          </w:tcPr>
          <w:p w14:paraId="50305677" w14:textId="77777777" w:rsidR="009003D9" w:rsidRPr="00B66CB4" w:rsidRDefault="009003D9" w:rsidP="00371028">
            <w:pPr>
              <w:spacing w:line="480" w:lineRule="auto"/>
              <w:jc w:val="left"/>
              <w:rPr>
                <w:rFonts w:cs="Times New Roman"/>
                <w:sz w:val="24"/>
                <w:szCs w:val="24"/>
              </w:rPr>
            </w:pPr>
          </w:p>
        </w:tc>
        <w:tc>
          <w:tcPr>
            <w:tcW w:w="2074" w:type="dxa"/>
            <w:tcBorders>
              <w:top w:val="nil"/>
              <w:bottom w:val="nil"/>
            </w:tcBorders>
          </w:tcPr>
          <w:p w14:paraId="6971F143" w14:textId="6039CEFE" w:rsidR="009003D9" w:rsidRPr="00B66CB4" w:rsidRDefault="008D57DE" w:rsidP="00371028">
            <w:pPr>
              <w:spacing w:line="480" w:lineRule="auto"/>
              <w:jc w:val="left"/>
              <w:rPr>
                <w:rFonts w:cs="Times New Roman"/>
                <w:sz w:val="24"/>
                <w:szCs w:val="24"/>
              </w:rPr>
            </w:pPr>
            <w:r>
              <w:rPr>
                <w:rFonts w:cs="Times New Roman"/>
                <w:sz w:val="24"/>
                <w:szCs w:val="24"/>
              </w:rPr>
              <w:t>Neutral</w:t>
            </w:r>
          </w:p>
        </w:tc>
        <w:tc>
          <w:tcPr>
            <w:tcW w:w="2074" w:type="dxa"/>
            <w:tcBorders>
              <w:top w:val="nil"/>
              <w:bottom w:val="nil"/>
            </w:tcBorders>
          </w:tcPr>
          <w:p w14:paraId="534195F8" w14:textId="2A988805" w:rsidR="009003D9" w:rsidRPr="00B66CB4" w:rsidRDefault="009003D9" w:rsidP="00371028">
            <w:pPr>
              <w:spacing w:line="480" w:lineRule="auto"/>
              <w:jc w:val="left"/>
              <w:rPr>
                <w:rFonts w:cs="Times New Roman"/>
                <w:sz w:val="24"/>
                <w:szCs w:val="24"/>
              </w:rPr>
            </w:pPr>
            <w:r>
              <w:rPr>
                <w:rFonts w:cs="Times New Roman"/>
                <w:sz w:val="24"/>
                <w:szCs w:val="24"/>
              </w:rPr>
              <w:t>0.8</w:t>
            </w:r>
            <w:r w:rsidR="000666DB">
              <w:rPr>
                <w:rFonts w:cs="Times New Roman"/>
                <w:sz w:val="24"/>
                <w:szCs w:val="24"/>
              </w:rPr>
              <w:t>4(0.10</w:t>
            </w:r>
            <w:r>
              <w:rPr>
                <w:rFonts w:cs="Times New Roman"/>
                <w:sz w:val="24"/>
                <w:szCs w:val="24"/>
              </w:rPr>
              <w:t>)</w:t>
            </w:r>
          </w:p>
        </w:tc>
      </w:tr>
      <w:tr w:rsidR="009003D9" w:rsidRPr="00B66CB4" w14:paraId="7EDF0193" w14:textId="77777777" w:rsidTr="00371028">
        <w:tc>
          <w:tcPr>
            <w:tcW w:w="2074" w:type="dxa"/>
            <w:tcBorders>
              <w:top w:val="nil"/>
            </w:tcBorders>
          </w:tcPr>
          <w:p w14:paraId="5D24784E" w14:textId="77777777" w:rsidR="009003D9" w:rsidRPr="00B66CB4" w:rsidRDefault="009003D9" w:rsidP="00371028">
            <w:pPr>
              <w:spacing w:line="480" w:lineRule="auto"/>
              <w:jc w:val="left"/>
              <w:rPr>
                <w:rFonts w:cs="Times New Roman"/>
                <w:sz w:val="24"/>
                <w:szCs w:val="24"/>
              </w:rPr>
            </w:pPr>
          </w:p>
        </w:tc>
        <w:tc>
          <w:tcPr>
            <w:tcW w:w="2074" w:type="dxa"/>
            <w:tcBorders>
              <w:top w:val="nil"/>
            </w:tcBorders>
          </w:tcPr>
          <w:p w14:paraId="5B28350E" w14:textId="77777777" w:rsidR="009003D9" w:rsidRDefault="009003D9" w:rsidP="00371028">
            <w:pPr>
              <w:spacing w:line="480" w:lineRule="auto"/>
              <w:jc w:val="left"/>
              <w:rPr>
                <w:rFonts w:cs="Times New Roman"/>
                <w:sz w:val="24"/>
                <w:szCs w:val="24"/>
              </w:rPr>
            </w:pPr>
          </w:p>
        </w:tc>
        <w:tc>
          <w:tcPr>
            <w:tcW w:w="2074" w:type="dxa"/>
            <w:tcBorders>
              <w:top w:val="nil"/>
            </w:tcBorders>
          </w:tcPr>
          <w:p w14:paraId="3088496E" w14:textId="77777777" w:rsidR="009003D9" w:rsidRPr="00B66CB4" w:rsidRDefault="009003D9" w:rsidP="00371028">
            <w:pPr>
              <w:spacing w:line="480" w:lineRule="auto"/>
              <w:jc w:val="left"/>
              <w:rPr>
                <w:rFonts w:cs="Times New Roman"/>
                <w:sz w:val="24"/>
                <w:szCs w:val="24"/>
              </w:rPr>
            </w:pPr>
            <w:r>
              <w:rPr>
                <w:rFonts w:cs="Times New Roman"/>
                <w:sz w:val="24"/>
                <w:szCs w:val="24"/>
              </w:rPr>
              <w:t>Good</w:t>
            </w:r>
          </w:p>
        </w:tc>
        <w:tc>
          <w:tcPr>
            <w:tcW w:w="2074" w:type="dxa"/>
            <w:tcBorders>
              <w:top w:val="nil"/>
            </w:tcBorders>
          </w:tcPr>
          <w:p w14:paraId="7775D7A6" w14:textId="690EB917" w:rsidR="009003D9" w:rsidRPr="00B66CB4" w:rsidRDefault="009003D9">
            <w:pPr>
              <w:spacing w:line="480" w:lineRule="auto"/>
              <w:jc w:val="left"/>
              <w:rPr>
                <w:rFonts w:cs="Times New Roman"/>
                <w:sz w:val="24"/>
                <w:szCs w:val="24"/>
              </w:rPr>
            </w:pPr>
            <w:r>
              <w:rPr>
                <w:rFonts w:cs="Times New Roman"/>
                <w:sz w:val="24"/>
                <w:szCs w:val="24"/>
              </w:rPr>
              <w:t>0.</w:t>
            </w:r>
            <w:r w:rsidR="004C07F9">
              <w:rPr>
                <w:rFonts w:cs="Times New Roman"/>
                <w:sz w:val="24"/>
                <w:szCs w:val="24"/>
              </w:rPr>
              <w:t>90</w:t>
            </w:r>
            <w:r>
              <w:rPr>
                <w:rFonts w:cs="Times New Roman"/>
                <w:sz w:val="24"/>
                <w:szCs w:val="24"/>
              </w:rPr>
              <w:t>(0.10)</w:t>
            </w:r>
          </w:p>
        </w:tc>
      </w:tr>
      <w:tr w:rsidR="009003D9" w:rsidRPr="00B66CB4" w14:paraId="7281C00E" w14:textId="77777777" w:rsidTr="00371028">
        <w:tc>
          <w:tcPr>
            <w:tcW w:w="2074" w:type="dxa"/>
            <w:tcBorders>
              <w:top w:val="nil"/>
            </w:tcBorders>
          </w:tcPr>
          <w:p w14:paraId="4C4C516C" w14:textId="77777777" w:rsidR="009003D9" w:rsidRPr="00B66CB4" w:rsidRDefault="009003D9" w:rsidP="00371028">
            <w:pPr>
              <w:spacing w:line="480" w:lineRule="auto"/>
              <w:jc w:val="left"/>
              <w:rPr>
                <w:rFonts w:cs="Times New Roman"/>
                <w:sz w:val="24"/>
                <w:szCs w:val="24"/>
              </w:rPr>
            </w:pPr>
          </w:p>
        </w:tc>
        <w:tc>
          <w:tcPr>
            <w:tcW w:w="2074" w:type="dxa"/>
            <w:tcBorders>
              <w:top w:val="nil"/>
            </w:tcBorders>
          </w:tcPr>
          <w:p w14:paraId="26DC812A" w14:textId="77777777" w:rsidR="009003D9" w:rsidRDefault="009003D9" w:rsidP="00371028">
            <w:pPr>
              <w:spacing w:line="480" w:lineRule="auto"/>
              <w:jc w:val="left"/>
              <w:rPr>
                <w:rFonts w:cs="Times New Roman"/>
                <w:sz w:val="24"/>
                <w:szCs w:val="24"/>
              </w:rPr>
            </w:pPr>
            <w:r>
              <w:rPr>
                <w:rFonts w:cs="Times New Roman"/>
                <w:sz w:val="24"/>
                <w:szCs w:val="24"/>
              </w:rPr>
              <w:t>Other</w:t>
            </w:r>
          </w:p>
        </w:tc>
        <w:tc>
          <w:tcPr>
            <w:tcW w:w="2074" w:type="dxa"/>
            <w:tcBorders>
              <w:top w:val="nil"/>
            </w:tcBorders>
          </w:tcPr>
          <w:p w14:paraId="7453F56E" w14:textId="77777777" w:rsidR="009003D9" w:rsidRDefault="009003D9" w:rsidP="00371028">
            <w:pPr>
              <w:spacing w:line="480" w:lineRule="auto"/>
              <w:jc w:val="left"/>
              <w:rPr>
                <w:rFonts w:cs="Times New Roman"/>
                <w:sz w:val="24"/>
                <w:szCs w:val="24"/>
              </w:rPr>
            </w:pPr>
            <w:r>
              <w:rPr>
                <w:rFonts w:cs="Times New Roman"/>
                <w:sz w:val="24"/>
                <w:szCs w:val="24"/>
              </w:rPr>
              <w:t>Bad</w:t>
            </w:r>
          </w:p>
        </w:tc>
        <w:tc>
          <w:tcPr>
            <w:tcW w:w="2074" w:type="dxa"/>
            <w:tcBorders>
              <w:top w:val="nil"/>
            </w:tcBorders>
          </w:tcPr>
          <w:p w14:paraId="53FB809C" w14:textId="74617B20" w:rsidR="009003D9" w:rsidRDefault="009003D9" w:rsidP="00371028">
            <w:pPr>
              <w:spacing w:line="480" w:lineRule="auto"/>
              <w:jc w:val="left"/>
              <w:rPr>
                <w:rFonts w:cs="Times New Roman"/>
                <w:sz w:val="24"/>
                <w:szCs w:val="24"/>
              </w:rPr>
            </w:pPr>
            <w:r>
              <w:rPr>
                <w:rFonts w:cs="Times New Roman"/>
                <w:sz w:val="24"/>
                <w:szCs w:val="24"/>
              </w:rPr>
              <w:t>0.84(0.12)</w:t>
            </w:r>
          </w:p>
        </w:tc>
      </w:tr>
      <w:tr w:rsidR="009003D9" w:rsidRPr="00B66CB4" w14:paraId="084D9541" w14:textId="77777777" w:rsidTr="00371028">
        <w:tc>
          <w:tcPr>
            <w:tcW w:w="2074" w:type="dxa"/>
            <w:tcBorders>
              <w:top w:val="nil"/>
            </w:tcBorders>
          </w:tcPr>
          <w:p w14:paraId="76B1BBB0" w14:textId="77777777" w:rsidR="009003D9" w:rsidRPr="00B66CB4" w:rsidRDefault="009003D9" w:rsidP="00371028">
            <w:pPr>
              <w:spacing w:line="480" w:lineRule="auto"/>
              <w:jc w:val="left"/>
              <w:rPr>
                <w:rFonts w:cs="Times New Roman"/>
                <w:sz w:val="24"/>
                <w:szCs w:val="24"/>
              </w:rPr>
            </w:pPr>
          </w:p>
        </w:tc>
        <w:tc>
          <w:tcPr>
            <w:tcW w:w="2074" w:type="dxa"/>
            <w:tcBorders>
              <w:top w:val="nil"/>
            </w:tcBorders>
          </w:tcPr>
          <w:p w14:paraId="1B7A50A4" w14:textId="77777777" w:rsidR="009003D9" w:rsidRDefault="009003D9" w:rsidP="00371028">
            <w:pPr>
              <w:spacing w:line="480" w:lineRule="auto"/>
              <w:jc w:val="left"/>
              <w:rPr>
                <w:rFonts w:cs="Times New Roman"/>
                <w:sz w:val="24"/>
                <w:szCs w:val="24"/>
              </w:rPr>
            </w:pPr>
          </w:p>
        </w:tc>
        <w:tc>
          <w:tcPr>
            <w:tcW w:w="2074" w:type="dxa"/>
            <w:tcBorders>
              <w:top w:val="nil"/>
            </w:tcBorders>
          </w:tcPr>
          <w:p w14:paraId="3E74673D" w14:textId="24C6CFB3" w:rsidR="009003D9" w:rsidRDefault="008D57DE" w:rsidP="00371028">
            <w:pPr>
              <w:spacing w:line="480" w:lineRule="auto"/>
              <w:jc w:val="left"/>
              <w:rPr>
                <w:rFonts w:cs="Times New Roman"/>
                <w:sz w:val="24"/>
                <w:szCs w:val="24"/>
              </w:rPr>
            </w:pPr>
            <w:r>
              <w:rPr>
                <w:rFonts w:cs="Times New Roman"/>
                <w:sz w:val="24"/>
                <w:szCs w:val="24"/>
              </w:rPr>
              <w:t>Neutral</w:t>
            </w:r>
          </w:p>
        </w:tc>
        <w:tc>
          <w:tcPr>
            <w:tcW w:w="2074" w:type="dxa"/>
            <w:tcBorders>
              <w:top w:val="nil"/>
            </w:tcBorders>
          </w:tcPr>
          <w:p w14:paraId="12A969D4" w14:textId="52C0633B" w:rsidR="009003D9" w:rsidRDefault="009003D9" w:rsidP="00371028">
            <w:pPr>
              <w:spacing w:line="480" w:lineRule="auto"/>
              <w:jc w:val="left"/>
              <w:rPr>
                <w:rFonts w:cs="Times New Roman"/>
                <w:sz w:val="24"/>
                <w:szCs w:val="24"/>
              </w:rPr>
            </w:pPr>
            <w:r>
              <w:rPr>
                <w:rFonts w:cs="Times New Roman"/>
                <w:sz w:val="24"/>
                <w:szCs w:val="24"/>
              </w:rPr>
              <w:t>0.83(0.11)</w:t>
            </w:r>
          </w:p>
        </w:tc>
      </w:tr>
      <w:tr w:rsidR="009003D9" w:rsidRPr="00B66CB4" w14:paraId="7A928B04" w14:textId="77777777" w:rsidTr="00371028">
        <w:tc>
          <w:tcPr>
            <w:tcW w:w="2074" w:type="dxa"/>
          </w:tcPr>
          <w:p w14:paraId="23638AAC" w14:textId="77777777" w:rsidR="009003D9" w:rsidRPr="00B66CB4" w:rsidRDefault="009003D9" w:rsidP="00371028">
            <w:pPr>
              <w:spacing w:line="480" w:lineRule="auto"/>
              <w:jc w:val="left"/>
              <w:rPr>
                <w:rFonts w:cs="Times New Roman"/>
                <w:sz w:val="24"/>
                <w:szCs w:val="24"/>
              </w:rPr>
            </w:pPr>
          </w:p>
        </w:tc>
        <w:tc>
          <w:tcPr>
            <w:tcW w:w="2074" w:type="dxa"/>
          </w:tcPr>
          <w:p w14:paraId="3CCBBAD5" w14:textId="77777777" w:rsidR="009003D9" w:rsidRPr="00B66CB4" w:rsidRDefault="009003D9" w:rsidP="00371028">
            <w:pPr>
              <w:spacing w:line="480" w:lineRule="auto"/>
              <w:jc w:val="left"/>
              <w:rPr>
                <w:rFonts w:cs="Times New Roman"/>
                <w:sz w:val="24"/>
                <w:szCs w:val="24"/>
              </w:rPr>
            </w:pPr>
          </w:p>
        </w:tc>
        <w:tc>
          <w:tcPr>
            <w:tcW w:w="2074" w:type="dxa"/>
          </w:tcPr>
          <w:p w14:paraId="6ECB48C1" w14:textId="77777777" w:rsidR="009003D9" w:rsidRPr="00B66CB4" w:rsidRDefault="009003D9" w:rsidP="00371028">
            <w:pPr>
              <w:spacing w:line="480" w:lineRule="auto"/>
              <w:jc w:val="left"/>
              <w:rPr>
                <w:rFonts w:cs="Times New Roman"/>
                <w:sz w:val="24"/>
                <w:szCs w:val="24"/>
              </w:rPr>
            </w:pPr>
            <w:r w:rsidRPr="00B66CB4">
              <w:rPr>
                <w:rFonts w:cs="Times New Roman"/>
                <w:sz w:val="24"/>
                <w:szCs w:val="24"/>
              </w:rPr>
              <w:t>Good Person</w:t>
            </w:r>
          </w:p>
        </w:tc>
        <w:tc>
          <w:tcPr>
            <w:tcW w:w="2074" w:type="dxa"/>
          </w:tcPr>
          <w:p w14:paraId="07B309FB" w14:textId="1537B457" w:rsidR="009003D9" w:rsidRPr="00B66CB4" w:rsidRDefault="009003D9" w:rsidP="00371028">
            <w:pPr>
              <w:spacing w:line="480" w:lineRule="auto"/>
              <w:jc w:val="left"/>
              <w:rPr>
                <w:rFonts w:cs="Times New Roman"/>
                <w:sz w:val="24"/>
                <w:szCs w:val="24"/>
              </w:rPr>
            </w:pPr>
            <w:r>
              <w:rPr>
                <w:rFonts w:cs="Times New Roman"/>
                <w:sz w:val="24"/>
                <w:szCs w:val="24"/>
              </w:rPr>
              <w:t>0.87(0.10)</w:t>
            </w:r>
          </w:p>
        </w:tc>
      </w:tr>
      <w:tr w:rsidR="009003D9" w:rsidRPr="00B66CB4" w14:paraId="761D81BE" w14:textId="77777777" w:rsidTr="00371028">
        <w:tc>
          <w:tcPr>
            <w:tcW w:w="2074" w:type="dxa"/>
          </w:tcPr>
          <w:p w14:paraId="62EC186E" w14:textId="77777777" w:rsidR="009003D9" w:rsidRPr="00B66CB4" w:rsidRDefault="009003D9" w:rsidP="00371028">
            <w:pPr>
              <w:spacing w:line="480" w:lineRule="auto"/>
              <w:jc w:val="left"/>
              <w:rPr>
                <w:rFonts w:cs="Times New Roman"/>
                <w:sz w:val="24"/>
                <w:szCs w:val="24"/>
              </w:rPr>
            </w:pPr>
            <w:r>
              <w:rPr>
                <w:rFonts w:cs="Times New Roman"/>
                <w:sz w:val="24"/>
                <w:szCs w:val="24"/>
              </w:rPr>
              <w:t>Mis-match</w:t>
            </w:r>
          </w:p>
        </w:tc>
        <w:tc>
          <w:tcPr>
            <w:tcW w:w="2074" w:type="dxa"/>
          </w:tcPr>
          <w:p w14:paraId="16721718" w14:textId="77777777" w:rsidR="009003D9" w:rsidRPr="00B66CB4" w:rsidRDefault="009003D9" w:rsidP="00371028">
            <w:pPr>
              <w:spacing w:line="480" w:lineRule="auto"/>
              <w:jc w:val="left"/>
              <w:rPr>
                <w:rFonts w:cs="Times New Roman"/>
                <w:sz w:val="24"/>
                <w:szCs w:val="24"/>
              </w:rPr>
            </w:pPr>
            <w:r>
              <w:rPr>
                <w:rFonts w:cs="Times New Roman"/>
                <w:sz w:val="24"/>
                <w:szCs w:val="24"/>
              </w:rPr>
              <w:t>Self</w:t>
            </w:r>
          </w:p>
        </w:tc>
        <w:tc>
          <w:tcPr>
            <w:tcW w:w="2074" w:type="dxa"/>
          </w:tcPr>
          <w:p w14:paraId="31ECB31C" w14:textId="77777777" w:rsidR="009003D9" w:rsidRPr="00B66CB4" w:rsidRDefault="009003D9" w:rsidP="00371028">
            <w:pPr>
              <w:spacing w:line="480" w:lineRule="auto"/>
              <w:jc w:val="left"/>
              <w:rPr>
                <w:rFonts w:cs="Times New Roman"/>
                <w:sz w:val="24"/>
                <w:szCs w:val="24"/>
              </w:rPr>
            </w:pPr>
            <w:r>
              <w:rPr>
                <w:rFonts w:cs="Times New Roman"/>
                <w:sz w:val="24"/>
                <w:szCs w:val="24"/>
              </w:rPr>
              <w:t xml:space="preserve">Bad </w:t>
            </w:r>
          </w:p>
        </w:tc>
        <w:tc>
          <w:tcPr>
            <w:tcW w:w="2074" w:type="dxa"/>
          </w:tcPr>
          <w:p w14:paraId="60A00645" w14:textId="49059A92" w:rsidR="009003D9" w:rsidRPr="00B66CB4" w:rsidRDefault="009003D9" w:rsidP="00371028">
            <w:pPr>
              <w:spacing w:line="480" w:lineRule="auto"/>
              <w:jc w:val="left"/>
              <w:rPr>
                <w:rFonts w:cs="Times New Roman"/>
                <w:sz w:val="24"/>
                <w:szCs w:val="24"/>
              </w:rPr>
            </w:pPr>
            <w:r>
              <w:rPr>
                <w:rFonts w:cs="Times New Roman"/>
                <w:sz w:val="24"/>
                <w:szCs w:val="24"/>
              </w:rPr>
              <w:t>0.84(0.13)</w:t>
            </w:r>
          </w:p>
        </w:tc>
      </w:tr>
      <w:tr w:rsidR="009003D9" w:rsidRPr="00B66CB4" w14:paraId="36FB097C" w14:textId="77777777" w:rsidTr="00371028">
        <w:tc>
          <w:tcPr>
            <w:tcW w:w="2074" w:type="dxa"/>
          </w:tcPr>
          <w:p w14:paraId="65075FD1" w14:textId="77777777" w:rsidR="009003D9" w:rsidRPr="00B66CB4" w:rsidRDefault="009003D9" w:rsidP="00371028">
            <w:pPr>
              <w:spacing w:line="480" w:lineRule="auto"/>
              <w:jc w:val="left"/>
              <w:rPr>
                <w:rFonts w:cs="Times New Roman"/>
                <w:sz w:val="24"/>
                <w:szCs w:val="24"/>
              </w:rPr>
            </w:pPr>
          </w:p>
        </w:tc>
        <w:tc>
          <w:tcPr>
            <w:tcW w:w="2074" w:type="dxa"/>
          </w:tcPr>
          <w:p w14:paraId="66F3B043" w14:textId="77777777" w:rsidR="009003D9" w:rsidRDefault="009003D9" w:rsidP="00371028">
            <w:pPr>
              <w:spacing w:line="480" w:lineRule="auto"/>
              <w:jc w:val="left"/>
              <w:rPr>
                <w:rFonts w:cs="Times New Roman"/>
                <w:sz w:val="24"/>
                <w:szCs w:val="24"/>
              </w:rPr>
            </w:pPr>
          </w:p>
        </w:tc>
        <w:tc>
          <w:tcPr>
            <w:tcW w:w="2074" w:type="dxa"/>
          </w:tcPr>
          <w:p w14:paraId="2DBDE44A" w14:textId="7A1ACF4E" w:rsidR="009003D9" w:rsidRPr="00B66CB4" w:rsidRDefault="008D57DE" w:rsidP="00371028">
            <w:pPr>
              <w:spacing w:line="480" w:lineRule="auto"/>
              <w:jc w:val="left"/>
              <w:rPr>
                <w:rFonts w:cs="Times New Roman"/>
                <w:sz w:val="24"/>
                <w:szCs w:val="24"/>
              </w:rPr>
            </w:pPr>
            <w:r>
              <w:rPr>
                <w:rFonts w:cs="Times New Roman"/>
                <w:sz w:val="24"/>
                <w:szCs w:val="24"/>
              </w:rPr>
              <w:t>Neutral</w:t>
            </w:r>
          </w:p>
        </w:tc>
        <w:tc>
          <w:tcPr>
            <w:tcW w:w="2074" w:type="dxa"/>
          </w:tcPr>
          <w:p w14:paraId="68EBBE93" w14:textId="460ABD63" w:rsidR="009003D9" w:rsidRPr="00B66CB4" w:rsidRDefault="009003D9" w:rsidP="00371028">
            <w:pPr>
              <w:spacing w:line="480" w:lineRule="auto"/>
              <w:jc w:val="left"/>
              <w:rPr>
                <w:rFonts w:cs="Times New Roman"/>
                <w:sz w:val="24"/>
                <w:szCs w:val="24"/>
              </w:rPr>
            </w:pPr>
            <w:r>
              <w:rPr>
                <w:rFonts w:cs="Times New Roman"/>
                <w:sz w:val="24"/>
                <w:szCs w:val="24"/>
              </w:rPr>
              <w:t>0.86(0.11)</w:t>
            </w:r>
          </w:p>
        </w:tc>
      </w:tr>
      <w:tr w:rsidR="009003D9" w:rsidRPr="00B66CB4" w14:paraId="2E2701A6" w14:textId="77777777" w:rsidTr="00371028">
        <w:tc>
          <w:tcPr>
            <w:tcW w:w="2074" w:type="dxa"/>
          </w:tcPr>
          <w:p w14:paraId="57A7AC18" w14:textId="77777777" w:rsidR="009003D9" w:rsidRPr="00B66CB4" w:rsidRDefault="009003D9" w:rsidP="00371028">
            <w:pPr>
              <w:spacing w:line="480" w:lineRule="auto"/>
              <w:jc w:val="left"/>
              <w:rPr>
                <w:rFonts w:cs="Times New Roman"/>
                <w:sz w:val="24"/>
                <w:szCs w:val="24"/>
              </w:rPr>
            </w:pPr>
          </w:p>
        </w:tc>
        <w:tc>
          <w:tcPr>
            <w:tcW w:w="2074" w:type="dxa"/>
          </w:tcPr>
          <w:p w14:paraId="5681EA96" w14:textId="77777777" w:rsidR="009003D9" w:rsidRPr="00B66CB4" w:rsidRDefault="009003D9" w:rsidP="00371028">
            <w:pPr>
              <w:spacing w:line="480" w:lineRule="auto"/>
              <w:jc w:val="left"/>
              <w:rPr>
                <w:rFonts w:cs="Times New Roman"/>
                <w:sz w:val="24"/>
                <w:szCs w:val="24"/>
              </w:rPr>
            </w:pPr>
          </w:p>
        </w:tc>
        <w:tc>
          <w:tcPr>
            <w:tcW w:w="2074" w:type="dxa"/>
          </w:tcPr>
          <w:p w14:paraId="51115C7A" w14:textId="77777777" w:rsidR="009003D9" w:rsidRDefault="009003D9" w:rsidP="00371028">
            <w:pPr>
              <w:spacing w:line="480" w:lineRule="auto"/>
              <w:jc w:val="left"/>
              <w:rPr>
                <w:rFonts w:cs="Times New Roman"/>
                <w:sz w:val="24"/>
                <w:szCs w:val="24"/>
              </w:rPr>
            </w:pPr>
            <w:r>
              <w:rPr>
                <w:rFonts w:cs="Times New Roman"/>
                <w:sz w:val="24"/>
                <w:szCs w:val="24"/>
              </w:rPr>
              <w:t>Good</w:t>
            </w:r>
          </w:p>
        </w:tc>
        <w:tc>
          <w:tcPr>
            <w:tcW w:w="2074" w:type="dxa"/>
          </w:tcPr>
          <w:p w14:paraId="221581F3" w14:textId="15DB523E" w:rsidR="009003D9" w:rsidRDefault="009003D9" w:rsidP="00371028">
            <w:pPr>
              <w:spacing w:line="480" w:lineRule="auto"/>
              <w:jc w:val="left"/>
              <w:rPr>
                <w:rFonts w:cs="Times New Roman"/>
                <w:sz w:val="24"/>
                <w:szCs w:val="24"/>
              </w:rPr>
            </w:pPr>
            <w:r>
              <w:rPr>
                <w:rFonts w:cs="Times New Roman"/>
                <w:sz w:val="24"/>
                <w:szCs w:val="24"/>
              </w:rPr>
              <w:t>0.83(0.12)</w:t>
            </w:r>
          </w:p>
        </w:tc>
      </w:tr>
      <w:tr w:rsidR="009003D9" w:rsidRPr="00B66CB4" w14:paraId="2C85E113" w14:textId="77777777" w:rsidTr="00371028">
        <w:tc>
          <w:tcPr>
            <w:tcW w:w="2074" w:type="dxa"/>
          </w:tcPr>
          <w:p w14:paraId="297703E4" w14:textId="77777777" w:rsidR="009003D9" w:rsidRPr="00B66CB4" w:rsidRDefault="009003D9" w:rsidP="00371028">
            <w:pPr>
              <w:spacing w:line="480" w:lineRule="auto"/>
              <w:jc w:val="left"/>
              <w:rPr>
                <w:rFonts w:cs="Times New Roman"/>
                <w:sz w:val="24"/>
                <w:szCs w:val="24"/>
              </w:rPr>
            </w:pPr>
          </w:p>
        </w:tc>
        <w:tc>
          <w:tcPr>
            <w:tcW w:w="2074" w:type="dxa"/>
          </w:tcPr>
          <w:p w14:paraId="55DCF959" w14:textId="77777777" w:rsidR="009003D9" w:rsidRPr="00B66CB4" w:rsidRDefault="009003D9" w:rsidP="00371028">
            <w:pPr>
              <w:spacing w:line="480" w:lineRule="auto"/>
              <w:jc w:val="left"/>
              <w:rPr>
                <w:rFonts w:cs="Times New Roman"/>
                <w:sz w:val="24"/>
                <w:szCs w:val="24"/>
              </w:rPr>
            </w:pPr>
            <w:r>
              <w:rPr>
                <w:rFonts w:cs="Times New Roman"/>
                <w:sz w:val="24"/>
                <w:szCs w:val="24"/>
              </w:rPr>
              <w:t>Other</w:t>
            </w:r>
          </w:p>
        </w:tc>
        <w:tc>
          <w:tcPr>
            <w:tcW w:w="2074" w:type="dxa"/>
          </w:tcPr>
          <w:p w14:paraId="1956BC07" w14:textId="77777777" w:rsidR="009003D9" w:rsidRDefault="009003D9" w:rsidP="00371028">
            <w:pPr>
              <w:spacing w:line="480" w:lineRule="auto"/>
              <w:jc w:val="left"/>
              <w:rPr>
                <w:rFonts w:cs="Times New Roman"/>
                <w:sz w:val="24"/>
                <w:szCs w:val="24"/>
              </w:rPr>
            </w:pPr>
            <w:r>
              <w:rPr>
                <w:rFonts w:cs="Times New Roman"/>
                <w:sz w:val="24"/>
                <w:szCs w:val="24"/>
              </w:rPr>
              <w:t xml:space="preserve">Bad </w:t>
            </w:r>
          </w:p>
        </w:tc>
        <w:tc>
          <w:tcPr>
            <w:tcW w:w="2074" w:type="dxa"/>
          </w:tcPr>
          <w:p w14:paraId="2F781337" w14:textId="758FB262" w:rsidR="009003D9" w:rsidRDefault="009003D9" w:rsidP="00371028">
            <w:pPr>
              <w:spacing w:line="480" w:lineRule="auto"/>
              <w:jc w:val="left"/>
              <w:rPr>
                <w:rFonts w:cs="Times New Roman"/>
                <w:sz w:val="24"/>
                <w:szCs w:val="24"/>
              </w:rPr>
            </w:pPr>
            <w:r>
              <w:rPr>
                <w:rFonts w:cs="Times New Roman"/>
                <w:sz w:val="24"/>
                <w:szCs w:val="24"/>
              </w:rPr>
              <w:t>0.86(0.11)</w:t>
            </w:r>
          </w:p>
        </w:tc>
      </w:tr>
      <w:tr w:rsidR="009003D9" w:rsidRPr="00B66CB4" w14:paraId="3AB4336F" w14:textId="77777777" w:rsidTr="00371028">
        <w:tc>
          <w:tcPr>
            <w:tcW w:w="2074" w:type="dxa"/>
          </w:tcPr>
          <w:p w14:paraId="2718634E" w14:textId="77777777" w:rsidR="009003D9" w:rsidRPr="00B66CB4" w:rsidRDefault="009003D9" w:rsidP="00371028">
            <w:pPr>
              <w:spacing w:line="480" w:lineRule="auto"/>
              <w:jc w:val="left"/>
              <w:rPr>
                <w:rFonts w:cs="Times New Roman"/>
                <w:sz w:val="24"/>
                <w:szCs w:val="24"/>
              </w:rPr>
            </w:pPr>
          </w:p>
        </w:tc>
        <w:tc>
          <w:tcPr>
            <w:tcW w:w="2074" w:type="dxa"/>
          </w:tcPr>
          <w:p w14:paraId="6DA67329" w14:textId="77777777" w:rsidR="009003D9" w:rsidRPr="00B66CB4" w:rsidRDefault="009003D9" w:rsidP="00371028">
            <w:pPr>
              <w:spacing w:line="480" w:lineRule="auto"/>
              <w:jc w:val="left"/>
              <w:rPr>
                <w:rFonts w:cs="Times New Roman"/>
                <w:sz w:val="24"/>
                <w:szCs w:val="24"/>
              </w:rPr>
            </w:pPr>
          </w:p>
        </w:tc>
        <w:tc>
          <w:tcPr>
            <w:tcW w:w="2074" w:type="dxa"/>
          </w:tcPr>
          <w:p w14:paraId="259CE535" w14:textId="718FD5E6" w:rsidR="009003D9" w:rsidRDefault="008D57DE" w:rsidP="00371028">
            <w:pPr>
              <w:spacing w:line="480" w:lineRule="auto"/>
              <w:jc w:val="left"/>
              <w:rPr>
                <w:rFonts w:cs="Times New Roman"/>
                <w:sz w:val="24"/>
                <w:szCs w:val="24"/>
              </w:rPr>
            </w:pPr>
            <w:r>
              <w:rPr>
                <w:rFonts w:cs="Times New Roman"/>
                <w:sz w:val="24"/>
                <w:szCs w:val="24"/>
              </w:rPr>
              <w:t>Neutral</w:t>
            </w:r>
          </w:p>
        </w:tc>
        <w:tc>
          <w:tcPr>
            <w:tcW w:w="2074" w:type="dxa"/>
          </w:tcPr>
          <w:p w14:paraId="0F11D8BB" w14:textId="7B1C1B68" w:rsidR="009003D9" w:rsidRDefault="009003D9" w:rsidP="00371028">
            <w:pPr>
              <w:spacing w:line="480" w:lineRule="auto"/>
              <w:jc w:val="left"/>
              <w:rPr>
                <w:rFonts w:cs="Times New Roman"/>
                <w:sz w:val="24"/>
                <w:szCs w:val="24"/>
              </w:rPr>
            </w:pPr>
            <w:r>
              <w:rPr>
                <w:rFonts w:cs="Times New Roman"/>
                <w:sz w:val="24"/>
                <w:szCs w:val="24"/>
              </w:rPr>
              <w:t>0.86(0.10)</w:t>
            </w:r>
          </w:p>
        </w:tc>
      </w:tr>
      <w:tr w:rsidR="009003D9" w:rsidRPr="00B66CB4" w14:paraId="6B9DE926" w14:textId="77777777" w:rsidTr="00371028">
        <w:tc>
          <w:tcPr>
            <w:tcW w:w="2074" w:type="dxa"/>
          </w:tcPr>
          <w:p w14:paraId="2E25F753" w14:textId="77777777" w:rsidR="009003D9" w:rsidRPr="00B66CB4" w:rsidRDefault="009003D9" w:rsidP="00371028">
            <w:pPr>
              <w:spacing w:line="480" w:lineRule="auto"/>
              <w:jc w:val="left"/>
              <w:rPr>
                <w:rFonts w:cs="Times New Roman"/>
                <w:sz w:val="24"/>
                <w:szCs w:val="24"/>
              </w:rPr>
            </w:pPr>
          </w:p>
        </w:tc>
        <w:tc>
          <w:tcPr>
            <w:tcW w:w="2074" w:type="dxa"/>
          </w:tcPr>
          <w:p w14:paraId="018E085E" w14:textId="77777777" w:rsidR="009003D9" w:rsidRPr="00B66CB4" w:rsidRDefault="009003D9" w:rsidP="00371028">
            <w:pPr>
              <w:spacing w:line="480" w:lineRule="auto"/>
              <w:jc w:val="left"/>
              <w:rPr>
                <w:rFonts w:cs="Times New Roman"/>
                <w:sz w:val="24"/>
                <w:szCs w:val="24"/>
              </w:rPr>
            </w:pPr>
          </w:p>
        </w:tc>
        <w:tc>
          <w:tcPr>
            <w:tcW w:w="2074" w:type="dxa"/>
          </w:tcPr>
          <w:p w14:paraId="40E3B020" w14:textId="77777777" w:rsidR="009003D9" w:rsidRPr="00B66CB4" w:rsidRDefault="009003D9" w:rsidP="00371028">
            <w:pPr>
              <w:spacing w:line="480" w:lineRule="auto"/>
              <w:jc w:val="left"/>
              <w:rPr>
                <w:rFonts w:cs="Times New Roman"/>
                <w:sz w:val="24"/>
                <w:szCs w:val="24"/>
              </w:rPr>
            </w:pPr>
            <w:r>
              <w:rPr>
                <w:rFonts w:cs="Times New Roman"/>
                <w:sz w:val="24"/>
                <w:szCs w:val="24"/>
              </w:rPr>
              <w:t>Good</w:t>
            </w:r>
          </w:p>
        </w:tc>
        <w:tc>
          <w:tcPr>
            <w:tcW w:w="2074" w:type="dxa"/>
          </w:tcPr>
          <w:p w14:paraId="79E89B62" w14:textId="3121736F" w:rsidR="009003D9" w:rsidRPr="00B66CB4" w:rsidRDefault="009003D9">
            <w:pPr>
              <w:spacing w:line="480" w:lineRule="auto"/>
              <w:jc w:val="left"/>
              <w:rPr>
                <w:rFonts w:cs="Times New Roman"/>
                <w:sz w:val="24"/>
                <w:szCs w:val="24"/>
              </w:rPr>
            </w:pPr>
            <w:r>
              <w:rPr>
                <w:rFonts w:cs="Times New Roman"/>
                <w:sz w:val="24"/>
                <w:szCs w:val="24"/>
              </w:rPr>
              <w:t>0.85(0.10)</w:t>
            </w:r>
          </w:p>
        </w:tc>
      </w:tr>
    </w:tbl>
    <w:p w14:paraId="24063C09" w14:textId="77777777" w:rsidR="009003D9" w:rsidRDefault="009003D9" w:rsidP="009003D9">
      <w:pPr>
        <w:widowControl/>
        <w:jc w:val="left"/>
        <w:rPr>
          <w:rFonts w:cs="Times New Roman"/>
          <w:b/>
          <w:sz w:val="24"/>
          <w:szCs w:val="24"/>
        </w:rPr>
      </w:pPr>
      <w:r>
        <w:rPr>
          <w:rFonts w:cs="Times New Roman"/>
          <w:b/>
          <w:sz w:val="24"/>
          <w:szCs w:val="24"/>
        </w:rPr>
        <w:br w:type="page"/>
      </w:r>
    </w:p>
    <w:p w14:paraId="0B265872" w14:textId="77777777" w:rsidR="00EF4C5A" w:rsidRDefault="00EF4C5A" w:rsidP="00D151CB">
      <w:pPr>
        <w:widowControl/>
        <w:jc w:val="left"/>
        <w:rPr>
          <w:rFonts w:cs="Times New Roman"/>
          <w:b/>
          <w:sz w:val="24"/>
          <w:szCs w:val="24"/>
        </w:rPr>
      </w:pPr>
    </w:p>
    <w:p w14:paraId="591BBDD1" w14:textId="77777777" w:rsidR="00D151CB" w:rsidRPr="00B66CB4" w:rsidRDefault="00D151CB" w:rsidP="00D151CB">
      <w:pPr>
        <w:spacing w:line="480" w:lineRule="auto"/>
        <w:jc w:val="left"/>
        <w:rPr>
          <w:rFonts w:cs="Times New Roman"/>
          <w:b/>
          <w:sz w:val="24"/>
          <w:szCs w:val="24"/>
        </w:rPr>
      </w:pPr>
      <w:r w:rsidRPr="00B66CB4">
        <w:rPr>
          <w:rFonts w:cs="Times New Roman"/>
          <w:b/>
          <w:sz w:val="24"/>
          <w:szCs w:val="24"/>
        </w:rPr>
        <w:t>Figure Legends</w:t>
      </w:r>
    </w:p>
    <w:p w14:paraId="48BAFF83" w14:textId="14E5843D" w:rsidR="00B27245" w:rsidRDefault="00B27245" w:rsidP="00B27245">
      <w:pPr>
        <w:spacing w:line="480" w:lineRule="auto"/>
        <w:jc w:val="left"/>
        <w:rPr>
          <w:rFonts w:cs="Times New Roman"/>
          <w:sz w:val="24"/>
          <w:szCs w:val="24"/>
        </w:rPr>
      </w:pPr>
      <w:r w:rsidRPr="00B66CB4">
        <w:rPr>
          <w:rFonts w:cs="Times New Roman"/>
          <w:b/>
          <w:sz w:val="24"/>
          <w:szCs w:val="24"/>
        </w:rPr>
        <w:t xml:space="preserve">Figure </w:t>
      </w:r>
      <w:r>
        <w:rPr>
          <w:rFonts w:cs="Times New Roman"/>
          <w:b/>
          <w:sz w:val="24"/>
          <w:szCs w:val="24"/>
        </w:rPr>
        <w:t>1</w:t>
      </w:r>
      <w:r w:rsidRPr="00B66CB4">
        <w:rPr>
          <w:rFonts w:cs="Times New Roman"/>
          <w:b/>
          <w:sz w:val="24"/>
          <w:szCs w:val="24"/>
        </w:rPr>
        <w:t>.</w:t>
      </w:r>
      <w:r>
        <w:rPr>
          <w:rFonts w:cs="Times New Roman"/>
          <w:sz w:val="24"/>
          <w:szCs w:val="24"/>
        </w:rPr>
        <w:t xml:space="preserve"> (A</w:t>
      </w:r>
      <w:r w:rsidRPr="00D0217D">
        <w:rPr>
          <w:rFonts w:cs="Times New Roman"/>
          <w:sz w:val="24"/>
          <w:szCs w:val="24"/>
        </w:rPr>
        <w:t>) d prime</w:t>
      </w:r>
      <w:r>
        <w:rPr>
          <w:rFonts w:cs="Times New Roman"/>
          <w:sz w:val="24"/>
          <w:szCs w:val="24"/>
        </w:rPr>
        <w:t xml:space="preserve"> in pilot study as a function of moral association (good, </w:t>
      </w:r>
      <w:del w:id="889" w:author="Hu, C-P" w:date="2019-03-26T08:46:00Z">
        <w:r w:rsidDel="00E01150">
          <w:rPr>
            <w:rFonts w:cs="Times New Roman"/>
            <w:sz w:val="24"/>
            <w:szCs w:val="24"/>
          </w:rPr>
          <w:delText>normal</w:delText>
        </w:r>
      </w:del>
      <w:ins w:id="890" w:author="Hu, C-P" w:date="2019-03-26T08:46:00Z">
        <w:r w:rsidR="00E01150">
          <w:rPr>
            <w:rFonts w:cs="Times New Roman"/>
            <w:sz w:val="24"/>
            <w:szCs w:val="24"/>
          </w:rPr>
          <w:t>neutral</w:t>
        </w:r>
      </w:ins>
      <w:r>
        <w:rPr>
          <w:rFonts w:cs="Times New Roman"/>
          <w:sz w:val="24"/>
          <w:szCs w:val="24"/>
        </w:rPr>
        <w:t xml:space="preserve">, or bad). (B) The mean performance of reaction times for match pairs in pilot study as a function of moral association (good, </w:t>
      </w:r>
      <w:del w:id="891" w:author="Hu, C-P" w:date="2019-03-26T08:46:00Z">
        <w:r w:rsidDel="00E01150">
          <w:rPr>
            <w:rFonts w:cs="Times New Roman"/>
            <w:sz w:val="24"/>
            <w:szCs w:val="24"/>
          </w:rPr>
          <w:delText>normal</w:delText>
        </w:r>
      </w:del>
      <w:ins w:id="892" w:author="Hu, C-P" w:date="2019-03-26T08:46:00Z">
        <w:r w:rsidR="00E01150">
          <w:rPr>
            <w:rFonts w:cs="Times New Roman"/>
            <w:sz w:val="24"/>
            <w:szCs w:val="24"/>
          </w:rPr>
          <w:t>neutral</w:t>
        </w:r>
      </w:ins>
      <w:r>
        <w:rPr>
          <w:rFonts w:cs="Times New Roman"/>
          <w:sz w:val="24"/>
          <w:szCs w:val="24"/>
        </w:rPr>
        <w:t>, or bad) and match judgment (match vs. mismatch). Error bars represents one standard error.</w:t>
      </w:r>
    </w:p>
    <w:p w14:paraId="184DE1CE" w14:textId="20D4DA46" w:rsidR="00D151CB" w:rsidRDefault="00D151CB" w:rsidP="00D151CB">
      <w:pPr>
        <w:spacing w:line="480" w:lineRule="auto"/>
        <w:jc w:val="left"/>
        <w:rPr>
          <w:rFonts w:cs="Times New Roman"/>
          <w:sz w:val="24"/>
          <w:szCs w:val="24"/>
        </w:rPr>
      </w:pPr>
      <w:r w:rsidRPr="00B66CB4">
        <w:rPr>
          <w:rFonts w:cs="Times New Roman"/>
          <w:b/>
          <w:sz w:val="24"/>
          <w:szCs w:val="24"/>
        </w:rPr>
        <w:t xml:space="preserve">Figure </w:t>
      </w:r>
      <w:r w:rsidR="00B27245">
        <w:rPr>
          <w:rFonts w:cs="Times New Roman"/>
          <w:b/>
          <w:sz w:val="24"/>
          <w:szCs w:val="24"/>
        </w:rPr>
        <w:t>2</w:t>
      </w:r>
      <w:r w:rsidRPr="00B66CB4">
        <w:rPr>
          <w:rFonts w:cs="Times New Roman"/>
          <w:b/>
          <w:sz w:val="24"/>
          <w:szCs w:val="24"/>
        </w:rPr>
        <w:t>.</w:t>
      </w:r>
      <w:r>
        <w:rPr>
          <w:rFonts w:cs="Times New Roman"/>
          <w:sz w:val="24"/>
          <w:szCs w:val="24"/>
        </w:rPr>
        <w:t xml:space="preserve"> (A</w:t>
      </w:r>
      <w:r w:rsidRPr="00D0217D">
        <w:rPr>
          <w:rFonts w:cs="Times New Roman"/>
          <w:sz w:val="24"/>
          <w:szCs w:val="24"/>
        </w:rPr>
        <w:t>) d prime</w:t>
      </w:r>
      <w:r>
        <w:rPr>
          <w:rFonts w:cs="Times New Roman"/>
          <w:sz w:val="24"/>
          <w:szCs w:val="24"/>
        </w:rPr>
        <w:t xml:space="preserve"> in Experiment 1 as a function of moral association (good, </w:t>
      </w:r>
      <w:del w:id="893" w:author="Hu, C-P" w:date="2019-03-26T08:46:00Z">
        <w:r w:rsidDel="00E01150">
          <w:rPr>
            <w:rFonts w:cs="Times New Roman"/>
            <w:sz w:val="24"/>
            <w:szCs w:val="24"/>
          </w:rPr>
          <w:delText>normal</w:delText>
        </w:r>
      </w:del>
      <w:ins w:id="894" w:author="Hu, C-P" w:date="2019-03-26T08:46:00Z">
        <w:r w:rsidR="00E01150">
          <w:rPr>
            <w:rFonts w:cs="Times New Roman"/>
            <w:sz w:val="24"/>
            <w:szCs w:val="24"/>
          </w:rPr>
          <w:t>neutral</w:t>
        </w:r>
      </w:ins>
      <w:r>
        <w:rPr>
          <w:rFonts w:cs="Times New Roman"/>
          <w:sz w:val="24"/>
          <w:szCs w:val="24"/>
        </w:rPr>
        <w:t xml:space="preserve">, or bad). (B) The mean performance of reaction times for match pairs in Experiment 1 as a function of moral association (good, </w:t>
      </w:r>
      <w:del w:id="895" w:author="Hu, C-P" w:date="2019-03-26T08:46:00Z">
        <w:r w:rsidDel="00E01150">
          <w:rPr>
            <w:rFonts w:cs="Times New Roman"/>
            <w:sz w:val="24"/>
            <w:szCs w:val="24"/>
          </w:rPr>
          <w:delText>normal</w:delText>
        </w:r>
      </w:del>
      <w:ins w:id="896" w:author="Hu, C-P" w:date="2019-03-26T08:46:00Z">
        <w:r w:rsidR="00E01150">
          <w:rPr>
            <w:rFonts w:cs="Times New Roman"/>
            <w:sz w:val="24"/>
            <w:szCs w:val="24"/>
          </w:rPr>
          <w:t>neutral</w:t>
        </w:r>
      </w:ins>
      <w:r>
        <w:rPr>
          <w:rFonts w:cs="Times New Roman"/>
          <w:sz w:val="24"/>
          <w:szCs w:val="24"/>
        </w:rPr>
        <w:t>, or bad) and match judgment (match vs. mismatch). Error bars represents one standard error.</w:t>
      </w:r>
    </w:p>
    <w:p w14:paraId="671D47BD" w14:textId="11387C31" w:rsidR="00D151CB" w:rsidRPr="00D0217D" w:rsidRDefault="00D151CB" w:rsidP="00D151CB">
      <w:pPr>
        <w:spacing w:line="480" w:lineRule="auto"/>
        <w:jc w:val="left"/>
        <w:rPr>
          <w:rFonts w:cs="Times New Roman"/>
          <w:sz w:val="24"/>
          <w:szCs w:val="24"/>
        </w:rPr>
      </w:pPr>
      <w:r>
        <w:rPr>
          <w:rFonts w:cs="Times New Roman"/>
          <w:b/>
          <w:sz w:val="24"/>
          <w:szCs w:val="24"/>
        </w:rPr>
        <w:t xml:space="preserve">Figure </w:t>
      </w:r>
      <w:r w:rsidR="00B27245">
        <w:rPr>
          <w:rFonts w:cs="Times New Roman"/>
          <w:b/>
          <w:sz w:val="24"/>
          <w:szCs w:val="24"/>
        </w:rPr>
        <w:t>3</w:t>
      </w:r>
      <w:r w:rsidRPr="00B66CB4">
        <w:rPr>
          <w:rFonts w:cs="Times New Roman"/>
          <w:b/>
          <w:sz w:val="24"/>
          <w:szCs w:val="24"/>
        </w:rPr>
        <w:t>.</w:t>
      </w:r>
      <w:r>
        <w:rPr>
          <w:rFonts w:cs="Times New Roman"/>
          <w:b/>
          <w:sz w:val="24"/>
          <w:szCs w:val="24"/>
        </w:rPr>
        <w:t xml:space="preserve"> </w:t>
      </w:r>
      <w:r>
        <w:rPr>
          <w:rFonts w:cs="Times New Roman"/>
          <w:sz w:val="24"/>
          <w:szCs w:val="24"/>
        </w:rPr>
        <w:t>(A</w:t>
      </w:r>
      <w:r w:rsidRPr="00D0217D">
        <w:rPr>
          <w:rFonts w:cs="Times New Roman"/>
          <w:sz w:val="24"/>
          <w:szCs w:val="24"/>
        </w:rPr>
        <w:t xml:space="preserve">) d prime in Experiment 2 as a function of moral association (good, </w:t>
      </w:r>
      <w:del w:id="897" w:author="Hu, C-P" w:date="2019-03-26T08:46:00Z">
        <w:r w:rsidRPr="00D0217D" w:rsidDel="00E01150">
          <w:rPr>
            <w:rFonts w:cs="Times New Roman"/>
            <w:sz w:val="24"/>
            <w:szCs w:val="24"/>
          </w:rPr>
          <w:delText>normal</w:delText>
        </w:r>
      </w:del>
      <w:ins w:id="898" w:author="Hu, C-P" w:date="2019-03-26T08:46:00Z">
        <w:r w:rsidR="00E01150">
          <w:rPr>
            <w:rFonts w:cs="Times New Roman"/>
            <w:sz w:val="24"/>
            <w:szCs w:val="24"/>
          </w:rPr>
          <w:t>neutral</w:t>
        </w:r>
      </w:ins>
      <w:r w:rsidRPr="00D0217D">
        <w:rPr>
          <w:rFonts w:cs="Times New Roman"/>
          <w:sz w:val="24"/>
          <w:szCs w:val="24"/>
        </w:rPr>
        <w:t>, or bad).</w:t>
      </w:r>
      <w:r>
        <w:rPr>
          <w:rFonts w:cs="Times New Roman"/>
          <w:sz w:val="24"/>
          <w:szCs w:val="24"/>
        </w:rPr>
        <w:t xml:space="preserve"> (B) The mean performance of reaction times for match pairs in Experiment 2 as a function of moral association (good, </w:t>
      </w:r>
      <w:del w:id="899" w:author="Hu, C-P" w:date="2019-03-26T08:46:00Z">
        <w:r w:rsidDel="00E01150">
          <w:rPr>
            <w:rFonts w:cs="Times New Roman"/>
            <w:sz w:val="24"/>
            <w:szCs w:val="24"/>
          </w:rPr>
          <w:delText>normal</w:delText>
        </w:r>
      </w:del>
      <w:ins w:id="900" w:author="Hu, C-P" w:date="2019-03-26T08:46:00Z">
        <w:r w:rsidR="00E01150">
          <w:rPr>
            <w:rFonts w:cs="Times New Roman"/>
            <w:sz w:val="24"/>
            <w:szCs w:val="24"/>
          </w:rPr>
          <w:t>neutral</w:t>
        </w:r>
      </w:ins>
      <w:r>
        <w:rPr>
          <w:rFonts w:cs="Times New Roman"/>
          <w:sz w:val="24"/>
          <w:szCs w:val="24"/>
        </w:rPr>
        <w:t xml:space="preserve">, or bad) and match judgment (match vs. mismatch). </w:t>
      </w:r>
      <w:r w:rsidRPr="00D0217D">
        <w:rPr>
          <w:rFonts w:cs="Times New Roman"/>
          <w:sz w:val="24"/>
          <w:szCs w:val="24"/>
        </w:rPr>
        <w:t>Error bars represents one standard error.</w:t>
      </w:r>
    </w:p>
    <w:p w14:paraId="695606C8" w14:textId="58E39016" w:rsidR="00D151CB" w:rsidRDefault="00D151CB" w:rsidP="00D151CB">
      <w:pPr>
        <w:spacing w:line="480" w:lineRule="auto"/>
        <w:jc w:val="left"/>
        <w:rPr>
          <w:rFonts w:cs="Times New Roman"/>
          <w:sz w:val="24"/>
          <w:szCs w:val="24"/>
        </w:rPr>
      </w:pPr>
      <w:r w:rsidRPr="00D0217D">
        <w:rPr>
          <w:rFonts w:cs="Times New Roman"/>
          <w:b/>
          <w:sz w:val="24"/>
          <w:szCs w:val="24"/>
        </w:rPr>
        <w:t xml:space="preserve">Figure </w:t>
      </w:r>
      <w:r w:rsidR="00B27245">
        <w:rPr>
          <w:rFonts w:cs="Times New Roman"/>
          <w:b/>
          <w:sz w:val="24"/>
          <w:szCs w:val="24"/>
        </w:rPr>
        <w:t>4</w:t>
      </w:r>
      <w:r w:rsidRPr="00D0217D">
        <w:rPr>
          <w:rFonts w:cs="Times New Roman"/>
          <w:b/>
          <w:sz w:val="24"/>
          <w:szCs w:val="24"/>
        </w:rPr>
        <w:t>.</w:t>
      </w:r>
      <w:r>
        <w:rPr>
          <w:rFonts w:cs="Times New Roman"/>
          <w:b/>
          <w:sz w:val="24"/>
          <w:szCs w:val="24"/>
        </w:rPr>
        <w:t xml:space="preserve"> </w:t>
      </w:r>
      <w:r>
        <w:rPr>
          <w:rFonts w:cs="Times New Roman"/>
          <w:sz w:val="24"/>
          <w:szCs w:val="24"/>
        </w:rPr>
        <w:t>(A</w:t>
      </w:r>
      <w:r w:rsidRPr="00D0217D">
        <w:rPr>
          <w:rFonts w:cs="Times New Roman"/>
          <w:sz w:val="24"/>
          <w:szCs w:val="24"/>
        </w:rPr>
        <w:t xml:space="preserve">) d prime in Experiment 3 as a function of moral association (good, </w:t>
      </w:r>
      <w:del w:id="901" w:author="Hu, C-P" w:date="2019-03-26T08:46:00Z">
        <w:r w:rsidRPr="00D0217D" w:rsidDel="00E01150">
          <w:rPr>
            <w:rFonts w:cs="Times New Roman"/>
            <w:sz w:val="24"/>
            <w:szCs w:val="24"/>
          </w:rPr>
          <w:delText>normal</w:delText>
        </w:r>
      </w:del>
      <w:ins w:id="902" w:author="Hu, C-P" w:date="2019-03-26T08:46:00Z">
        <w:r w:rsidR="00E01150">
          <w:rPr>
            <w:rFonts w:cs="Times New Roman"/>
            <w:sz w:val="24"/>
            <w:szCs w:val="24"/>
          </w:rPr>
          <w:t>neutral</w:t>
        </w:r>
      </w:ins>
      <w:r w:rsidRPr="00D0217D">
        <w:rPr>
          <w:rFonts w:cs="Times New Roman"/>
          <w:sz w:val="24"/>
          <w:szCs w:val="24"/>
        </w:rPr>
        <w:t>, or bad). (</w:t>
      </w:r>
      <w:r>
        <w:rPr>
          <w:rFonts w:cs="Times New Roman"/>
          <w:sz w:val="24"/>
          <w:szCs w:val="24"/>
        </w:rPr>
        <w:t>B</w:t>
      </w:r>
      <w:r w:rsidRPr="00D0217D">
        <w:rPr>
          <w:rFonts w:cs="Times New Roman"/>
          <w:sz w:val="24"/>
          <w:szCs w:val="24"/>
        </w:rPr>
        <w:t xml:space="preserve">) The mean performance of reaction times for match pairs in Experiment 3 as a function of moral association (good, </w:t>
      </w:r>
      <w:del w:id="903" w:author="Hu, C-P" w:date="2019-03-26T08:46:00Z">
        <w:r w:rsidRPr="00D0217D" w:rsidDel="00E01150">
          <w:rPr>
            <w:rFonts w:cs="Times New Roman"/>
            <w:sz w:val="24"/>
            <w:szCs w:val="24"/>
          </w:rPr>
          <w:delText>normal</w:delText>
        </w:r>
      </w:del>
      <w:ins w:id="904" w:author="Hu, C-P" w:date="2019-03-26T08:46:00Z">
        <w:r w:rsidR="00E01150">
          <w:rPr>
            <w:rFonts w:cs="Times New Roman"/>
            <w:sz w:val="24"/>
            <w:szCs w:val="24"/>
          </w:rPr>
          <w:t>neutral</w:t>
        </w:r>
      </w:ins>
      <w:r w:rsidRPr="00D0217D">
        <w:rPr>
          <w:rFonts w:cs="Times New Roman"/>
          <w:sz w:val="24"/>
          <w:szCs w:val="24"/>
        </w:rPr>
        <w:t>, or bad) and match judgment (match vs. mismatch). Error bars represents</w:t>
      </w:r>
      <w:r>
        <w:rPr>
          <w:rFonts w:cs="Times New Roman"/>
          <w:sz w:val="24"/>
          <w:szCs w:val="24"/>
        </w:rPr>
        <w:t xml:space="preserve"> one standard error.</w:t>
      </w:r>
    </w:p>
    <w:p w14:paraId="60494BFA" w14:textId="5816D489" w:rsidR="00334191" w:rsidRDefault="00D151CB" w:rsidP="00334191">
      <w:pPr>
        <w:spacing w:line="480" w:lineRule="auto"/>
        <w:jc w:val="left"/>
        <w:rPr>
          <w:rFonts w:cs="Times New Roman"/>
          <w:sz w:val="24"/>
          <w:szCs w:val="24"/>
        </w:rPr>
      </w:pPr>
      <w:r>
        <w:rPr>
          <w:rFonts w:cs="Times New Roman"/>
          <w:b/>
          <w:sz w:val="24"/>
          <w:szCs w:val="24"/>
        </w:rPr>
        <w:t xml:space="preserve">Figure </w:t>
      </w:r>
      <w:r w:rsidR="00B27245">
        <w:rPr>
          <w:rFonts w:cs="Times New Roman"/>
          <w:b/>
          <w:sz w:val="24"/>
          <w:szCs w:val="24"/>
        </w:rPr>
        <w:t>5</w:t>
      </w:r>
      <w:r w:rsidRPr="00B66CB4">
        <w:rPr>
          <w:rFonts w:cs="Times New Roman"/>
          <w:b/>
          <w:sz w:val="24"/>
          <w:szCs w:val="24"/>
        </w:rPr>
        <w:t>.</w:t>
      </w:r>
      <w:r>
        <w:rPr>
          <w:rFonts w:cs="Times New Roman"/>
          <w:sz w:val="24"/>
          <w:szCs w:val="24"/>
        </w:rPr>
        <w:t xml:space="preserve"> </w:t>
      </w:r>
      <w:r w:rsidR="00334191">
        <w:rPr>
          <w:rFonts w:cs="Times New Roman"/>
          <w:sz w:val="24"/>
          <w:szCs w:val="24"/>
        </w:rPr>
        <w:t>(A</w:t>
      </w:r>
      <w:r w:rsidR="00334191" w:rsidRPr="00D0217D">
        <w:rPr>
          <w:rFonts w:cs="Times New Roman"/>
          <w:sz w:val="24"/>
          <w:szCs w:val="24"/>
        </w:rPr>
        <w:t xml:space="preserve">) d prime in Experiment </w:t>
      </w:r>
      <w:r w:rsidR="00334191">
        <w:rPr>
          <w:rFonts w:cs="Times New Roman"/>
          <w:sz w:val="24"/>
          <w:szCs w:val="24"/>
        </w:rPr>
        <w:t>4</w:t>
      </w:r>
      <w:r w:rsidR="00334191" w:rsidRPr="00D0217D">
        <w:rPr>
          <w:rFonts w:cs="Times New Roman"/>
          <w:sz w:val="24"/>
          <w:szCs w:val="24"/>
        </w:rPr>
        <w:t xml:space="preserve"> as a function of moral association (good, </w:t>
      </w:r>
      <w:del w:id="905" w:author="Hu, C-P" w:date="2019-03-26T08:46:00Z">
        <w:r w:rsidR="00334191" w:rsidRPr="00D0217D" w:rsidDel="00E01150">
          <w:rPr>
            <w:rFonts w:cs="Times New Roman"/>
            <w:sz w:val="24"/>
            <w:szCs w:val="24"/>
          </w:rPr>
          <w:delText>normal</w:delText>
        </w:r>
      </w:del>
      <w:ins w:id="906" w:author="Hu, C-P" w:date="2019-03-26T08:46:00Z">
        <w:r w:rsidR="00E01150">
          <w:rPr>
            <w:rFonts w:cs="Times New Roman"/>
            <w:sz w:val="24"/>
            <w:szCs w:val="24"/>
          </w:rPr>
          <w:t>neutral</w:t>
        </w:r>
      </w:ins>
      <w:r w:rsidR="00334191" w:rsidRPr="00D0217D">
        <w:rPr>
          <w:rFonts w:cs="Times New Roman"/>
          <w:sz w:val="24"/>
          <w:szCs w:val="24"/>
        </w:rPr>
        <w:t>, or bad). (</w:t>
      </w:r>
      <w:r w:rsidR="00334191">
        <w:rPr>
          <w:rFonts w:cs="Times New Roman"/>
          <w:sz w:val="24"/>
          <w:szCs w:val="24"/>
        </w:rPr>
        <w:t>B</w:t>
      </w:r>
      <w:r w:rsidR="00334191" w:rsidRPr="00D0217D">
        <w:rPr>
          <w:rFonts w:cs="Times New Roman"/>
          <w:sz w:val="24"/>
          <w:szCs w:val="24"/>
        </w:rPr>
        <w:t xml:space="preserve">) The mean performance of reaction times for match pairs in Experiment </w:t>
      </w:r>
      <w:r w:rsidR="00334191">
        <w:rPr>
          <w:rFonts w:cs="Times New Roman"/>
          <w:sz w:val="24"/>
          <w:szCs w:val="24"/>
        </w:rPr>
        <w:t>4</w:t>
      </w:r>
      <w:r w:rsidR="00334191" w:rsidRPr="00D0217D">
        <w:rPr>
          <w:rFonts w:cs="Times New Roman"/>
          <w:sz w:val="24"/>
          <w:szCs w:val="24"/>
        </w:rPr>
        <w:t xml:space="preserve"> as a function of moral association (good, </w:t>
      </w:r>
      <w:del w:id="907" w:author="Hu, C-P" w:date="2019-03-26T08:45:00Z">
        <w:r w:rsidR="00334191" w:rsidRPr="00D0217D" w:rsidDel="00E01150">
          <w:rPr>
            <w:rFonts w:cs="Times New Roman"/>
            <w:sz w:val="24"/>
            <w:szCs w:val="24"/>
          </w:rPr>
          <w:delText>normal</w:delText>
        </w:r>
      </w:del>
      <w:ins w:id="908" w:author="Hu, C-P" w:date="2019-03-26T08:45:00Z">
        <w:r w:rsidR="00E01150">
          <w:rPr>
            <w:rFonts w:cs="Times New Roman"/>
            <w:sz w:val="24"/>
            <w:szCs w:val="24"/>
          </w:rPr>
          <w:t>neutral</w:t>
        </w:r>
      </w:ins>
      <w:r w:rsidR="00334191" w:rsidRPr="00D0217D">
        <w:rPr>
          <w:rFonts w:cs="Times New Roman"/>
          <w:sz w:val="24"/>
          <w:szCs w:val="24"/>
        </w:rPr>
        <w:t>, or bad) and match judgment (match vs. mismatch). Error bars represents</w:t>
      </w:r>
      <w:r w:rsidR="00334191">
        <w:rPr>
          <w:rFonts w:cs="Times New Roman"/>
          <w:sz w:val="24"/>
          <w:szCs w:val="24"/>
        </w:rPr>
        <w:t xml:space="preserve"> one standard error.</w:t>
      </w:r>
    </w:p>
    <w:p w14:paraId="3F2D37B4" w14:textId="5C73288B" w:rsidR="007C1EE8" w:rsidRDefault="007C1EE8" w:rsidP="007C1EE8">
      <w:pPr>
        <w:spacing w:line="480" w:lineRule="auto"/>
        <w:jc w:val="left"/>
        <w:rPr>
          <w:rFonts w:cs="Times New Roman"/>
          <w:sz w:val="24"/>
          <w:szCs w:val="24"/>
        </w:rPr>
      </w:pPr>
      <w:r>
        <w:rPr>
          <w:rFonts w:cs="Times New Roman"/>
          <w:b/>
          <w:sz w:val="24"/>
          <w:szCs w:val="24"/>
        </w:rPr>
        <w:t xml:space="preserve">Figure </w:t>
      </w:r>
      <w:r w:rsidR="00B27245">
        <w:rPr>
          <w:rFonts w:cs="Times New Roman"/>
          <w:b/>
          <w:sz w:val="24"/>
          <w:szCs w:val="24"/>
        </w:rPr>
        <w:t>6</w:t>
      </w:r>
      <w:r w:rsidRPr="00B66CB4">
        <w:rPr>
          <w:rFonts w:cs="Times New Roman"/>
          <w:b/>
          <w:sz w:val="24"/>
          <w:szCs w:val="24"/>
        </w:rPr>
        <w:t>.</w:t>
      </w:r>
      <w:r>
        <w:rPr>
          <w:rFonts w:cs="Times New Roman"/>
          <w:sz w:val="24"/>
          <w:szCs w:val="24"/>
        </w:rPr>
        <w:t xml:space="preserve"> (A</w:t>
      </w:r>
      <w:r w:rsidRPr="00D0217D">
        <w:rPr>
          <w:rFonts w:cs="Times New Roman"/>
          <w:sz w:val="24"/>
          <w:szCs w:val="24"/>
        </w:rPr>
        <w:t xml:space="preserve">) d prime in Experiment </w:t>
      </w:r>
      <w:r>
        <w:rPr>
          <w:rFonts w:cs="Times New Roman"/>
          <w:sz w:val="24"/>
          <w:szCs w:val="24"/>
        </w:rPr>
        <w:t>5</w:t>
      </w:r>
      <w:r w:rsidRPr="00D0217D">
        <w:rPr>
          <w:rFonts w:cs="Times New Roman"/>
          <w:sz w:val="24"/>
          <w:szCs w:val="24"/>
        </w:rPr>
        <w:t xml:space="preserve"> as a function of moral association (good, </w:t>
      </w:r>
      <w:del w:id="909" w:author="Hu, C-P" w:date="2019-03-26T08:45:00Z">
        <w:r w:rsidRPr="00D0217D" w:rsidDel="00E01150">
          <w:rPr>
            <w:rFonts w:cs="Times New Roman"/>
            <w:sz w:val="24"/>
            <w:szCs w:val="24"/>
          </w:rPr>
          <w:delText>normal</w:delText>
        </w:r>
      </w:del>
      <w:ins w:id="910" w:author="Hu, C-P" w:date="2019-03-26T08:45:00Z">
        <w:r w:rsidR="00E01150">
          <w:rPr>
            <w:rFonts w:cs="Times New Roman"/>
            <w:sz w:val="24"/>
            <w:szCs w:val="24"/>
          </w:rPr>
          <w:t>neutral</w:t>
        </w:r>
      </w:ins>
      <w:r w:rsidRPr="00D0217D">
        <w:rPr>
          <w:rFonts w:cs="Times New Roman"/>
          <w:sz w:val="24"/>
          <w:szCs w:val="24"/>
        </w:rPr>
        <w:t>, or bad). (</w:t>
      </w:r>
      <w:r>
        <w:rPr>
          <w:rFonts w:cs="Times New Roman"/>
          <w:sz w:val="24"/>
          <w:szCs w:val="24"/>
        </w:rPr>
        <w:t>B</w:t>
      </w:r>
      <w:r w:rsidRPr="00D0217D">
        <w:rPr>
          <w:rFonts w:cs="Times New Roman"/>
          <w:sz w:val="24"/>
          <w:szCs w:val="24"/>
        </w:rPr>
        <w:t xml:space="preserve">) The mean performance of reaction times for match pairs in Experiment </w:t>
      </w:r>
      <w:r>
        <w:rPr>
          <w:rFonts w:cs="Times New Roman"/>
          <w:sz w:val="24"/>
          <w:szCs w:val="24"/>
        </w:rPr>
        <w:t>5</w:t>
      </w:r>
      <w:r w:rsidRPr="00D0217D">
        <w:rPr>
          <w:rFonts w:cs="Times New Roman"/>
          <w:sz w:val="24"/>
          <w:szCs w:val="24"/>
        </w:rPr>
        <w:t xml:space="preserve"> as a function of moral association (good, </w:t>
      </w:r>
      <w:del w:id="911" w:author="Hu, C-P" w:date="2019-03-26T08:45:00Z">
        <w:r w:rsidRPr="00D0217D" w:rsidDel="00E01150">
          <w:rPr>
            <w:rFonts w:cs="Times New Roman"/>
            <w:sz w:val="24"/>
            <w:szCs w:val="24"/>
          </w:rPr>
          <w:delText>normal</w:delText>
        </w:r>
      </w:del>
      <w:ins w:id="912" w:author="Hu, C-P" w:date="2019-03-26T08:45:00Z">
        <w:r w:rsidR="00E01150">
          <w:rPr>
            <w:rFonts w:cs="Times New Roman"/>
            <w:sz w:val="24"/>
            <w:szCs w:val="24"/>
          </w:rPr>
          <w:t>neutral</w:t>
        </w:r>
      </w:ins>
      <w:r w:rsidRPr="00D0217D">
        <w:rPr>
          <w:rFonts w:cs="Times New Roman"/>
          <w:sz w:val="24"/>
          <w:szCs w:val="24"/>
        </w:rPr>
        <w:t>, or bad) and match judgment (match vs. mismatch). Error bars represents</w:t>
      </w:r>
      <w:r>
        <w:rPr>
          <w:rFonts w:cs="Times New Roman"/>
          <w:sz w:val="24"/>
          <w:szCs w:val="24"/>
        </w:rPr>
        <w:t xml:space="preserve"> one standard error.</w:t>
      </w:r>
    </w:p>
    <w:p w14:paraId="543CDE15" w14:textId="77777777" w:rsidR="00887028" w:rsidRDefault="00887028" w:rsidP="00334191">
      <w:pPr>
        <w:spacing w:line="480" w:lineRule="auto"/>
        <w:jc w:val="left"/>
        <w:rPr>
          <w:rFonts w:cs="Times New Roman"/>
          <w:sz w:val="24"/>
          <w:szCs w:val="24"/>
        </w:rPr>
      </w:pPr>
    </w:p>
    <w:p w14:paraId="6A27BCF2" w14:textId="15F17822" w:rsidR="00023C34" w:rsidRDefault="00023C34" w:rsidP="00334191">
      <w:pPr>
        <w:spacing w:line="480" w:lineRule="auto"/>
        <w:jc w:val="left"/>
        <w:rPr>
          <w:rFonts w:cs="Times New Roman"/>
          <w:sz w:val="24"/>
          <w:szCs w:val="24"/>
        </w:rPr>
      </w:pPr>
      <w:r w:rsidRPr="006404FD">
        <w:rPr>
          <w:rFonts w:cs="Times New Roman"/>
          <w:b/>
          <w:sz w:val="24"/>
          <w:szCs w:val="24"/>
        </w:rPr>
        <w:t xml:space="preserve">Figure </w:t>
      </w:r>
      <w:r w:rsidR="00B27245">
        <w:rPr>
          <w:rFonts w:cs="Times New Roman"/>
          <w:b/>
          <w:sz w:val="24"/>
          <w:szCs w:val="24"/>
        </w:rPr>
        <w:t>7</w:t>
      </w:r>
      <w:r w:rsidRPr="006404FD">
        <w:rPr>
          <w:rFonts w:cs="Times New Roman"/>
          <w:b/>
          <w:sz w:val="24"/>
          <w:szCs w:val="24"/>
        </w:rPr>
        <w:t>.</w:t>
      </w:r>
      <w:r>
        <w:rPr>
          <w:rFonts w:cs="Times New Roman"/>
          <w:sz w:val="24"/>
          <w:szCs w:val="24"/>
        </w:rPr>
        <w:t xml:space="preserve"> Mean psychological distance across experiments.</w:t>
      </w:r>
    </w:p>
    <w:p w14:paraId="0AA9C213" w14:textId="3A30ABEC" w:rsidR="00D151CB" w:rsidRDefault="00023C34" w:rsidP="00D151CB">
      <w:pPr>
        <w:spacing w:line="480" w:lineRule="auto"/>
        <w:jc w:val="left"/>
        <w:rPr>
          <w:rFonts w:cs="Times New Roman"/>
          <w:sz w:val="24"/>
          <w:szCs w:val="24"/>
        </w:rPr>
      </w:pPr>
      <w:r w:rsidRPr="006404FD">
        <w:rPr>
          <w:rFonts w:cs="Times New Roman"/>
          <w:b/>
          <w:sz w:val="24"/>
          <w:szCs w:val="24"/>
        </w:rPr>
        <w:t xml:space="preserve">Figure </w:t>
      </w:r>
      <w:r w:rsidR="00B27245">
        <w:rPr>
          <w:rFonts w:cs="Times New Roman"/>
          <w:b/>
          <w:sz w:val="24"/>
          <w:szCs w:val="24"/>
        </w:rPr>
        <w:t>8</w:t>
      </w:r>
      <w:r w:rsidRPr="006404FD">
        <w:rPr>
          <w:rFonts w:cs="Times New Roman"/>
          <w:b/>
          <w:sz w:val="24"/>
          <w:szCs w:val="24"/>
        </w:rPr>
        <w:t>.</w:t>
      </w:r>
      <w:r>
        <w:rPr>
          <w:rFonts w:cs="Times New Roman"/>
          <w:sz w:val="24"/>
          <w:szCs w:val="24"/>
        </w:rPr>
        <w:t xml:space="preserve"> Correlation between RT bias (bad-person minus </w:t>
      </w:r>
      <w:r w:rsidR="008D57DE">
        <w:rPr>
          <w:rFonts w:cs="Times New Roman"/>
          <w:sz w:val="24"/>
          <w:szCs w:val="24"/>
        </w:rPr>
        <w:t>neutral</w:t>
      </w:r>
      <w:r>
        <w:rPr>
          <w:rFonts w:cs="Times New Roman"/>
          <w:sz w:val="24"/>
          <w:szCs w:val="24"/>
        </w:rPr>
        <w:t xml:space="preserve"> person) and psychological distance (self- good and good-</w:t>
      </w:r>
      <w:del w:id="913" w:author="Hu, C-P" w:date="2019-03-26T08:46:00Z">
        <w:r w:rsidDel="00E01150">
          <w:rPr>
            <w:rFonts w:cs="Times New Roman"/>
            <w:sz w:val="24"/>
            <w:szCs w:val="24"/>
          </w:rPr>
          <w:delText>normal</w:delText>
        </w:r>
      </w:del>
      <w:ins w:id="914" w:author="Hu, C-P" w:date="2019-03-26T08:46:00Z">
        <w:r w:rsidR="00E01150">
          <w:rPr>
            <w:rFonts w:cs="Times New Roman"/>
            <w:sz w:val="24"/>
            <w:szCs w:val="24"/>
          </w:rPr>
          <w:t>neutral</w:t>
        </w:r>
      </w:ins>
      <w:r>
        <w:rPr>
          <w:rFonts w:cs="Times New Roman"/>
          <w:sz w:val="24"/>
          <w:szCs w:val="24"/>
        </w:rPr>
        <w:t>) across experiments.</w:t>
      </w:r>
    </w:p>
    <w:p w14:paraId="6BEAFF69" w14:textId="77777777" w:rsidR="00247147" w:rsidRDefault="00247147" w:rsidP="00D151CB">
      <w:pPr>
        <w:widowControl/>
        <w:jc w:val="left"/>
        <w:rPr>
          <w:rFonts w:cs="Times New Roman"/>
          <w:sz w:val="24"/>
          <w:szCs w:val="24"/>
        </w:rPr>
      </w:pPr>
    </w:p>
    <w:p w14:paraId="2D7DE7BA" w14:textId="77777777" w:rsidR="00D151CB" w:rsidRDefault="00D151CB" w:rsidP="00D151CB">
      <w:pPr>
        <w:widowControl/>
        <w:jc w:val="center"/>
        <w:rPr>
          <w:rFonts w:cs="Times New Roman"/>
          <w:sz w:val="24"/>
          <w:szCs w:val="24"/>
        </w:rPr>
      </w:pPr>
    </w:p>
    <w:p w14:paraId="522F8636" w14:textId="77777777" w:rsidR="00D151CB" w:rsidRDefault="00D151CB" w:rsidP="00D151CB">
      <w:pPr>
        <w:spacing w:line="480" w:lineRule="auto"/>
        <w:jc w:val="left"/>
        <w:rPr>
          <w:rFonts w:cs="Times New Roman"/>
          <w:sz w:val="24"/>
          <w:szCs w:val="24"/>
        </w:rPr>
      </w:pPr>
      <w:r>
        <w:rPr>
          <w:rFonts w:cs="Times New Roman" w:hint="eastAsia"/>
          <w:sz w:val="24"/>
          <w:szCs w:val="24"/>
        </w:rPr>
        <w:t>Appendix</w:t>
      </w:r>
      <w:r>
        <w:rPr>
          <w:rFonts w:cs="Times New Roman"/>
          <w:sz w:val="24"/>
          <w:szCs w:val="24"/>
        </w:rPr>
        <w:t xml:space="preserve"> </w:t>
      </w:r>
    </w:p>
    <w:p w14:paraId="043CB5F0" w14:textId="77777777" w:rsidR="00D151CB" w:rsidRDefault="00D151CB" w:rsidP="00D151CB">
      <w:pPr>
        <w:spacing w:line="480" w:lineRule="auto"/>
        <w:jc w:val="left"/>
        <w:rPr>
          <w:rFonts w:cs="Times New Roman"/>
          <w:sz w:val="24"/>
          <w:szCs w:val="24"/>
        </w:rPr>
      </w:pPr>
      <w:r w:rsidRPr="00245FDB">
        <w:rPr>
          <w:rFonts w:cs="Times New Roman"/>
          <w:b/>
          <w:sz w:val="24"/>
          <w:szCs w:val="24"/>
        </w:rPr>
        <w:t>Table 1.</w:t>
      </w:r>
      <w:r>
        <w:rPr>
          <w:rFonts w:cs="Times New Roman"/>
          <w:sz w:val="24"/>
          <w:szCs w:val="24"/>
        </w:rPr>
        <w:t xml:space="preserve"> </w:t>
      </w:r>
      <w:r>
        <w:rPr>
          <w:rFonts w:cs="Times New Roman" w:hint="eastAsia"/>
          <w:sz w:val="24"/>
          <w:szCs w:val="24"/>
        </w:rPr>
        <w:t>Mean Criterion as function of Moral valence Across experiments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D151CB" w14:paraId="3CF1E841" w14:textId="77777777" w:rsidTr="007B4EF9">
        <w:tc>
          <w:tcPr>
            <w:tcW w:w="2074" w:type="dxa"/>
            <w:tcBorders>
              <w:top w:val="single" w:sz="4" w:space="0" w:color="auto"/>
              <w:bottom w:val="single" w:sz="4" w:space="0" w:color="auto"/>
            </w:tcBorders>
          </w:tcPr>
          <w:p w14:paraId="281C7661" w14:textId="77777777" w:rsidR="00D151CB" w:rsidRDefault="00D151CB" w:rsidP="007B4EF9">
            <w:pPr>
              <w:spacing w:line="480" w:lineRule="auto"/>
              <w:jc w:val="left"/>
              <w:rPr>
                <w:rFonts w:cs="Times New Roman"/>
                <w:sz w:val="24"/>
                <w:szCs w:val="24"/>
              </w:rPr>
            </w:pPr>
            <w:r>
              <w:rPr>
                <w:rFonts w:cs="Times New Roman" w:hint="eastAsia"/>
                <w:sz w:val="24"/>
                <w:szCs w:val="24"/>
              </w:rPr>
              <w:t>Experiment</w:t>
            </w:r>
          </w:p>
        </w:tc>
        <w:tc>
          <w:tcPr>
            <w:tcW w:w="2074" w:type="dxa"/>
            <w:tcBorders>
              <w:top w:val="single" w:sz="4" w:space="0" w:color="auto"/>
              <w:bottom w:val="single" w:sz="4" w:space="0" w:color="auto"/>
            </w:tcBorders>
          </w:tcPr>
          <w:p w14:paraId="66F637EF" w14:textId="77777777" w:rsidR="00D151CB" w:rsidRDefault="00D151CB" w:rsidP="007B4EF9">
            <w:pPr>
              <w:spacing w:line="480" w:lineRule="auto"/>
              <w:jc w:val="left"/>
              <w:rPr>
                <w:rFonts w:cs="Times New Roman"/>
                <w:sz w:val="24"/>
                <w:szCs w:val="24"/>
              </w:rPr>
            </w:pPr>
            <w:r>
              <w:rPr>
                <w:rFonts w:cs="Times New Roman"/>
                <w:sz w:val="24"/>
                <w:szCs w:val="24"/>
              </w:rPr>
              <w:t>Bad person</w:t>
            </w:r>
          </w:p>
        </w:tc>
        <w:tc>
          <w:tcPr>
            <w:tcW w:w="2074" w:type="dxa"/>
            <w:tcBorders>
              <w:top w:val="single" w:sz="4" w:space="0" w:color="auto"/>
              <w:bottom w:val="single" w:sz="4" w:space="0" w:color="auto"/>
            </w:tcBorders>
          </w:tcPr>
          <w:p w14:paraId="0ECCBDB8" w14:textId="77777777" w:rsidR="00D151CB" w:rsidRDefault="00D151CB" w:rsidP="007B4EF9">
            <w:pPr>
              <w:spacing w:line="480" w:lineRule="auto"/>
              <w:jc w:val="left"/>
              <w:rPr>
                <w:rFonts w:cs="Times New Roman"/>
                <w:sz w:val="24"/>
                <w:szCs w:val="24"/>
              </w:rPr>
            </w:pPr>
            <w:r>
              <w:rPr>
                <w:rFonts w:cs="Times New Roman" w:hint="eastAsia"/>
                <w:sz w:val="24"/>
                <w:szCs w:val="24"/>
              </w:rPr>
              <w:t>Good Person</w:t>
            </w:r>
          </w:p>
        </w:tc>
        <w:tc>
          <w:tcPr>
            <w:tcW w:w="2074" w:type="dxa"/>
            <w:tcBorders>
              <w:top w:val="single" w:sz="4" w:space="0" w:color="auto"/>
              <w:bottom w:val="single" w:sz="4" w:space="0" w:color="auto"/>
            </w:tcBorders>
          </w:tcPr>
          <w:p w14:paraId="5F96F2EA" w14:textId="77777777" w:rsidR="00D151CB" w:rsidRDefault="00D151CB" w:rsidP="007B4EF9">
            <w:pPr>
              <w:spacing w:line="480" w:lineRule="auto"/>
              <w:jc w:val="left"/>
              <w:rPr>
                <w:rFonts w:cs="Times New Roman"/>
                <w:sz w:val="24"/>
                <w:szCs w:val="24"/>
              </w:rPr>
            </w:pPr>
            <w:r>
              <w:rPr>
                <w:rFonts w:cs="Times New Roman" w:hint="eastAsia"/>
                <w:sz w:val="24"/>
                <w:szCs w:val="24"/>
              </w:rPr>
              <w:t>Normal</w:t>
            </w:r>
          </w:p>
        </w:tc>
      </w:tr>
      <w:tr w:rsidR="00D151CB" w14:paraId="65810EAA" w14:textId="77777777" w:rsidTr="007B4EF9">
        <w:tc>
          <w:tcPr>
            <w:tcW w:w="2074" w:type="dxa"/>
            <w:tcBorders>
              <w:top w:val="single" w:sz="4" w:space="0" w:color="auto"/>
            </w:tcBorders>
          </w:tcPr>
          <w:p w14:paraId="2767D903" w14:textId="77777777" w:rsidR="00D151CB" w:rsidRDefault="00D151CB" w:rsidP="007B4EF9">
            <w:pPr>
              <w:spacing w:line="480" w:lineRule="auto"/>
              <w:jc w:val="left"/>
              <w:rPr>
                <w:rFonts w:cs="Times New Roman"/>
                <w:sz w:val="24"/>
                <w:szCs w:val="24"/>
              </w:rPr>
            </w:pPr>
            <w:r>
              <w:rPr>
                <w:rFonts w:cs="Times New Roman" w:hint="eastAsia"/>
                <w:sz w:val="24"/>
                <w:szCs w:val="24"/>
              </w:rPr>
              <w:t>Experiment 1</w:t>
            </w:r>
          </w:p>
        </w:tc>
        <w:tc>
          <w:tcPr>
            <w:tcW w:w="2074" w:type="dxa"/>
            <w:tcBorders>
              <w:top w:val="single" w:sz="4" w:space="0" w:color="auto"/>
            </w:tcBorders>
          </w:tcPr>
          <w:p w14:paraId="55FD01EF" w14:textId="77777777" w:rsidR="00D151CB" w:rsidRDefault="00D151CB" w:rsidP="007B4EF9">
            <w:pPr>
              <w:spacing w:line="480" w:lineRule="auto"/>
              <w:jc w:val="left"/>
              <w:rPr>
                <w:rFonts w:cs="Times New Roman"/>
                <w:sz w:val="24"/>
                <w:szCs w:val="24"/>
              </w:rPr>
            </w:pPr>
            <w:r w:rsidRPr="006375D8">
              <w:rPr>
                <w:rFonts w:cs="Times New Roman" w:hint="eastAsia"/>
                <w:sz w:val="24"/>
                <w:szCs w:val="24"/>
              </w:rPr>
              <w:t>0.081</w:t>
            </w:r>
          </w:p>
        </w:tc>
        <w:tc>
          <w:tcPr>
            <w:tcW w:w="2074" w:type="dxa"/>
            <w:tcBorders>
              <w:top w:val="single" w:sz="4" w:space="0" w:color="auto"/>
            </w:tcBorders>
          </w:tcPr>
          <w:p w14:paraId="6640105A" w14:textId="77777777" w:rsidR="00D151CB" w:rsidRDefault="00D151CB" w:rsidP="007B4EF9">
            <w:pPr>
              <w:spacing w:line="480" w:lineRule="auto"/>
              <w:jc w:val="left"/>
              <w:rPr>
                <w:rFonts w:cs="Times New Roman"/>
                <w:sz w:val="24"/>
                <w:szCs w:val="24"/>
              </w:rPr>
            </w:pPr>
            <w:r w:rsidRPr="006375D8">
              <w:rPr>
                <w:rFonts w:cs="Times New Roman" w:hint="eastAsia"/>
                <w:sz w:val="24"/>
                <w:szCs w:val="24"/>
              </w:rPr>
              <w:t>-0.250</w:t>
            </w:r>
          </w:p>
        </w:tc>
        <w:tc>
          <w:tcPr>
            <w:tcW w:w="2074" w:type="dxa"/>
            <w:tcBorders>
              <w:top w:val="single" w:sz="4" w:space="0" w:color="auto"/>
            </w:tcBorders>
          </w:tcPr>
          <w:p w14:paraId="42C0476E" w14:textId="77777777" w:rsidR="00D151CB" w:rsidRDefault="00D151CB" w:rsidP="007B4EF9">
            <w:pPr>
              <w:spacing w:line="480" w:lineRule="auto"/>
              <w:jc w:val="left"/>
              <w:rPr>
                <w:rFonts w:cs="Times New Roman"/>
                <w:sz w:val="24"/>
                <w:szCs w:val="24"/>
              </w:rPr>
            </w:pPr>
            <w:r w:rsidRPr="006375D8">
              <w:rPr>
                <w:rFonts w:cs="Times New Roman"/>
                <w:sz w:val="24"/>
                <w:szCs w:val="24"/>
              </w:rPr>
              <w:t>-0.08</w:t>
            </w:r>
            <w:r>
              <w:rPr>
                <w:rFonts w:cs="Times New Roman"/>
                <w:sz w:val="24"/>
                <w:szCs w:val="24"/>
              </w:rPr>
              <w:t>2</w:t>
            </w:r>
          </w:p>
        </w:tc>
      </w:tr>
      <w:tr w:rsidR="00D151CB" w14:paraId="11A89F6F" w14:textId="77777777" w:rsidTr="007B4EF9">
        <w:tc>
          <w:tcPr>
            <w:tcW w:w="2074" w:type="dxa"/>
          </w:tcPr>
          <w:p w14:paraId="231C8972" w14:textId="77777777" w:rsidR="00D151CB" w:rsidRDefault="00D151CB" w:rsidP="007B4EF9">
            <w:pPr>
              <w:spacing w:line="480" w:lineRule="auto"/>
              <w:jc w:val="left"/>
              <w:rPr>
                <w:rFonts w:cs="Times New Roman"/>
                <w:sz w:val="24"/>
                <w:szCs w:val="24"/>
              </w:rPr>
            </w:pPr>
            <w:r>
              <w:rPr>
                <w:rFonts w:cs="Times New Roman" w:hint="eastAsia"/>
                <w:sz w:val="24"/>
                <w:szCs w:val="24"/>
              </w:rPr>
              <w:t>Experiment 2</w:t>
            </w:r>
          </w:p>
        </w:tc>
        <w:tc>
          <w:tcPr>
            <w:tcW w:w="2074" w:type="dxa"/>
          </w:tcPr>
          <w:p w14:paraId="18D18D4B" w14:textId="77777777" w:rsidR="00D151CB" w:rsidRDefault="00D151CB" w:rsidP="007B4EF9">
            <w:pPr>
              <w:spacing w:line="480" w:lineRule="auto"/>
              <w:jc w:val="left"/>
              <w:rPr>
                <w:rFonts w:cs="Times New Roman"/>
                <w:sz w:val="24"/>
                <w:szCs w:val="24"/>
              </w:rPr>
            </w:pPr>
            <w:r w:rsidRPr="005F45F3">
              <w:rPr>
                <w:rFonts w:cs="Times New Roman" w:hint="eastAsia"/>
                <w:sz w:val="24"/>
                <w:szCs w:val="24"/>
              </w:rPr>
              <w:t>0.015</w:t>
            </w:r>
          </w:p>
        </w:tc>
        <w:tc>
          <w:tcPr>
            <w:tcW w:w="2074" w:type="dxa"/>
          </w:tcPr>
          <w:p w14:paraId="3A263689" w14:textId="77777777" w:rsidR="00D151CB" w:rsidRDefault="00D151CB" w:rsidP="007B4EF9">
            <w:pPr>
              <w:spacing w:line="480" w:lineRule="auto"/>
              <w:jc w:val="left"/>
              <w:rPr>
                <w:rFonts w:cs="Times New Roman"/>
                <w:sz w:val="24"/>
                <w:szCs w:val="24"/>
              </w:rPr>
            </w:pPr>
            <w:r w:rsidRPr="005F45F3">
              <w:rPr>
                <w:rFonts w:cs="Times New Roman"/>
                <w:sz w:val="24"/>
                <w:szCs w:val="24"/>
              </w:rPr>
              <w:t>-0.247</w:t>
            </w:r>
          </w:p>
        </w:tc>
        <w:tc>
          <w:tcPr>
            <w:tcW w:w="2074" w:type="dxa"/>
          </w:tcPr>
          <w:p w14:paraId="6706F9C3" w14:textId="77777777" w:rsidR="00D151CB" w:rsidRDefault="00D151CB" w:rsidP="007B4EF9">
            <w:pPr>
              <w:spacing w:line="480" w:lineRule="auto"/>
              <w:jc w:val="left"/>
              <w:rPr>
                <w:rFonts w:cs="Times New Roman"/>
                <w:sz w:val="24"/>
                <w:szCs w:val="24"/>
              </w:rPr>
            </w:pPr>
            <w:r w:rsidRPr="005F45F3">
              <w:rPr>
                <w:rFonts w:cs="Times New Roman"/>
                <w:sz w:val="24"/>
                <w:szCs w:val="24"/>
              </w:rPr>
              <w:t>0.074</w:t>
            </w:r>
          </w:p>
        </w:tc>
      </w:tr>
    </w:tbl>
    <w:p w14:paraId="0CF926E4" w14:textId="77777777" w:rsidR="00D151CB" w:rsidRDefault="00D151CB" w:rsidP="00D151CB">
      <w:pPr>
        <w:spacing w:line="480" w:lineRule="auto"/>
        <w:jc w:val="left"/>
        <w:rPr>
          <w:rFonts w:cs="Times New Roman"/>
          <w:b/>
          <w:sz w:val="24"/>
          <w:szCs w:val="24"/>
        </w:rPr>
      </w:pPr>
      <w:r w:rsidRPr="00FF0869">
        <w:rPr>
          <w:rFonts w:cs="Times New Roman"/>
          <w:sz w:val="24"/>
          <w:szCs w:val="24"/>
        </w:rPr>
        <w:t xml:space="preserve">Note. Criterion = – 0.5 </w:t>
      </w:r>
      <w:r w:rsidRPr="00FF0869">
        <w:rPr>
          <w:rFonts w:eastAsia="SimSun" w:cs="Times New Roman"/>
          <w:sz w:val="24"/>
          <w:szCs w:val="24"/>
        </w:rPr>
        <w:t xml:space="preserve">× </w:t>
      </w:r>
      <w:r w:rsidRPr="00FF0869">
        <w:rPr>
          <w:rFonts w:cs="Times New Roman"/>
          <w:sz w:val="24"/>
          <w:szCs w:val="24"/>
        </w:rPr>
        <w:t>(Z[Hit]+</w:t>
      </w:r>
      <w:proofErr w:type="gramStart"/>
      <w:r w:rsidRPr="00FF0869">
        <w:rPr>
          <w:rFonts w:cs="Times New Roman"/>
          <w:sz w:val="24"/>
          <w:szCs w:val="24"/>
        </w:rPr>
        <w:t>Z[</w:t>
      </w:r>
      <w:proofErr w:type="gramEnd"/>
      <w:r w:rsidRPr="00FF0869">
        <w:rPr>
          <w:rFonts w:cs="Times New Roman"/>
          <w:sz w:val="24"/>
          <w:szCs w:val="24"/>
        </w:rPr>
        <w:t>False Alarm]).</w:t>
      </w:r>
    </w:p>
    <w:p w14:paraId="4D55A9D5" w14:textId="77777777" w:rsidR="00D151CB" w:rsidRDefault="00D151CB" w:rsidP="00D151CB">
      <w:pPr>
        <w:widowControl/>
        <w:jc w:val="left"/>
        <w:rPr>
          <w:rFonts w:cs="Times New Roman"/>
          <w:b/>
          <w:sz w:val="24"/>
          <w:szCs w:val="24"/>
        </w:rPr>
      </w:pPr>
    </w:p>
    <w:p w14:paraId="6A612246" w14:textId="77777777" w:rsidR="00D151CB" w:rsidRDefault="00D151CB" w:rsidP="00D151CB">
      <w:pPr>
        <w:widowControl/>
        <w:jc w:val="left"/>
        <w:rPr>
          <w:rFonts w:cs="Times New Roman"/>
          <w:b/>
          <w:sz w:val="24"/>
          <w:szCs w:val="24"/>
        </w:rPr>
      </w:pPr>
    </w:p>
    <w:p w14:paraId="2B6CC5BA" w14:textId="77777777" w:rsidR="00D151CB" w:rsidRDefault="00D151CB" w:rsidP="00D151CB">
      <w:pPr>
        <w:widowControl/>
        <w:jc w:val="left"/>
        <w:rPr>
          <w:rFonts w:cs="Times New Roman"/>
          <w:b/>
          <w:sz w:val="24"/>
          <w:szCs w:val="24"/>
        </w:rPr>
      </w:pPr>
    </w:p>
    <w:p w14:paraId="06EA3270" w14:textId="77777777" w:rsidR="00D151CB" w:rsidRPr="00C63AB1" w:rsidRDefault="00D151CB" w:rsidP="00D151CB">
      <w:pPr>
        <w:widowControl/>
        <w:jc w:val="left"/>
        <w:rPr>
          <w:rFonts w:cs="Times New Roman"/>
          <w:sz w:val="24"/>
          <w:szCs w:val="24"/>
        </w:rPr>
        <w:sectPr w:rsidR="00D151CB" w:rsidRPr="00C63AB1">
          <w:pgSz w:w="11906" w:h="16838"/>
          <w:pgMar w:top="1440" w:right="1800" w:bottom="1440" w:left="1800" w:header="851" w:footer="992" w:gutter="0"/>
          <w:cols w:space="425"/>
          <w:docGrid w:type="lines" w:linePitch="312"/>
        </w:sectPr>
      </w:pPr>
    </w:p>
    <w:p w14:paraId="2C80D713" w14:textId="77777777" w:rsidR="00CF6305" w:rsidRDefault="00CF6305" w:rsidP="00877736">
      <w:pPr>
        <w:widowControl/>
        <w:jc w:val="left"/>
        <w:rPr>
          <w:rFonts w:cs="Times New Roman"/>
          <w:sz w:val="24"/>
          <w:szCs w:val="24"/>
        </w:rPr>
      </w:pPr>
    </w:p>
    <w:p w14:paraId="094D5B35" w14:textId="77777777" w:rsidR="0099404C" w:rsidRDefault="0099404C" w:rsidP="0099404C">
      <w:pPr>
        <w:widowControl/>
        <w:jc w:val="left"/>
        <w:rPr>
          <w:rFonts w:cs="Times New Roman"/>
          <w:sz w:val="24"/>
          <w:szCs w:val="24"/>
        </w:rPr>
      </w:pPr>
      <w:r>
        <w:rPr>
          <w:rFonts w:cs="Times New Roman"/>
          <w:b/>
          <w:sz w:val="24"/>
          <w:szCs w:val="24"/>
        </w:rPr>
        <w:t xml:space="preserve">Table 10. </w:t>
      </w:r>
      <w:r>
        <w:rPr>
          <w:rFonts w:cs="Times New Roman"/>
          <w:sz w:val="24"/>
          <w:szCs w:val="24"/>
        </w:rPr>
        <w:t>meta-analysis of the effect size of d’ and RTs under self condition cross 4 experiments</w:t>
      </w:r>
      <w:r w:rsidRPr="004E4B4B">
        <w:rPr>
          <w:rFonts w:cs="Times New Roman"/>
          <w:sz w:val="24"/>
          <w:szCs w:val="24"/>
        </w:rPr>
        <w:t>.</w:t>
      </w:r>
    </w:p>
    <w:p w14:paraId="51AC75F1" w14:textId="77777777" w:rsidR="0099404C" w:rsidRDefault="0099404C" w:rsidP="0099404C">
      <w:pPr>
        <w:widowControl/>
        <w:jc w:val="left"/>
        <w:rPr>
          <w:rFonts w:cs="Times New Roman"/>
          <w:b/>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4"/>
        <w:gridCol w:w="1959"/>
        <w:gridCol w:w="1898"/>
        <w:gridCol w:w="1964"/>
        <w:gridCol w:w="1718"/>
        <w:gridCol w:w="1539"/>
        <w:gridCol w:w="1720"/>
      </w:tblGrid>
      <w:tr w:rsidR="0099404C" w:rsidRPr="00E3742E" w14:paraId="0A198023" w14:textId="77777777" w:rsidTr="0065771B">
        <w:trPr>
          <w:cantSplit/>
          <w:trHeight w:val="503"/>
        </w:trPr>
        <w:tc>
          <w:tcPr>
            <w:tcW w:w="1714" w:type="dxa"/>
            <w:tcBorders>
              <w:top w:val="single" w:sz="4" w:space="0" w:color="auto"/>
              <w:bottom w:val="nil"/>
            </w:tcBorders>
            <w:vAlign w:val="center"/>
          </w:tcPr>
          <w:p w14:paraId="60357072" w14:textId="77777777" w:rsidR="0099404C" w:rsidRPr="00D850FE" w:rsidRDefault="0099404C" w:rsidP="0065771B">
            <w:pPr>
              <w:widowControl/>
              <w:rPr>
                <w:rFonts w:cs="Times New Roman"/>
                <w:sz w:val="24"/>
                <w:szCs w:val="24"/>
              </w:rPr>
            </w:pPr>
          </w:p>
        </w:tc>
        <w:tc>
          <w:tcPr>
            <w:tcW w:w="5821" w:type="dxa"/>
            <w:gridSpan w:val="3"/>
            <w:tcBorders>
              <w:top w:val="single" w:sz="4" w:space="0" w:color="auto"/>
              <w:bottom w:val="nil"/>
            </w:tcBorders>
            <w:vAlign w:val="center"/>
          </w:tcPr>
          <w:p w14:paraId="7D27B3B5" w14:textId="77777777" w:rsidR="0099404C" w:rsidRPr="00D850FE" w:rsidRDefault="0099404C" w:rsidP="0065771B">
            <w:pPr>
              <w:widowControl/>
              <w:jc w:val="center"/>
              <w:rPr>
                <w:rFonts w:cs="Times New Roman"/>
                <w:i/>
                <w:sz w:val="24"/>
                <w:szCs w:val="24"/>
              </w:rPr>
            </w:pPr>
            <w:r w:rsidRPr="00D850FE">
              <w:rPr>
                <w:rFonts w:cs="Times New Roman"/>
                <w:b/>
                <w:i/>
                <w:noProof/>
                <w:sz w:val="24"/>
                <w:szCs w:val="24"/>
                <w:lang w:val="en-GB"/>
              </w:rPr>
              <mc:AlternateContent>
                <mc:Choice Requires="wps">
                  <w:drawing>
                    <wp:anchor distT="0" distB="0" distL="114300" distR="114300" simplePos="0" relativeHeight="251720704" behindDoc="0" locked="0" layoutInCell="1" allowOverlap="1" wp14:anchorId="13618A8D" wp14:editId="3AB87467">
                      <wp:simplePos x="0" y="0"/>
                      <wp:positionH relativeFrom="column">
                        <wp:posOffset>493395</wp:posOffset>
                      </wp:positionH>
                      <wp:positionV relativeFrom="paragraph">
                        <wp:posOffset>203835</wp:posOffset>
                      </wp:positionV>
                      <wp:extent cx="2276475" cy="17145"/>
                      <wp:effectExtent l="0" t="0" r="28575" b="20955"/>
                      <wp:wrapNone/>
                      <wp:docPr id="4" name="Straight Connector 4"/>
                      <wp:cNvGraphicFramePr/>
                      <a:graphic xmlns:a="http://schemas.openxmlformats.org/drawingml/2006/main">
                        <a:graphicData uri="http://schemas.microsoft.com/office/word/2010/wordprocessingShape">
                          <wps:wsp>
                            <wps:cNvCnPr/>
                            <wps:spPr>
                              <a:xfrm>
                                <a:off x="0" y="0"/>
                                <a:ext cx="2277050" cy="17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AA370" id="Straight Connector 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16.05pt" to="218.1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" strokecolor="black [3213]" strokeweight=".5pt">
                      <v:stroke joinstyle="miter"/>
                    </v:line>
                  </w:pict>
                </mc:Fallback>
              </mc:AlternateContent>
            </w:r>
            <w:r w:rsidRPr="00D850FE">
              <w:rPr>
                <w:rFonts w:cs="Times New Roman"/>
                <w:i/>
                <w:sz w:val="24"/>
                <w:szCs w:val="24"/>
              </w:rPr>
              <w:t>d’</w:t>
            </w:r>
          </w:p>
        </w:tc>
        <w:tc>
          <w:tcPr>
            <w:tcW w:w="4977" w:type="dxa"/>
            <w:gridSpan w:val="3"/>
            <w:tcBorders>
              <w:top w:val="single" w:sz="4" w:space="0" w:color="auto"/>
              <w:bottom w:val="nil"/>
            </w:tcBorders>
            <w:vAlign w:val="center"/>
          </w:tcPr>
          <w:p w14:paraId="77260EFA" w14:textId="77777777" w:rsidR="0099404C" w:rsidRPr="00D850FE" w:rsidRDefault="0099404C" w:rsidP="0065771B">
            <w:pPr>
              <w:widowControl/>
              <w:jc w:val="center"/>
              <w:rPr>
                <w:rFonts w:cs="Times New Roman"/>
                <w:sz w:val="24"/>
                <w:szCs w:val="24"/>
              </w:rPr>
            </w:pPr>
            <w:r w:rsidRPr="00D850FE">
              <w:rPr>
                <w:rFonts w:cs="Times New Roman"/>
                <w:b/>
                <w:noProof/>
                <w:sz w:val="24"/>
                <w:szCs w:val="24"/>
                <w:lang w:val="en-GB"/>
              </w:rPr>
              <mc:AlternateContent>
                <mc:Choice Requires="wps">
                  <w:drawing>
                    <wp:anchor distT="0" distB="0" distL="114300" distR="114300" simplePos="0" relativeHeight="251721728" behindDoc="0" locked="0" layoutInCell="1" allowOverlap="1" wp14:anchorId="2C3304C5" wp14:editId="51567653">
                      <wp:simplePos x="0" y="0"/>
                      <wp:positionH relativeFrom="column">
                        <wp:posOffset>394970</wp:posOffset>
                      </wp:positionH>
                      <wp:positionV relativeFrom="paragraph">
                        <wp:posOffset>195580</wp:posOffset>
                      </wp:positionV>
                      <wp:extent cx="2139315" cy="0"/>
                      <wp:effectExtent l="0" t="0" r="32385" b="19050"/>
                      <wp:wrapNone/>
                      <wp:docPr id="5" name="Straight Connector 5"/>
                      <wp:cNvGraphicFramePr/>
                      <a:graphic xmlns:a="http://schemas.openxmlformats.org/drawingml/2006/main">
                        <a:graphicData uri="http://schemas.microsoft.com/office/word/2010/wordprocessingShape">
                          <wps:wsp>
                            <wps:cNvCnPr/>
                            <wps:spPr>
                              <a:xfrm>
                                <a:off x="0" y="0"/>
                                <a:ext cx="213935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F29E0" id="Straight Connector 5"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5.4pt" to="199.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" strokecolor="black [3213]" strokeweight=".5pt">
                      <v:stroke joinstyle="miter"/>
                    </v:line>
                  </w:pict>
                </mc:Fallback>
              </mc:AlternateContent>
            </w:r>
            <w:r w:rsidRPr="00D850FE">
              <w:rPr>
                <w:rFonts w:cs="Times New Roman"/>
                <w:sz w:val="24"/>
                <w:szCs w:val="24"/>
              </w:rPr>
              <w:t>RT</w:t>
            </w:r>
          </w:p>
        </w:tc>
      </w:tr>
      <w:tr w:rsidR="0099404C" w:rsidRPr="00E3742E" w14:paraId="04D4CCE6" w14:textId="77777777" w:rsidTr="0065771B">
        <w:trPr>
          <w:cantSplit/>
          <w:trHeight w:val="503"/>
        </w:trPr>
        <w:tc>
          <w:tcPr>
            <w:tcW w:w="1714" w:type="dxa"/>
            <w:tcBorders>
              <w:top w:val="nil"/>
              <w:bottom w:val="single" w:sz="4" w:space="0" w:color="auto"/>
            </w:tcBorders>
            <w:vAlign w:val="center"/>
          </w:tcPr>
          <w:p w14:paraId="0F55872C" w14:textId="77777777" w:rsidR="0099404C" w:rsidRPr="00D850FE" w:rsidRDefault="0099404C" w:rsidP="0065771B">
            <w:pPr>
              <w:widowControl/>
              <w:rPr>
                <w:rFonts w:cs="Times New Roman"/>
                <w:sz w:val="24"/>
                <w:szCs w:val="24"/>
              </w:rPr>
            </w:pPr>
            <w:r w:rsidRPr="00D850FE">
              <w:rPr>
                <w:rFonts w:cs="Times New Roman"/>
                <w:sz w:val="24"/>
                <w:szCs w:val="24"/>
              </w:rPr>
              <w:t>experiments</w:t>
            </w:r>
          </w:p>
        </w:tc>
        <w:tc>
          <w:tcPr>
            <w:tcW w:w="1959" w:type="dxa"/>
            <w:tcBorders>
              <w:top w:val="nil"/>
              <w:bottom w:val="single" w:sz="4" w:space="0" w:color="auto"/>
            </w:tcBorders>
            <w:vAlign w:val="center"/>
          </w:tcPr>
          <w:p w14:paraId="5F2F6F43" w14:textId="6EBB60CC" w:rsidR="0099404C" w:rsidRPr="00CF7FAD" w:rsidRDefault="0099404C" w:rsidP="0065771B">
            <w:pPr>
              <w:widowControl/>
              <w:jc w:val="center"/>
              <w:rPr>
                <w:rFonts w:cs="Times New Roman"/>
                <w:sz w:val="24"/>
                <w:szCs w:val="24"/>
              </w:rPr>
            </w:pPr>
            <w:r w:rsidRPr="00CF7FAD">
              <w:rPr>
                <w:rFonts w:cs="Times New Roman"/>
                <w:szCs w:val="21"/>
              </w:rPr>
              <w:t>Bad-</w:t>
            </w:r>
            <w:r w:rsidR="008D57DE">
              <w:rPr>
                <w:rFonts w:cs="Times New Roman"/>
                <w:szCs w:val="21"/>
              </w:rPr>
              <w:t>Neutral</w:t>
            </w:r>
          </w:p>
        </w:tc>
        <w:tc>
          <w:tcPr>
            <w:tcW w:w="1898" w:type="dxa"/>
            <w:tcBorders>
              <w:top w:val="nil"/>
              <w:bottom w:val="single" w:sz="4" w:space="0" w:color="auto"/>
            </w:tcBorders>
            <w:vAlign w:val="center"/>
          </w:tcPr>
          <w:p w14:paraId="39CC33BC" w14:textId="257D73BD" w:rsidR="0099404C" w:rsidRPr="00CF7FAD" w:rsidRDefault="0099404C" w:rsidP="0065771B">
            <w:pPr>
              <w:widowControl/>
              <w:jc w:val="center"/>
              <w:rPr>
                <w:rFonts w:cs="Times New Roman"/>
                <w:sz w:val="24"/>
                <w:szCs w:val="24"/>
              </w:rPr>
            </w:pPr>
            <w:r w:rsidRPr="00CF7FAD">
              <w:rPr>
                <w:rFonts w:cs="Times New Roman"/>
                <w:szCs w:val="21"/>
              </w:rPr>
              <w:t>Good-</w:t>
            </w:r>
            <w:r w:rsidR="008D57DE">
              <w:rPr>
                <w:rFonts w:cs="Times New Roman"/>
                <w:szCs w:val="21"/>
              </w:rPr>
              <w:t>Neutral</w:t>
            </w:r>
          </w:p>
        </w:tc>
        <w:tc>
          <w:tcPr>
            <w:tcW w:w="1964" w:type="dxa"/>
            <w:tcBorders>
              <w:top w:val="nil"/>
              <w:bottom w:val="single" w:sz="4" w:space="0" w:color="auto"/>
            </w:tcBorders>
            <w:vAlign w:val="center"/>
          </w:tcPr>
          <w:p w14:paraId="69E97754" w14:textId="77777777" w:rsidR="0099404C" w:rsidRPr="00CF7FAD" w:rsidRDefault="0099404C" w:rsidP="0065771B">
            <w:pPr>
              <w:widowControl/>
              <w:jc w:val="center"/>
              <w:rPr>
                <w:rFonts w:cs="Times New Roman"/>
                <w:sz w:val="24"/>
                <w:szCs w:val="24"/>
              </w:rPr>
            </w:pPr>
            <w:r w:rsidRPr="00CF7FAD">
              <w:rPr>
                <w:rFonts w:cs="Times New Roman"/>
                <w:szCs w:val="21"/>
              </w:rPr>
              <w:t>Good-Bad</w:t>
            </w:r>
          </w:p>
        </w:tc>
        <w:tc>
          <w:tcPr>
            <w:tcW w:w="1718" w:type="dxa"/>
            <w:tcBorders>
              <w:top w:val="nil"/>
              <w:bottom w:val="single" w:sz="4" w:space="0" w:color="auto"/>
            </w:tcBorders>
            <w:vAlign w:val="center"/>
          </w:tcPr>
          <w:p w14:paraId="3C93CF05" w14:textId="58CDD66D" w:rsidR="0099404C" w:rsidRPr="00CF7FAD" w:rsidRDefault="0099404C" w:rsidP="0065771B">
            <w:pPr>
              <w:widowControl/>
              <w:jc w:val="center"/>
              <w:rPr>
                <w:rFonts w:cs="Times New Roman"/>
                <w:sz w:val="24"/>
                <w:szCs w:val="24"/>
              </w:rPr>
            </w:pPr>
            <w:r w:rsidRPr="00CF7FAD">
              <w:rPr>
                <w:rFonts w:cs="Times New Roman"/>
                <w:szCs w:val="21"/>
              </w:rPr>
              <w:t>Bad-</w:t>
            </w:r>
            <w:r w:rsidR="008D57DE">
              <w:rPr>
                <w:rFonts w:cs="Times New Roman"/>
                <w:szCs w:val="21"/>
              </w:rPr>
              <w:t>Neutral</w:t>
            </w:r>
          </w:p>
        </w:tc>
        <w:tc>
          <w:tcPr>
            <w:tcW w:w="1539" w:type="dxa"/>
            <w:tcBorders>
              <w:top w:val="nil"/>
              <w:bottom w:val="single" w:sz="4" w:space="0" w:color="auto"/>
            </w:tcBorders>
            <w:vAlign w:val="center"/>
          </w:tcPr>
          <w:p w14:paraId="0D79D62D" w14:textId="6BA7F959" w:rsidR="0099404C" w:rsidRPr="00CF7FAD" w:rsidRDefault="0099404C" w:rsidP="0065771B">
            <w:pPr>
              <w:widowControl/>
              <w:jc w:val="center"/>
              <w:rPr>
                <w:rFonts w:cs="Times New Roman"/>
                <w:sz w:val="24"/>
                <w:szCs w:val="24"/>
              </w:rPr>
            </w:pPr>
            <w:r w:rsidRPr="00CF7FAD">
              <w:rPr>
                <w:rFonts w:cs="Times New Roman"/>
                <w:szCs w:val="21"/>
              </w:rPr>
              <w:t>Good-</w:t>
            </w:r>
            <w:r w:rsidR="008D57DE">
              <w:rPr>
                <w:rFonts w:cs="Times New Roman"/>
                <w:szCs w:val="21"/>
              </w:rPr>
              <w:t>Neutral</w:t>
            </w:r>
          </w:p>
        </w:tc>
        <w:tc>
          <w:tcPr>
            <w:tcW w:w="1720" w:type="dxa"/>
            <w:tcBorders>
              <w:top w:val="nil"/>
              <w:bottom w:val="single" w:sz="4" w:space="0" w:color="auto"/>
            </w:tcBorders>
            <w:vAlign w:val="center"/>
          </w:tcPr>
          <w:p w14:paraId="161A2A48" w14:textId="77777777" w:rsidR="0099404C" w:rsidRPr="00CF7FAD" w:rsidRDefault="0099404C" w:rsidP="0065771B">
            <w:pPr>
              <w:widowControl/>
              <w:jc w:val="center"/>
              <w:rPr>
                <w:rFonts w:cs="Times New Roman"/>
                <w:sz w:val="24"/>
                <w:szCs w:val="24"/>
              </w:rPr>
            </w:pPr>
            <w:r w:rsidRPr="00CF7FAD">
              <w:rPr>
                <w:rFonts w:cs="Times New Roman"/>
                <w:szCs w:val="21"/>
              </w:rPr>
              <w:t>Good-Bad</w:t>
            </w:r>
          </w:p>
        </w:tc>
      </w:tr>
      <w:tr w:rsidR="0099404C" w:rsidRPr="00E3742E" w14:paraId="267A01BE" w14:textId="77777777" w:rsidTr="0065771B">
        <w:trPr>
          <w:cantSplit/>
          <w:trHeight w:val="503"/>
        </w:trPr>
        <w:tc>
          <w:tcPr>
            <w:tcW w:w="1714" w:type="dxa"/>
            <w:tcBorders>
              <w:top w:val="nil"/>
              <w:bottom w:val="nil"/>
            </w:tcBorders>
            <w:vAlign w:val="center"/>
          </w:tcPr>
          <w:p w14:paraId="72C544A1" w14:textId="77777777" w:rsidR="0099404C" w:rsidRPr="00D850FE" w:rsidRDefault="0099404C" w:rsidP="0065771B">
            <w:pPr>
              <w:widowControl/>
              <w:jc w:val="center"/>
              <w:rPr>
                <w:rFonts w:cs="Times New Roman"/>
                <w:sz w:val="24"/>
                <w:szCs w:val="24"/>
              </w:rPr>
            </w:pPr>
            <w:r w:rsidRPr="00D850FE">
              <w:rPr>
                <w:rFonts w:cs="Times New Roman"/>
                <w:sz w:val="24"/>
                <w:szCs w:val="24"/>
              </w:rPr>
              <w:t>1</w:t>
            </w:r>
          </w:p>
        </w:tc>
        <w:tc>
          <w:tcPr>
            <w:tcW w:w="1959" w:type="dxa"/>
            <w:tcBorders>
              <w:top w:val="nil"/>
              <w:bottom w:val="nil"/>
            </w:tcBorders>
            <w:vAlign w:val="center"/>
          </w:tcPr>
          <w:p w14:paraId="14E6D3B8" w14:textId="77777777" w:rsidR="0099404C" w:rsidRPr="00CF7FAD" w:rsidRDefault="0099404C" w:rsidP="0065771B">
            <w:pPr>
              <w:widowControl/>
              <w:jc w:val="center"/>
              <w:rPr>
                <w:rFonts w:cs="Times New Roman"/>
                <w:sz w:val="24"/>
                <w:szCs w:val="24"/>
              </w:rPr>
            </w:pPr>
            <w:r w:rsidRPr="00CF7FAD">
              <w:rPr>
                <w:rFonts w:cs="Times New Roman"/>
                <w:sz w:val="24"/>
                <w:szCs w:val="24"/>
              </w:rPr>
              <w:t>-0.</w:t>
            </w:r>
            <w:r>
              <w:rPr>
                <w:rFonts w:cs="Times New Roman"/>
                <w:sz w:val="24"/>
                <w:szCs w:val="24"/>
              </w:rPr>
              <w:t>0</w:t>
            </w:r>
            <w:r w:rsidRPr="00CF7FAD">
              <w:rPr>
                <w:rFonts w:cs="Times New Roman"/>
                <w:sz w:val="24"/>
                <w:szCs w:val="24"/>
              </w:rPr>
              <w:t>12</w:t>
            </w:r>
          </w:p>
        </w:tc>
        <w:tc>
          <w:tcPr>
            <w:tcW w:w="1898" w:type="dxa"/>
            <w:tcBorders>
              <w:top w:val="nil"/>
              <w:bottom w:val="nil"/>
            </w:tcBorders>
            <w:vAlign w:val="center"/>
          </w:tcPr>
          <w:p w14:paraId="7654FDCD" w14:textId="77777777" w:rsidR="0099404C" w:rsidRPr="00CF7FAD" w:rsidRDefault="0099404C" w:rsidP="0065771B">
            <w:pPr>
              <w:widowControl/>
              <w:jc w:val="center"/>
              <w:rPr>
                <w:rFonts w:cs="Times New Roman"/>
                <w:sz w:val="24"/>
                <w:szCs w:val="24"/>
              </w:rPr>
            </w:pPr>
            <w:r w:rsidRPr="00CF7FAD">
              <w:rPr>
                <w:rFonts w:cs="Times New Roman"/>
                <w:sz w:val="24"/>
                <w:szCs w:val="24"/>
              </w:rPr>
              <w:t>0.388</w:t>
            </w:r>
          </w:p>
        </w:tc>
        <w:tc>
          <w:tcPr>
            <w:tcW w:w="1964" w:type="dxa"/>
            <w:tcBorders>
              <w:top w:val="nil"/>
              <w:bottom w:val="nil"/>
            </w:tcBorders>
            <w:vAlign w:val="center"/>
          </w:tcPr>
          <w:p w14:paraId="35999803" w14:textId="77777777" w:rsidR="0099404C" w:rsidRPr="00CF7FAD" w:rsidRDefault="0099404C" w:rsidP="0065771B">
            <w:pPr>
              <w:widowControl/>
              <w:jc w:val="center"/>
              <w:rPr>
                <w:rFonts w:cs="Times New Roman"/>
                <w:sz w:val="24"/>
                <w:szCs w:val="24"/>
              </w:rPr>
            </w:pPr>
            <w:r w:rsidRPr="00CF7FAD">
              <w:rPr>
                <w:rFonts w:cs="Times New Roman"/>
                <w:sz w:val="24"/>
                <w:szCs w:val="24"/>
              </w:rPr>
              <w:t>0.408</w:t>
            </w:r>
          </w:p>
        </w:tc>
        <w:tc>
          <w:tcPr>
            <w:tcW w:w="1718" w:type="dxa"/>
            <w:tcBorders>
              <w:top w:val="nil"/>
              <w:bottom w:val="nil"/>
            </w:tcBorders>
            <w:vAlign w:val="center"/>
          </w:tcPr>
          <w:p w14:paraId="60696C5A" w14:textId="77777777" w:rsidR="0099404C" w:rsidRPr="00CF7FAD" w:rsidRDefault="0099404C" w:rsidP="0065771B">
            <w:pPr>
              <w:widowControl/>
              <w:jc w:val="center"/>
              <w:rPr>
                <w:rFonts w:cs="Times New Roman"/>
                <w:sz w:val="24"/>
                <w:szCs w:val="24"/>
              </w:rPr>
            </w:pPr>
            <w:r w:rsidRPr="00CF7FAD">
              <w:rPr>
                <w:rFonts w:cs="Times New Roman"/>
                <w:sz w:val="24"/>
                <w:szCs w:val="24"/>
              </w:rPr>
              <w:t>0.079</w:t>
            </w:r>
          </w:p>
        </w:tc>
        <w:tc>
          <w:tcPr>
            <w:tcW w:w="1539" w:type="dxa"/>
            <w:tcBorders>
              <w:top w:val="nil"/>
              <w:bottom w:val="nil"/>
            </w:tcBorders>
            <w:vAlign w:val="center"/>
          </w:tcPr>
          <w:p w14:paraId="476E9A8D" w14:textId="77777777" w:rsidR="0099404C" w:rsidRPr="00CF7FAD" w:rsidRDefault="0099404C" w:rsidP="0065771B">
            <w:pPr>
              <w:widowControl/>
              <w:jc w:val="center"/>
              <w:rPr>
                <w:rFonts w:cs="Times New Roman"/>
                <w:sz w:val="24"/>
                <w:szCs w:val="24"/>
              </w:rPr>
            </w:pPr>
            <w:r w:rsidRPr="00CF7FAD">
              <w:rPr>
                <w:rFonts w:cs="Times New Roman"/>
                <w:sz w:val="24"/>
                <w:szCs w:val="24"/>
              </w:rPr>
              <w:t>-0.532</w:t>
            </w:r>
          </w:p>
        </w:tc>
        <w:tc>
          <w:tcPr>
            <w:tcW w:w="1720" w:type="dxa"/>
            <w:tcBorders>
              <w:top w:val="nil"/>
              <w:bottom w:val="nil"/>
            </w:tcBorders>
            <w:vAlign w:val="center"/>
          </w:tcPr>
          <w:p w14:paraId="792BF59A" w14:textId="77777777" w:rsidR="0099404C" w:rsidRPr="00CF7FAD" w:rsidRDefault="0099404C" w:rsidP="0065771B">
            <w:pPr>
              <w:widowControl/>
              <w:jc w:val="center"/>
              <w:rPr>
                <w:rFonts w:cs="Times New Roman"/>
                <w:sz w:val="24"/>
                <w:szCs w:val="24"/>
              </w:rPr>
            </w:pPr>
            <w:r w:rsidRPr="00CF7FAD">
              <w:rPr>
                <w:rFonts w:cs="Times New Roman"/>
                <w:sz w:val="24"/>
                <w:szCs w:val="24"/>
              </w:rPr>
              <w:t>-0.624</w:t>
            </w:r>
          </w:p>
        </w:tc>
      </w:tr>
      <w:tr w:rsidR="0099404C" w:rsidRPr="00E3742E" w14:paraId="70E3A3AF" w14:textId="77777777" w:rsidTr="0065771B">
        <w:trPr>
          <w:cantSplit/>
          <w:trHeight w:val="503"/>
        </w:trPr>
        <w:tc>
          <w:tcPr>
            <w:tcW w:w="1714" w:type="dxa"/>
            <w:tcBorders>
              <w:top w:val="nil"/>
            </w:tcBorders>
            <w:vAlign w:val="center"/>
          </w:tcPr>
          <w:p w14:paraId="31A1A5F9" w14:textId="77777777" w:rsidR="0099404C" w:rsidRPr="00D850FE" w:rsidRDefault="0099404C" w:rsidP="0065771B">
            <w:pPr>
              <w:widowControl/>
              <w:jc w:val="center"/>
              <w:rPr>
                <w:rFonts w:cs="Times New Roman"/>
                <w:sz w:val="24"/>
                <w:szCs w:val="24"/>
              </w:rPr>
            </w:pPr>
            <w:r w:rsidRPr="00D850FE">
              <w:rPr>
                <w:rFonts w:cs="Times New Roman"/>
                <w:sz w:val="24"/>
                <w:szCs w:val="24"/>
              </w:rPr>
              <w:t>2</w:t>
            </w:r>
          </w:p>
        </w:tc>
        <w:tc>
          <w:tcPr>
            <w:tcW w:w="1959" w:type="dxa"/>
            <w:tcBorders>
              <w:top w:val="nil"/>
            </w:tcBorders>
            <w:vAlign w:val="center"/>
          </w:tcPr>
          <w:p w14:paraId="21691408" w14:textId="77777777" w:rsidR="0099404C" w:rsidRPr="00CF7FAD" w:rsidRDefault="0099404C" w:rsidP="0065771B">
            <w:pPr>
              <w:widowControl/>
              <w:jc w:val="center"/>
              <w:rPr>
                <w:rFonts w:cs="Times New Roman"/>
                <w:sz w:val="24"/>
                <w:szCs w:val="24"/>
              </w:rPr>
            </w:pPr>
            <w:r w:rsidRPr="00CF7FAD">
              <w:rPr>
                <w:rFonts w:cs="Times New Roman"/>
                <w:sz w:val="24"/>
                <w:szCs w:val="24"/>
              </w:rPr>
              <w:t>0.231</w:t>
            </w:r>
          </w:p>
        </w:tc>
        <w:tc>
          <w:tcPr>
            <w:tcW w:w="1898" w:type="dxa"/>
            <w:tcBorders>
              <w:top w:val="nil"/>
            </w:tcBorders>
            <w:vAlign w:val="center"/>
          </w:tcPr>
          <w:p w14:paraId="573230D3" w14:textId="77777777" w:rsidR="0099404C" w:rsidRPr="00CF7FAD" w:rsidRDefault="0099404C" w:rsidP="0065771B">
            <w:pPr>
              <w:widowControl/>
              <w:jc w:val="center"/>
              <w:rPr>
                <w:rFonts w:cs="Times New Roman"/>
                <w:sz w:val="24"/>
                <w:szCs w:val="24"/>
              </w:rPr>
            </w:pPr>
            <w:r w:rsidRPr="00CF7FAD">
              <w:rPr>
                <w:rFonts w:cs="Times New Roman"/>
                <w:sz w:val="24"/>
                <w:szCs w:val="24"/>
              </w:rPr>
              <w:t>0.5997</w:t>
            </w:r>
          </w:p>
        </w:tc>
        <w:tc>
          <w:tcPr>
            <w:tcW w:w="1964" w:type="dxa"/>
            <w:tcBorders>
              <w:top w:val="nil"/>
            </w:tcBorders>
            <w:vAlign w:val="center"/>
          </w:tcPr>
          <w:p w14:paraId="3B87F827" w14:textId="77777777" w:rsidR="0099404C" w:rsidRPr="00CF7FAD" w:rsidRDefault="0099404C" w:rsidP="0065771B">
            <w:pPr>
              <w:widowControl/>
              <w:jc w:val="center"/>
              <w:rPr>
                <w:rFonts w:cs="Times New Roman"/>
                <w:sz w:val="24"/>
                <w:szCs w:val="24"/>
              </w:rPr>
            </w:pPr>
            <w:r w:rsidRPr="00CF7FAD">
              <w:rPr>
                <w:rFonts w:cs="Times New Roman"/>
                <w:sz w:val="24"/>
                <w:szCs w:val="24"/>
              </w:rPr>
              <w:t>0.391</w:t>
            </w:r>
          </w:p>
        </w:tc>
        <w:tc>
          <w:tcPr>
            <w:tcW w:w="1718" w:type="dxa"/>
            <w:tcBorders>
              <w:top w:val="nil"/>
            </w:tcBorders>
            <w:vAlign w:val="center"/>
          </w:tcPr>
          <w:p w14:paraId="6A47C06A" w14:textId="77777777" w:rsidR="0099404C" w:rsidRPr="00CF7FAD" w:rsidRDefault="0099404C" w:rsidP="0065771B">
            <w:pPr>
              <w:widowControl/>
              <w:jc w:val="center"/>
              <w:rPr>
                <w:rFonts w:cs="Times New Roman"/>
                <w:sz w:val="24"/>
                <w:szCs w:val="24"/>
              </w:rPr>
            </w:pPr>
            <w:r w:rsidRPr="00CF7FAD">
              <w:rPr>
                <w:rFonts w:cs="Times New Roman"/>
                <w:sz w:val="24"/>
                <w:szCs w:val="24"/>
              </w:rPr>
              <w:t>0.036</w:t>
            </w:r>
          </w:p>
        </w:tc>
        <w:tc>
          <w:tcPr>
            <w:tcW w:w="1539" w:type="dxa"/>
            <w:tcBorders>
              <w:top w:val="nil"/>
            </w:tcBorders>
            <w:vAlign w:val="center"/>
          </w:tcPr>
          <w:p w14:paraId="5DAD90F3" w14:textId="77777777" w:rsidR="0099404C" w:rsidRPr="00CF7FAD" w:rsidRDefault="0099404C" w:rsidP="0065771B">
            <w:pPr>
              <w:widowControl/>
              <w:jc w:val="center"/>
              <w:rPr>
                <w:rFonts w:cs="Times New Roman"/>
                <w:sz w:val="24"/>
                <w:szCs w:val="24"/>
              </w:rPr>
            </w:pPr>
            <w:r w:rsidRPr="00CF7FAD">
              <w:rPr>
                <w:rFonts w:cs="Times New Roman"/>
                <w:sz w:val="24"/>
                <w:szCs w:val="24"/>
              </w:rPr>
              <w:t>-0.539</w:t>
            </w:r>
          </w:p>
        </w:tc>
        <w:tc>
          <w:tcPr>
            <w:tcW w:w="1720" w:type="dxa"/>
            <w:tcBorders>
              <w:top w:val="nil"/>
            </w:tcBorders>
            <w:vAlign w:val="center"/>
          </w:tcPr>
          <w:p w14:paraId="669EB070" w14:textId="77777777" w:rsidR="0099404C" w:rsidRPr="00CF7FAD" w:rsidRDefault="0099404C" w:rsidP="0065771B">
            <w:pPr>
              <w:widowControl/>
              <w:jc w:val="center"/>
              <w:rPr>
                <w:rFonts w:cs="Times New Roman"/>
                <w:sz w:val="24"/>
                <w:szCs w:val="24"/>
              </w:rPr>
            </w:pPr>
            <w:r w:rsidRPr="00CF7FAD">
              <w:rPr>
                <w:rFonts w:cs="Times New Roman"/>
                <w:sz w:val="24"/>
                <w:szCs w:val="24"/>
              </w:rPr>
              <w:t>-0.6167</w:t>
            </w:r>
          </w:p>
        </w:tc>
      </w:tr>
      <w:tr w:rsidR="0099404C" w:rsidRPr="00E3742E" w14:paraId="00E92356" w14:textId="77777777" w:rsidTr="0065771B">
        <w:trPr>
          <w:cantSplit/>
          <w:trHeight w:val="503"/>
        </w:trPr>
        <w:tc>
          <w:tcPr>
            <w:tcW w:w="1714" w:type="dxa"/>
            <w:vAlign w:val="center"/>
          </w:tcPr>
          <w:p w14:paraId="680B5919" w14:textId="77777777" w:rsidR="0099404C" w:rsidRPr="00D850FE" w:rsidRDefault="0099404C" w:rsidP="0065771B">
            <w:pPr>
              <w:widowControl/>
              <w:jc w:val="center"/>
              <w:rPr>
                <w:rFonts w:cs="Times New Roman"/>
                <w:sz w:val="24"/>
                <w:szCs w:val="24"/>
              </w:rPr>
            </w:pPr>
            <w:r w:rsidRPr="00D850FE">
              <w:rPr>
                <w:rFonts w:cs="Times New Roman"/>
                <w:sz w:val="24"/>
                <w:szCs w:val="24"/>
              </w:rPr>
              <w:t>3</w:t>
            </w:r>
          </w:p>
        </w:tc>
        <w:tc>
          <w:tcPr>
            <w:tcW w:w="1959" w:type="dxa"/>
            <w:vAlign w:val="center"/>
          </w:tcPr>
          <w:p w14:paraId="1665FCE9" w14:textId="77777777" w:rsidR="0099404C" w:rsidRPr="00CF7FAD" w:rsidRDefault="0099404C" w:rsidP="0065771B">
            <w:pPr>
              <w:widowControl/>
              <w:jc w:val="center"/>
              <w:rPr>
                <w:rFonts w:cs="Times New Roman"/>
                <w:sz w:val="24"/>
                <w:szCs w:val="24"/>
              </w:rPr>
            </w:pPr>
            <w:r>
              <w:rPr>
                <w:rFonts w:cs="Times New Roman"/>
                <w:sz w:val="24"/>
                <w:szCs w:val="24"/>
              </w:rPr>
              <w:t>-0.0179</w:t>
            </w:r>
          </w:p>
        </w:tc>
        <w:tc>
          <w:tcPr>
            <w:tcW w:w="1898" w:type="dxa"/>
            <w:vAlign w:val="center"/>
          </w:tcPr>
          <w:p w14:paraId="61A42E8A" w14:textId="77777777" w:rsidR="0099404C" w:rsidRPr="00CF7FAD" w:rsidRDefault="0099404C" w:rsidP="0065771B">
            <w:pPr>
              <w:widowControl/>
              <w:jc w:val="center"/>
              <w:rPr>
                <w:rFonts w:cs="Times New Roman"/>
                <w:sz w:val="24"/>
                <w:szCs w:val="24"/>
              </w:rPr>
            </w:pPr>
            <w:r w:rsidRPr="00CF7FAD">
              <w:rPr>
                <w:rFonts w:cs="Times New Roman"/>
                <w:sz w:val="24"/>
                <w:szCs w:val="24"/>
              </w:rPr>
              <w:t>0.767</w:t>
            </w:r>
          </w:p>
        </w:tc>
        <w:tc>
          <w:tcPr>
            <w:tcW w:w="1964" w:type="dxa"/>
            <w:vAlign w:val="center"/>
          </w:tcPr>
          <w:p w14:paraId="729A514D" w14:textId="77777777" w:rsidR="0099404C" w:rsidRPr="00CF7FAD" w:rsidRDefault="0099404C" w:rsidP="0065771B">
            <w:pPr>
              <w:widowControl/>
              <w:jc w:val="center"/>
              <w:rPr>
                <w:rFonts w:cs="Times New Roman"/>
                <w:sz w:val="24"/>
                <w:szCs w:val="24"/>
              </w:rPr>
            </w:pPr>
            <w:r w:rsidRPr="00CF7FAD">
              <w:rPr>
                <w:rFonts w:cs="Times New Roman"/>
                <w:sz w:val="24"/>
                <w:szCs w:val="24"/>
              </w:rPr>
              <w:t>0.794</w:t>
            </w:r>
          </w:p>
        </w:tc>
        <w:tc>
          <w:tcPr>
            <w:tcW w:w="1718" w:type="dxa"/>
            <w:vAlign w:val="center"/>
          </w:tcPr>
          <w:p w14:paraId="252DE9C4" w14:textId="77777777" w:rsidR="0099404C" w:rsidRPr="00CF7FAD" w:rsidRDefault="0099404C" w:rsidP="0065771B">
            <w:pPr>
              <w:widowControl/>
              <w:jc w:val="center"/>
              <w:rPr>
                <w:rFonts w:cs="Times New Roman"/>
                <w:sz w:val="24"/>
                <w:szCs w:val="24"/>
              </w:rPr>
            </w:pPr>
            <w:r w:rsidRPr="00CF7FAD">
              <w:rPr>
                <w:rFonts w:cs="Times New Roman"/>
                <w:sz w:val="24"/>
                <w:szCs w:val="24"/>
              </w:rPr>
              <w:t>-0.058</w:t>
            </w:r>
          </w:p>
        </w:tc>
        <w:tc>
          <w:tcPr>
            <w:tcW w:w="1539" w:type="dxa"/>
            <w:vAlign w:val="center"/>
          </w:tcPr>
          <w:p w14:paraId="6D6DC22B" w14:textId="77777777" w:rsidR="0099404C" w:rsidRPr="00CF7FAD" w:rsidRDefault="0099404C" w:rsidP="0065771B">
            <w:pPr>
              <w:widowControl/>
              <w:jc w:val="center"/>
              <w:rPr>
                <w:rFonts w:cs="Times New Roman"/>
                <w:sz w:val="24"/>
                <w:szCs w:val="24"/>
              </w:rPr>
            </w:pPr>
            <w:r w:rsidRPr="00CF7FAD">
              <w:rPr>
                <w:rFonts w:cs="Times New Roman"/>
                <w:sz w:val="24"/>
                <w:szCs w:val="24"/>
              </w:rPr>
              <w:t>-0.890</w:t>
            </w:r>
          </w:p>
        </w:tc>
        <w:tc>
          <w:tcPr>
            <w:tcW w:w="1720" w:type="dxa"/>
            <w:vAlign w:val="center"/>
          </w:tcPr>
          <w:p w14:paraId="26BECDC7" w14:textId="77777777" w:rsidR="0099404C" w:rsidRPr="00CF7FAD" w:rsidRDefault="0099404C" w:rsidP="0065771B">
            <w:pPr>
              <w:widowControl/>
              <w:jc w:val="center"/>
              <w:rPr>
                <w:rFonts w:cs="Times New Roman"/>
                <w:sz w:val="24"/>
                <w:szCs w:val="24"/>
              </w:rPr>
            </w:pPr>
            <w:r w:rsidRPr="00CF7FAD">
              <w:rPr>
                <w:rFonts w:cs="Times New Roman"/>
                <w:sz w:val="24"/>
                <w:szCs w:val="24"/>
              </w:rPr>
              <w:t>-0.8788</w:t>
            </w:r>
          </w:p>
        </w:tc>
      </w:tr>
      <w:tr w:rsidR="0099404C" w:rsidRPr="00E3742E" w14:paraId="211389E7" w14:textId="77777777" w:rsidTr="0065771B">
        <w:trPr>
          <w:cantSplit/>
          <w:trHeight w:val="503"/>
        </w:trPr>
        <w:tc>
          <w:tcPr>
            <w:tcW w:w="1714" w:type="dxa"/>
            <w:vAlign w:val="center"/>
          </w:tcPr>
          <w:p w14:paraId="0AFD5E21" w14:textId="77777777" w:rsidR="0099404C" w:rsidRPr="00D850FE" w:rsidRDefault="0099404C" w:rsidP="0065771B">
            <w:pPr>
              <w:widowControl/>
              <w:jc w:val="center"/>
              <w:rPr>
                <w:rFonts w:cs="Times New Roman"/>
                <w:sz w:val="24"/>
                <w:szCs w:val="24"/>
              </w:rPr>
            </w:pPr>
            <w:r w:rsidRPr="00D850FE">
              <w:rPr>
                <w:rFonts w:cs="Times New Roman"/>
                <w:sz w:val="24"/>
                <w:szCs w:val="24"/>
              </w:rPr>
              <w:t>4</w:t>
            </w:r>
          </w:p>
        </w:tc>
        <w:tc>
          <w:tcPr>
            <w:tcW w:w="1959" w:type="dxa"/>
            <w:vAlign w:val="center"/>
          </w:tcPr>
          <w:p w14:paraId="3510E132" w14:textId="3BC24DCD" w:rsidR="0099404C" w:rsidRPr="00CF7FAD" w:rsidRDefault="0099404C">
            <w:pPr>
              <w:widowControl/>
              <w:jc w:val="center"/>
              <w:rPr>
                <w:rFonts w:cs="Times New Roman"/>
                <w:sz w:val="24"/>
                <w:szCs w:val="24"/>
              </w:rPr>
            </w:pPr>
            <w:r w:rsidRPr="00CF7FAD">
              <w:rPr>
                <w:rFonts w:cs="Times New Roman"/>
                <w:sz w:val="24"/>
                <w:szCs w:val="24"/>
              </w:rPr>
              <w:t>0.0</w:t>
            </w:r>
            <w:r w:rsidR="00C502BE">
              <w:rPr>
                <w:rFonts w:cs="Times New Roman"/>
                <w:sz w:val="24"/>
                <w:szCs w:val="24"/>
              </w:rPr>
              <w:t>1</w:t>
            </w:r>
          </w:p>
        </w:tc>
        <w:tc>
          <w:tcPr>
            <w:tcW w:w="1898" w:type="dxa"/>
            <w:vAlign w:val="center"/>
          </w:tcPr>
          <w:p w14:paraId="639C0BE6" w14:textId="77777777" w:rsidR="0099404C" w:rsidRPr="00CF7FAD" w:rsidRDefault="0099404C" w:rsidP="0065771B">
            <w:pPr>
              <w:widowControl/>
              <w:jc w:val="center"/>
              <w:rPr>
                <w:rFonts w:cs="Times New Roman"/>
                <w:sz w:val="24"/>
                <w:szCs w:val="24"/>
              </w:rPr>
            </w:pPr>
            <w:r w:rsidRPr="00CF7FAD">
              <w:rPr>
                <w:rFonts w:cs="Times New Roman"/>
                <w:sz w:val="24"/>
                <w:szCs w:val="24"/>
              </w:rPr>
              <w:t>0.04</w:t>
            </w:r>
            <w:r>
              <w:rPr>
                <w:rFonts w:cs="Times New Roman"/>
                <w:sz w:val="24"/>
                <w:szCs w:val="24"/>
              </w:rPr>
              <w:t>9</w:t>
            </w:r>
          </w:p>
        </w:tc>
        <w:tc>
          <w:tcPr>
            <w:tcW w:w="1964" w:type="dxa"/>
            <w:vAlign w:val="center"/>
          </w:tcPr>
          <w:p w14:paraId="748158BF" w14:textId="77777777" w:rsidR="0099404C" w:rsidRPr="00CF7FAD" w:rsidRDefault="0099404C" w:rsidP="0065771B">
            <w:pPr>
              <w:widowControl/>
              <w:jc w:val="center"/>
              <w:rPr>
                <w:rFonts w:cs="Times New Roman"/>
                <w:sz w:val="24"/>
                <w:szCs w:val="24"/>
              </w:rPr>
            </w:pPr>
            <w:r w:rsidRPr="00CF7FAD">
              <w:rPr>
                <w:rFonts w:cs="Times New Roman"/>
                <w:sz w:val="24"/>
                <w:szCs w:val="24"/>
              </w:rPr>
              <w:t>0.0367</w:t>
            </w:r>
          </w:p>
        </w:tc>
        <w:tc>
          <w:tcPr>
            <w:tcW w:w="1718" w:type="dxa"/>
            <w:vAlign w:val="center"/>
          </w:tcPr>
          <w:p w14:paraId="213685FC" w14:textId="77777777" w:rsidR="0099404C" w:rsidRPr="00CF7FAD" w:rsidRDefault="0099404C" w:rsidP="0065771B">
            <w:pPr>
              <w:widowControl/>
              <w:jc w:val="center"/>
              <w:rPr>
                <w:rFonts w:cs="Times New Roman"/>
                <w:sz w:val="24"/>
                <w:szCs w:val="24"/>
              </w:rPr>
            </w:pPr>
            <w:r w:rsidRPr="00CF7FAD">
              <w:rPr>
                <w:rFonts w:cs="Times New Roman"/>
                <w:sz w:val="24"/>
                <w:szCs w:val="24"/>
              </w:rPr>
              <w:t>0.089</w:t>
            </w:r>
          </w:p>
        </w:tc>
        <w:tc>
          <w:tcPr>
            <w:tcW w:w="1539" w:type="dxa"/>
            <w:vAlign w:val="center"/>
          </w:tcPr>
          <w:p w14:paraId="43BECBEB" w14:textId="77777777" w:rsidR="0099404C" w:rsidRPr="00CF7FAD" w:rsidRDefault="0099404C" w:rsidP="0065771B">
            <w:pPr>
              <w:widowControl/>
              <w:jc w:val="center"/>
              <w:rPr>
                <w:rFonts w:cs="Times New Roman"/>
                <w:sz w:val="24"/>
                <w:szCs w:val="24"/>
              </w:rPr>
            </w:pPr>
            <w:r w:rsidRPr="00CF7FAD">
              <w:rPr>
                <w:rFonts w:cs="Times New Roman"/>
                <w:sz w:val="24"/>
                <w:szCs w:val="24"/>
              </w:rPr>
              <w:t>-0.264</w:t>
            </w:r>
          </w:p>
        </w:tc>
        <w:tc>
          <w:tcPr>
            <w:tcW w:w="1720" w:type="dxa"/>
            <w:vAlign w:val="center"/>
          </w:tcPr>
          <w:p w14:paraId="09A1D921" w14:textId="77777777" w:rsidR="0099404C" w:rsidRPr="00CF7FAD" w:rsidRDefault="0099404C" w:rsidP="0065771B">
            <w:pPr>
              <w:widowControl/>
              <w:jc w:val="center"/>
              <w:rPr>
                <w:rFonts w:cs="Times New Roman"/>
                <w:sz w:val="24"/>
                <w:szCs w:val="24"/>
              </w:rPr>
            </w:pPr>
            <w:r w:rsidRPr="00CF7FAD">
              <w:rPr>
                <w:rFonts w:cs="Times New Roman"/>
                <w:sz w:val="24"/>
                <w:szCs w:val="24"/>
              </w:rPr>
              <w:t>-0.3469</w:t>
            </w:r>
          </w:p>
        </w:tc>
      </w:tr>
      <w:tr w:rsidR="00294402" w:rsidRPr="00E3742E" w14:paraId="19D90A6F" w14:textId="77777777" w:rsidTr="0065771B">
        <w:trPr>
          <w:cantSplit/>
          <w:trHeight w:val="503"/>
        </w:trPr>
        <w:tc>
          <w:tcPr>
            <w:tcW w:w="1714" w:type="dxa"/>
            <w:vAlign w:val="center"/>
          </w:tcPr>
          <w:p w14:paraId="58C3B419" w14:textId="3671F33B" w:rsidR="00294402" w:rsidRPr="00D850FE" w:rsidRDefault="00294402" w:rsidP="0065771B">
            <w:pPr>
              <w:widowControl/>
              <w:jc w:val="center"/>
              <w:rPr>
                <w:rFonts w:cs="Times New Roman"/>
                <w:sz w:val="24"/>
                <w:szCs w:val="24"/>
              </w:rPr>
            </w:pPr>
            <w:r>
              <w:rPr>
                <w:rFonts w:cs="Times New Roman"/>
                <w:sz w:val="24"/>
                <w:szCs w:val="24"/>
              </w:rPr>
              <w:t>5</w:t>
            </w:r>
          </w:p>
        </w:tc>
        <w:tc>
          <w:tcPr>
            <w:tcW w:w="1959" w:type="dxa"/>
            <w:vAlign w:val="center"/>
          </w:tcPr>
          <w:p w14:paraId="66E10443" w14:textId="38B38A50" w:rsidR="00294402" w:rsidRPr="00CF7FAD" w:rsidRDefault="00C502BE" w:rsidP="0065771B">
            <w:pPr>
              <w:widowControl/>
              <w:jc w:val="center"/>
              <w:rPr>
                <w:rFonts w:cs="Times New Roman"/>
                <w:sz w:val="24"/>
                <w:szCs w:val="24"/>
              </w:rPr>
            </w:pPr>
            <w:r>
              <w:rPr>
                <w:rFonts w:cs="Times New Roman" w:hint="eastAsia"/>
                <w:sz w:val="24"/>
                <w:szCs w:val="24"/>
              </w:rPr>
              <w:t>-0.088</w:t>
            </w:r>
          </w:p>
        </w:tc>
        <w:tc>
          <w:tcPr>
            <w:tcW w:w="1898" w:type="dxa"/>
            <w:vAlign w:val="center"/>
          </w:tcPr>
          <w:p w14:paraId="616D6EBB" w14:textId="3ED0C9A6" w:rsidR="00294402" w:rsidRPr="00CF7FAD" w:rsidRDefault="00C502BE" w:rsidP="0065771B">
            <w:pPr>
              <w:widowControl/>
              <w:jc w:val="center"/>
              <w:rPr>
                <w:rFonts w:cs="Times New Roman"/>
                <w:sz w:val="24"/>
                <w:szCs w:val="24"/>
              </w:rPr>
            </w:pPr>
            <w:r>
              <w:rPr>
                <w:rFonts w:cs="Times New Roman"/>
                <w:sz w:val="24"/>
                <w:szCs w:val="24"/>
              </w:rPr>
              <w:t>0.3407</w:t>
            </w:r>
          </w:p>
        </w:tc>
        <w:tc>
          <w:tcPr>
            <w:tcW w:w="1964" w:type="dxa"/>
            <w:vAlign w:val="center"/>
          </w:tcPr>
          <w:p w14:paraId="3E3DE775" w14:textId="04474FE5" w:rsidR="00294402" w:rsidRPr="00CF7FAD" w:rsidRDefault="00C502BE" w:rsidP="0065771B">
            <w:pPr>
              <w:widowControl/>
              <w:jc w:val="center"/>
              <w:rPr>
                <w:rFonts w:cs="Times New Roman"/>
                <w:sz w:val="24"/>
                <w:szCs w:val="24"/>
              </w:rPr>
            </w:pPr>
            <w:r>
              <w:rPr>
                <w:rFonts w:cs="Times New Roman"/>
                <w:sz w:val="24"/>
                <w:szCs w:val="24"/>
              </w:rPr>
              <w:t>0.4158</w:t>
            </w:r>
          </w:p>
        </w:tc>
        <w:tc>
          <w:tcPr>
            <w:tcW w:w="1718" w:type="dxa"/>
            <w:vAlign w:val="center"/>
          </w:tcPr>
          <w:p w14:paraId="67E54014" w14:textId="6AD4CDC1" w:rsidR="00294402" w:rsidRPr="00CF7FAD" w:rsidRDefault="00C502BE" w:rsidP="0065771B">
            <w:pPr>
              <w:widowControl/>
              <w:jc w:val="center"/>
              <w:rPr>
                <w:rFonts w:cs="Times New Roman"/>
                <w:sz w:val="24"/>
                <w:szCs w:val="24"/>
              </w:rPr>
            </w:pPr>
            <w:r>
              <w:rPr>
                <w:rFonts w:cs="Times New Roman"/>
                <w:sz w:val="24"/>
                <w:szCs w:val="24"/>
              </w:rPr>
              <w:t>0.0535</w:t>
            </w:r>
          </w:p>
        </w:tc>
        <w:tc>
          <w:tcPr>
            <w:tcW w:w="1539" w:type="dxa"/>
            <w:vAlign w:val="center"/>
          </w:tcPr>
          <w:p w14:paraId="60D83188" w14:textId="5AD6C140" w:rsidR="00294402" w:rsidRPr="00CF7FAD" w:rsidRDefault="00C502BE" w:rsidP="0065771B">
            <w:pPr>
              <w:widowControl/>
              <w:jc w:val="center"/>
              <w:rPr>
                <w:rFonts w:cs="Times New Roman"/>
                <w:sz w:val="24"/>
                <w:szCs w:val="24"/>
              </w:rPr>
            </w:pPr>
            <w:r>
              <w:rPr>
                <w:rFonts w:cs="Times New Roman"/>
                <w:sz w:val="24"/>
                <w:szCs w:val="24"/>
              </w:rPr>
              <w:t>-0.644</w:t>
            </w:r>
          </w:p>
        </w:tc>
        <w:tc>
          <w:tcPr>
            <w:tcW w:w="1720" w:type="dxa"/>
            <w:vAlign w:val="center"/>
          </w:tcPr>
          <w:p w14:paraId="60F10852" w14:textId="6C4CD6BB" w:rsidR="00294402" w:rsidRPr="00CF7FAD" w:rsidRDefault="00C502BE" w:rsidP="0065771B">
            <w:pPr>
              <w:widowControl/>
              <w:jc w:val="center"/>
              <w:rPr>
                <w:rFonts w:cs="Times New Roman"/>
                <w:sz w:val="24"/>
                <w:szCs w:val="24"/>
              </w:rPr>
            </w:pPr>
            <w:r>
              <w:rPr>
                <w:rFonts w:cs="Times New Roman"/>
                <w:sz w:val="24"/>
                <w:szCs w:val="24"/>
              </w:rPr>
              <w:t>-0.6786</w:t>
            </w:r>
          </w:p>
        </w:tc>
      </w:tr>
      <w:tr w:rsidR="0099404C" w:rsidRPr="00E3742E" w14:paraId="41BF2715" w14:textId="77777777" w:rsidTr="0065771B">
        <w:trPr>
          <w:cantSplit/>
          <w:trHeight w:val="503"/>
        </w:trPr>
        <w:tc>
          <w:tcPr>
            <w:tcW w:w="1714" w:type="dxa"/>
            <w:vAlign w:val="center"/>
          </w:tcPr>
          <w:p w14:paraId="059E1E44" w14:textId="77777777" w:rsidR="0099404C" w:rsidRPr="00D850FE" w:rsidRDefault="0099404C" w:rsidP="0065771B">
            <w:pPr>
              <w:widowControl/>
              <w:jc w:val="center"/>
              <w:rPr>
                <w:rFonts w:cs="Times New Roman"/>
                <w:sz w:val="24"/>
                <w:szCs w:val="24"/>
              </w:rPr>
            </w:pPr>
            <w:r w:rsidRPr="00D850FE">
              <w:rPr>
                <w:rFonts w:cs="Times New Roman"/>
                <w:sz w:val="24"/>
                <w:szCs w:val="24"/>
              </w:rPr>
              <w:t>estimates</w:t>
            </w:r>
          </w:p>
        </w:tc>
        <w:tc>
          <w:tcPr>
            <w:tcW w:w="1959" w:type="dxa"/>
            <w:vAlign w:val="center"/>
          </w:tcPr>
          <w:p w14:paraId="1DFBC4C9" w14:textId="01EBFDC3" w:rsidR="0099404C" w:rsidRPr="00CF7FAD" w:rsidRDefault="0099404C">
            <w:pPr>
              <w:widowControl/>
              <w:jc w:val="center"/>
              <w:rPr>
                <w:rFonts w:cs="Times New Roman"/>
                <w:sz w:val="24"/>
                <w:szCs w:val="24"/>
              </w:rPr>
            </w:pPr>
            <w:r w:rsidRPr="00CF7FAD">
              <w:rPr>
                <w:rFonts w:cs="Times New Roman"/>
                <w:sz w:val="24"/>
                <w:szCs w:val="24"/>
              </w:rPr>
              <w:t>0.0</w:t>
            </w:r>
            <w:r w:rsidR="00D90878">
              <w:rPr>
                <w:rFonts w:cs="Times New Roman"/>
                <w:sz w:val="24"/>
                <w:szCs w:val="24"/>
              </w:rPr>
              <w:t>25</w:t>
            </w:r>
          </w:p>
        </w:tc>
        <w:tc>
          <w:tcPr>
            <w:tcW w:w="1898" w:type="dxa"/>
            <w:vAlign w:val="center"/>
          </w:tcPr>
          <w:p w14:paraId="5EB921B1" w14:textId="28F02DCC" w:rsidR="0099404C" w:rsidRPr="00CF7FAD" w:rsidRDefault="0099404C">
            <w:pPr>
              <w:widowControl/>
              <w:jc w:val="center"/>
              <w:rPr>
                <w:rFonts w:cs="Times New Roman"/>
                <w:sz w:val="24"/>
                <w:szCs w:val="24"/>
              </w:rPr>
            </w:pPr>
            <w:r w:rsidRPr="00CF7FAD">
              <w:rPr>
                <w:rFonts w:cs="Times New Roman"/>
                <w:sz w:val="24"/>
                <w:szCs w:val="24"/>
              </w:rPr>
              <w:t>0.</w:t>
            </w:r>
            <w:r w:rsidR="00D90878">
              <w:rPr>
                <w:rFonts w:cs="Times New Roman"/>
                <w:sz w:val="24"/>
                <w:szCs w:val="24"/>
              </w:rPr>
              <w:t>293</w:t>
            </w:r>
          </w:p>
        </w:tc>
        <w:tc>
          <w:tcPr>
            <w:tcW w:w="1964" w:type="dxa"/>
            <w:vAlign w:val="center"/>
          </w:tcPr>
          <w:p w14:paraId="7F4E78DC" w14:textId="0F4C7010" w:rsidR="0099404C" w:rsidRPr="00CF7FAD" w:rsidRDefault="0099404C" w:rsidP="0065771B">
            <w:pPr>
              <w:widowControl/>
              <w:jc w:val="center"/>
              <w:rPr>
                <w:rFonts w:cs="Times New Roman"/>
                <w:sz w:val="24"/>
                <w:szCs w:val="24"/>
              </w:rPr>
            </w:pPr>
            <w:r w:rsidRPr="00CF7FAD">
              <w:rPr>
                <w:rFonts w:cs="Times New Roman"/>
                <w:sz w:val="24"/>
                <w:szCs w:val="24"/>
              </w:rPr>
              <w:t>0</w:t>
            </w:r>
            <w:r w:rsidR="00D90878">
              <w:rPr>
                <w:rFonts w:cs="Times New Roman"/>
                <w:sz w:val="24"/>
                <w:szCs w:val="24"/>
              </w:rPr>
              <w:t>.366</w:t>
            </w:r>
          </w:p>
        </w:tc>
        <w:tc>
          <w:tcPr>
            <w:tcW w:w="1718" w:type="dxa"/>
            <w:vAlign w:val="center"/>
          </w:tcPr>
          <w:p w14:paraId="007F8FE7" w14:textId="1E1396B9" w:rsidR="0099404C" w:rsidRPr="00CF7FAD" w:rsidRDefault="00D90878" w:rsidP="0065771B">
            <w:pPr>
              <w:widowControl/>
              <w:jc w:val="center"/>
              <w:rPr>
                <w:rFonts w:cs="Times New Roman"/>
                <w:sz w:val="24"/>
                <w:szCs w:val="24"/>
              </w:rPr>
            </w:pPr>
            <w:r>
              <w:rPr>
                <w:rFonts w:cs="Times New Roman"/>
                <w:sz w:val="24"/>
                <w:szCs w:val="24"/>
              </w:rPr>
              <w:t>0.0490</w:t>
            </w:r>
          </w:p>
        </w:tc>
        <w:tc>
          <w:tcPr>
            <w:tcW w:w="1539" w:type="dxa"/>
            <w:vAlign w:val="center"/>
          </w:tcPr>
          <w:p w14:paraId="38C04DB0" w14:textId="16FB9536" w:rsidR="0099404C" w:rsidRPr="00CF7FAD" w:rsidRDefault="0099404C">
            <w:pPr>
              <w:widowControl/>
              <w:jc w:val="center"/>
              <w:rPr>
                <w:rFonts w:cs="Times New Roman"/>
                <w:sz w:val="24"/>
                <w:szCs w:val="24"/>
              </w:rPr>
            </w:pPr>
            <w:r w:rsidRPr="00CF7FAD">
              <w:rPr>
                <w:rFonts w:cs="Times New Roman"/>
                <w:sz w:val="24"/>
                <w:szCs w:val="24"/>
              </w:rPr>
              <w:t>-0.5</w:t>
            </w:r>
            <w:r w:rsidR="00D90878">
              <w:rPr>
                <w:rFonts w:cs="Times New Roman"/>
                <w:sz w:val="24"/>
                <w:szCs w:val="24"/>
              </w:rPr>
              <w:t>42</w:t>
            </w:r>
          </w:p>
        </w:tc>
        <w:tc>
          <w:tcPr>
            <w:tcW w:w="1720" w:type="dxa"/>
            <w:vAlign w:val="center"/>
          </w:tcPr>
          <w:p w14:paraId="44711854" w14:textId="5816B182" w:rsidR="0099404C" w:rsidRPr="00CF7FAD" w:rsidRDefault="0099404C" w:rsidP="0065771B">
            <w:pPr>
              <w:widowControl/>
              <w:jc w:val="center"/>
              <w:rPr>
                <w:rFonts w:cs="Times New Roman"/>
                <w:sz w:val="24"/>
                <w:szCs w:val="24"/>
                <w:highlight w:val="yellow"/>
              </w:rPr>
            </w:pPr>
            <w:r w:rsidRPr="00CF7FAD">
              <w:rPr>
                <w:rFonts w:cs="Times New Roman"/>
                <w:sz w:val="24"/>
                <w:szCs w:val="24"/>
              </w:rPr>
              <w:t>-</w:t>
            </w:r>
            <w:r w:rsidR="00D90878">
              <w:rPr>
                <w:rFonts w:cs="Times New Roman"/>
                <w:sz w:val="24"/>
                <w:szCs w:val="24"/>
              </w:rPr>
              <w:t>0.6076</w:t>
            </w:r>
          </w:p>
        </w:tc>
      </w:tr>
      <w:tr w:rsidR="0099404C" w:rsidRPr="00E3742E" w14:paraId="7FC7AB17" w14:textId="77777777" w:rsidTr="0065771B">
        <w:trPr>
          <w:cantSplit/>
          <w:trHeight w:val="503"/>
        </w:trPr>
        <w:tc>
          <w:tcPr>
            <w:tcW w:w="1714" w:type="dxa"/>
            <w:vAlign w:val="center"/>
          </w:tcPr>
          <w:p w14:paraId="5D4B1EED" w14:textId="77777777" w:rsidR="0099404C" w:rsidRPr="00D850FE" w:rsidRDefault="0099404C" w:rsidP="0065771B">
            <w:pPr>
              <w:widowControl/>
              <w:jc w:val="center"/>
              <w:rPr>
                <w:rFonts w:cs="Times New Roman"/>
                <w:sz w:val="24"/>
                <w:szCs w:val="24"/>
              </w:rPr>
            </w:pPr>
            <w:r w:rsidRPr="00D850FE">
              <w:rPr>
                <w:rFonts w:cs="Times New Roman"/>
                <w:sz w:val="24"/>
                <w:szCs w:val="24"/>
              </w:rPr>
              <w:t>95% CI</w:t>
            </w:r>
          </w:p>
        </w:tc>
        <w:tc>
          <w:tcPr>
            <w:tcW w:w="1959" w:type="dxa"/>
            <w:vAlign w:val="center"/>
          </w:tcPr>
          <w:p w14:paraId="25EE632F" w14:textId="171E3B2D" w:rsidR="0099404C" w:rsidRPr="00CF7FAD" w:rsidRDefault="00D90878">
            <w:pPr>
              <w:widowControl/>
              <w:jc w:val="center"/>
              <w:rPr>
                <w:rFonts w:cs="Times New Roman"/>
                <w:sz w:val="24"/>
                <w:szCs w:val="24"/>
              </w:rPr>
            </w:pPr>
            <w:r>
              <w:rPr>
                <w:rFonts w:cs="Times New Roman"/>
                <w:sz w:val="24"/>
                <w:szCs w:val="24"/>
              </w:rPr>
              <w:t>[-0.085</w:t>
            </w:r>
            <w:r w:rsidR="0099404C" w:rsidRPr="00CF7FAD">
              <w:rPr>
                <w:rFonts w:cs="Times New Roman"/>
                <w:sz w:val="24"/>
                <w:szCs w:val="24"/>
              </w:rPr>
              <w:t xml:space="preserve"> 0.1</w:t>
            </w:r>
            <w:r>
              <w:rPr>
                <w:rFonts w:cs="Times New Roman"/>
                <w:sz w:val="24"/>
                <w:szCs w:val="24"/>
              </w:rPr>
              <w:t>35</w:t>
            </w:r>
            <w:r w:rsidR="0099404C" w:rsidRPr="00CF7FAD">
              <w:rPr>
                <w:rFonts w:cs="Times New Roman"/>
                <w:sz w:val="24"/>
                <w:szCs w:val="24"/>
              </w:rPr>
              <w:t>]</w:t>
            </w:r>
          </w:p>
        </w:tc>
        <w:tc>
          <w:tcPr>
            <w:tcW w:w="1898" w:type="dxa"/>
            <w:vAlign w:val="center"/>
          </w:tcPr>
          <w:p w14:paraId="455FC9EE" w14:textId="1EAFF90E" w:rsidR="0099404C" w:rsidRPr="00CF7FAD" w:rsidRDefault="0099404C">
            <w:pPr>
              <w:widowControl/>
              <w:jc w:val="center"/>
              <w:rPr>
                <w:rFonts w:cs="Times New Roman"/>
                <w:sz w:val="24"/>
                <w:szCs w:val="24"/>
              </w:rPr>
            </w:pPr>
            <w:r w:rsidRPr="00CF7FAD">
              <w:rPr>
                <w:rFonts w:cs="Times New Roman"/>
                <w:sz w:val="24"/>
                <w:szCs w:val="24"/>
              </w:rPr>
              <w:t>[</w:t>
            </w:r>
            <w:r w:rsidR="00D90878">
              <w:rPr>
                <w:rFonts w:cs="Times New Roman"/>
                <w:sz w:val="24"/>
                <w:szCs w:val="24"/>
              </w:rPr>
              <w:t>0.091</w:t>
            </w:r>
            <w:r w:rsidRPr="00CF7FAD">
              <w:rPr>
                <w:rFonts w:cs="Times New Roman"/>
                <w:sz w:val="24"/>
                <w:szCs w:val="24"/>
              </w:rPr>
              <w:t xml:space="preserve"> 0.</w:t>
            </w:r>
            <w:r w:rsidR="00D90878">
              <w:rPr>
                <w:rFonts w:cs="Times New Roman"/>
                <w:sz w:val="24"/>
                <w:szCs w:val="24"/>
              </w:rPr>
              <w:t>495</w:t>
            </w:r>
            <w:r w:rsidRPr="00CF7FAD">
              <w:rPr>
                <w:rFonts w:cs="Times New Roman"/>
                <w:sz w:val="24"/>
                <w:szCs w:val="24"/>
              </w:rPr>
              <w:t>]</w:t>
            </w:r>
          </w:p>
        </w:tc>
        <w:tc>
          <w:tcPr>
            <w:tcW w:w="1964" w:type="dxa"/>
            <w:vAlign w:val="center"/>
          </w:tcPr>
          <w:p w14:paraId="06D290B9" w14:textId="20C0BA1A" w:rsidR="0099404C" w:rsidRPr="00CF7FAD" w:rsidRDefault="0099404C">
            <w:pPr>
              <w:widowControl/>
              <w:jc w:val="center"/>
              <w:rPr>
                <w:rFonts w:cs="Times New Roman"/>
                <w:sz w:val="24"/>
                <w:szCs w:val="24"/>
              </w:rPr>
            </w:pPr>
            <w:r w:rsidRPr="00CF7FAD">
              <w:rPr>
                <w:rFonts w:cs="Times New Roman"/>
                <w:sz w:val="24"/>
                <w:szCs w:val="24"/>
              </w:rPr>
              <w:t>[</w:t>
            </w:r>
            <w:r w:rsidR="00D90878">
              <w:rPr>
                <w:rFonts w:cs="Times New Roman"/>
                <w:sz w:val="24"/>
                <w:szCs w:val="24"/>
              </w:rPr>
              <w:t>0.169</w:t>
            </w:r>
            <w:r w:rsidRPr="00CF7FAD">
              <w:rPr>
                <w:rFonts w:cs="Times New Roman"/>
                <w:sz w:val="24"/>
                <w:szCs w:val="24"/>
              </w:rPr>
              <w:t xml:space="preserve"> 0.</w:t>
            </w:r>
            <w:r w:rsidR="00D90878">
              <w:rPr>
                <w:rFonts w:cs="Times New Roman"/>
                <w:sz w:val="24"/>
                <w:szCs w:val="24"/>
              </w:rPr>
              <w:t>563</w:t>
            </w:r>
            <w:r w:rsidRPr="00CF7FAD">
              <w:rPr>
                <w:rFonts w:cs="Times New Roman"/>
                <w:sz w:val="24"/>
                <w:szCs w:val="24"/>
              </w:rPr>
              <w:t>]</w:t>
            </w:r>
          </w:p>
        </w:tc>
        <w:tc>
          <w:tcPr>
            <w:tcW w:w="1718" w:type="dxa"/>
            <w:vAlign w:val="center"/>
          </w:tcPr>
          <w:p w14:paraId="5706B3D7" w14:textId="321C9E86" w:rsidR="0099404C" w:rsidRPr="00CF7FAD" w:rsidRDefault="00D90878" w:rsidP="0065771B">
            <w:pPr>
              <w:widowControl/>
              <w:jc w:val="center"/>
              <w:rPr>
                <w:rFonts w:cs="Times New Roman"/>
                <w:sz w:val="24"/>
                <w:szCs w:val="24"/>
              </w:rPr>
            </w:pPr>
            <w:r>
              <w:rPr>
                <w:rFonts w:cs="Times New Roman"/>
                <w:sz w:val="24"/>
                <w:szCs w:val="24"/>
              </w:rPr>
              <w:t>[-0.05 0.148</w:t>
            </w:r>
            <w:r w:rsidR="0099404C" w:rsidRPr="00CF7FAD">
              <w:rPr>
                <w:rFonts w:cs="Times New Roman"/>
                <w:sz w:val="24"/>
                <w:szCs w:val="24"/>
              </w:rPr>
              <w:t>]</w:t>
            </w:r>
          </w:p>
        </w:tc>
        <w:tc>
          <w:tcPr>
            <w:tcW w:w="1539" w:type="dxa"/>
            <w:vAlign w:val="center"/>
          </w:tcPr>
          <w:p w14:paraId="372E2682" w14:textId="260A99FC" w:rsidR="0099404C" w:rsidRPr="00CF7FAD" w:rsidRDefault="00D90878">
            <w:pPr>
              <w:widowControl/>
              <w:jc w:val="center"/>
              <w:rPr>
                <w:rFonts w:cs="Times New Roman"/>
                <w:sz w:val="24"/>
                <w:szCs w:val="24"/>
              </w:rPr>
            </w:pPr>
            <w:r>
              <w:rPr>
                <w:rFonts w:cs="Times New Roman"/>
                <w:sz w:val="24"/>
                <w:szCs w:val="24"/>
              </w:rPr>
              <w:t>[-0.75</w:t>
            </w:r>
            <w:r w:rsidR="0099404C" w:rsidRPr="00CF7FAD">
              <w:rPr>
                <w:rFonts w:cs="Times New Roman"/>
                <w:sz w:val="24"/>
                <w:szCs w:val="24"/>
              </w:rPr>
              <w:t xml:space="preserve"> -0.</w:t>
            </w:r>
            <w:r>
              <w:rPr>
                <w:rFonts w:cs="Times New Roman"/>
                <w:sz w:val="24"/>
                <w:szCs w:val="24"/>
              </w:rPr>
              <w:t>34</w:t>
            </w:r>
            <w:r w:rsidR="0099404C" w:rsidRPr="00CF7FAD">
              <w:rPr>
                <w:rFonts w:cs="Times New Roman"/>
                <w:sz w:val="24"/>
                <w:szCs w:val="24"/>
              </w:rPr>
              <w:t>]</w:t>
            </w:r>
          </w:p>
        </w:tc>
        <w:tc>
          <w:tcPr>
            <w:tcW w:w="1720" w:type="dxa"/>
            <w:vAlign w:val="center"/>
          </w:tcPr>
          <w:p w14:paraId="0088162F" w14:textId="68F96CD6" w:rsidR="0099404C" w:rsidRPr="00CF7FAD" w:rsidRDefault="0099404C">
            <w:pPr>
              <w:widowControl/>
              <w:jc w:val="center"/>
              <w:rPr>
                <w:rFonts w:cs="Times New Roman"/>
                <w:sz w:val="24"/>
                <w:szCs w:val="24"/>
              </w:rPr>
            </w:pPr>
            <w:r w:rsidRPr="00CF7FAD">
              <w:rPr>
                <w:rFonts w:cs="Times New Roman"/>
                <w:sz w:val="24"/>
                <w:szCs w:val="24"/>
              </w:rPr>
              <w:t>[</w:t>
            </w:r>
            <w:r w:rsidR="00D90878">
              <w:rPr>
                <w:rFonts w:cs="Times New Roman"/>
                <w:sz w:val="24"/>
                <w:szCs w:val="24"/>
              </w:rPr>
              <w:t>-0.80</w:t>
            </w:r>
            <w:r w:rsidRPr="00CF7FAD">
              <w:rPr>
                <w:rFonts w:cs="Times New Roman"/>
                <w:sz w:val="24"/>
                <w:szCs w:val="24"/>
              </w:rPr>
              <w:t xml:space="preserve"> -0.</w:t>
            </w:r>
            <w:r w:rsidR="00D90878">
              <w:rPr>
                <w:rFonts w:cs="Times New Roman"/>
                <w:sz w:val="24"/>
                <w:szCs w:val="24"/>
              </w:rPr>
              <w:t>41</w:t>
            </w:r>
            <w:r w:rsidRPr="00CF7FAD">
              <w:rPr>
                <w:rFonts w:cs="Times New Roman"/>
                <w:sz w:val="24"/>
                <w:szCs w:val="24"/>
              </w:rPr>
              <w:t>]</w:t>
            </w:r>
          </w:p>
        </w:tc>
      </w:tr>
      <w:tr w:rsidR="0099404C" w:rsidRPr="00E3742E" w14:paraId="4AC78226" w14:textId="77777777" w:rsidTr="0065771B">
        <w:trPr>
          <w:cantSplit/>
          <w:trHeight w:val="503"/>
        </w:trPr>
        <w:tc>
          <w:tcPr>
            <w:tcW w:w="1714" w:type="dxa"/>
            <w:vAlign w:val="center"/>
          </w:tcPr>
          <w:p w14:paraId="29FB7D08" w14:textId="77777777" w:rsidR="0099404C" w:rsidRPr="00D850FE" w:rsidRDefault="0099404C" w:rsidP="0065771B">
            <w:pPr>
              <w:widowControl/>
              <w:jc w:val="center"/>
              <w:rPr>
                <w:rFonts w:cs="Times New Roman"/>
                <w:i/>
                <w:sz w:val="24"/>
                <w:szCs w:val="24"/>
              </w:rPr>
            </w:pPr>
            <w:r w:rsidRPr="00D850FE">
              <w:rPr>
                <w:rFonts w:cs="Times New Roman"/>
                <w:i/>
                <w:sz w:val="24"/>
                <w:szCs w:val="24"/>
              </w:rPr>
              <w:t>p</w:t>
            </w:r>
          </w:p>
        </w:tc>
        <w:tc>
          <w:tcPr>
            <w:tcW w:w="1959" w:type="dxa"/>
            <w:vAlign w:val="center"/>
          </w:tcPr>
          <w:p w14:paraId="2FF85BAC" w14:textId="50455C39" w:rsidR="0099404C" w:rsidRPr="00CF7FAD" w:rsidRDefault="00D90878" w:rsidP="0065771B">
            <w:pPr>
              <w:widowControl/>
              <w:jc w:val="center"/>
              <w:rPr>
                <w:rFonts w:cs="Times New Roman"/>
                <w:sz w:val="24"/>
                <w:szCs w:val="24"/>
              </w:rPr>
            </w:pPr>
            <w:r>
              <w:rPr>
                <w:rFonts w:cs="Times New Roman"/>
                <w:sz w:val="24"/>
                <w:szCs w:val="24"/>
              </w:rPr>
              <w:t>0.656</w:t>
            </w:r>
          </w:p>
        </w:tc>
        <w:tc>
          <w:tcPr>
            <w:tcW w:w="1898" w:type="dxa"/>
            <w:vAlign w:val="center"/>
          </w:tcPr>
          <w:p w14:paraId="65E19F10" w14:textId="6C7C3AF7" w:rsidR="0099404C" w:rsidRPr="00CF7FAD" w:rsidRDefault="00D90878" w:rsidP="0065771B">
            <w:pPr>
              <w:widowControl/>
              <w:jc w:val="center"/>
              <w:rPr>
                <w:rFonts w:cs="Times New Roman"/>
                <w:sz w:val="24"/>
                <w:szCs w:val="24"/>
              </w:rPr>
            </w:pPr>
            <w:r>
              <w:rPr>
                <w:rFonts w:cs="Times New Roman"/>
                <w:sz w:val="24"/>
                <w:szCs w:val="24"/>
              </w:rPr>
              <w:t>0.0045</w:t>
            </w:r>
          </w:p>
        </w:tc>
        <w:tc>
          <w:tcPr>
            <w:tcW w:w="1964" w:type="dxa"/>
            <w:vAlign w:val="center"/>
          </w:tcPr>
          <w:p w14:paraId="1BA010E4" w14:textId="301A7280" w:rsidR="0099404C" w:rsidRPr="00CF7FAD" w:rsidRDefault="00D90878" w:rsidP="0065771B">
            <w:pPr>
              <w:widowControl/>
              <w:jc w:val="center"/>
              <w:rPr>
                <w:rFonts w:cs="Times New Roman"/>
                <w:sz w:val="24"/>
                <w:szCs w:val="24"/>
              </w:rPr>
            </w:pPr>
            <w:r>
              <w:rPr>
                <w:rFonts w:cs="Times New Roman"/>
                <w:sz w:val="24"/>
                <w:szCs w:val="24"/>
              </w:rPr>
              <w:t>0.0003</w:t>
            </w:r>
          </w:p>
        </w:tc>
        <w:tc>
          <w:tcPr>
            <w:tcW w:w="1718" w:type="dxa"/>
            <w:vAlign w:val="center"/>
          </w:tcPr>
          <w:p w14:paraId="66B4B9C4" w14:textId="343307DE" w:rsidR="0099404C" w:rsidRPr="00CF7FAD" w:rsidRDefault="00D90878" w:rsidP="0065771B">
            <w:pPr>
              <w:widowControl/>
              <w:jc w:val="center"/>
              <w:rPr>
                <w:rFonts w:cs="Times New Roman"/>
                <w:sz w:val="24"/>
                <w:szCs w:val="24"/>
              </w:rPr>
            </w:pPr>
            <w:r>
              <w:rPr>
                <w:rFonts w:cs="Times New Roman"/>
                <w:sz w:val="24"/>
                <w:szCs w:val="24"/>
              </w:rPr>
              <w:t>0.333</w:t>
            </w:r>
          </w:p>
        </w:tc>
        <w:tc>
          <w:tcPr>
            <w:tcW w:w="1539" w:type="dxa"/>
            <w:vAlign w:val="center"/>
          </w:tcPr>
          <w:p w14:paraId="3E478439" w14:textId="77777777" w:rsidR="0099404C" w:rsidRPr="00CF7FAD" w:rsidRDefault="0099404C" w:rsidP="0065771B">
            <w:pPr>
              <w:widowControl/>
              <w:jc w:val="center"/>
              <w:rPr>
                <w:rFonts w:cs="Times New Roman"/>
                <w:sz w:val="24"/>
                <w:szCs w:val="24"/>
              </w:rPr>
            </w:pPr>
            <w:r w:rsidRPr="00CF7FAD">
              <w:rPr>
                <w:rFonts w:cs="Times New Roman"/>
                <w:sz w:val="24"/>
                <w:szCs w:val="24"/>
              </w:rPr>
              <w:t>0.000</w:t>
            </w:r>
          </w:p>
        </w:tc>
        <w:tc>
          <w:tcPr>
            <w:tcW w:w="1720" w:type="dxa"/>
            <w:vAlign w:val="center"/>
          </w:tcPr>
          <w:p w14:paraId="58A84763" w14:textId="77777777" w:rsidR="0099404C" w:rsidRPr="00CF7FAD" w:rsidRDefault="0099404C" w:rsidP="0065771B">
            <w:pPr>
              <w:widowControl/>
              <w:jc w:val="center"/>
              <w:rPr>
                <w:rFonts w:cs="Times New Roman"/>
                <w:sz w:val="24"/>
                <w:szCs w:val="24"/>
              </w:rPr>
            </w:pPr>
            <w:r w:rsidRPr="00CF7FAD">
              <w:rPr>
                <w:rFonts w:cs="Times New Roman"/>
                <w:sz w:val="24"/>
                <w:szCs w:val="24"/>
              </w:rPr>
              <w:t>0.0000</w:t>
            </w:r>
          </w:p>
        </w:tc>
      </w:tr>
    </w:tbl>
    <w:p w14:paraId="62D8B5D5" w14:textId="77777777" w:rsidR="0099404C" w:rsidRPr="004E4B4B" w:rsidRDefault="0099404C" w:rsidP="0099404C">
      <w:pPr>
        <w:widowControl/>
        <w:jc w:val="left"/>
        <w:rPr>
          <w:rFonts w:cs="Times New Roman"/>
          <w:sz w:val="24"/>
          <w:szCs w:val="24"/>
        </w:rPr>
      </w:pPr>
      <w:r w:rsidRPr="004E4B4B">
        <w:rPr>
          <w:rFonts w:cs="Times New Roman"/>
          <w:sz w:val="24"/>
          <w:szCs w:val="24"/>
        </w:rPr>
        <w:t>**. Correlation is significant at the 0.01 level (2-tailed).</w:t>
      </w:r>
    </w:p>
    <w:p w14:paraId="2EC497E7" w14:textId="77777777" w:rsidR="0099404C" w:rsidRDefault="0099404C" w:rsidP="0099404C">
      <w:pPr>
        <w:widowControl/>
        <w:jc w:val="left"/>
        <w:rPr>
          <w:rFonts w:cs="Times New Roman"/>
          <w:sz w:val="24"/>
          <w:szCs w:val="24"/>
        </w:rPr>
      </w:pPr>
      <w:r w:rsidRPr="004E4B4B">
        <w:rPr>
          <w:rFonts w:cs="Times New Roman"/>
          <w:sz w:val="24"/>
          <w:szCs w:val="24"/>
        </w:rPr>
        <w:t>*. Correlation is significant at the 0.05 level (2-tailed).</w:t>
      </w:r>
    </w:p>
    <w:p w14:paraId="4704457F" w14:textId="2E64213A" w:rsidR="0099404C" w:rsidRDefault="0099404C" w:rsidP="0099404C">
      <w:pPr>
        <w:widowControl/>
        <w:jc w:val="left"/>
        <w:rPr>
          <w:rFonts w:cs="Times New Roman"/>
          <w:sz w:val="24"/>
          <w:szCs w:val="24"/>
        </w:rPr>
      </w:pPr>
      <w:r>
        <w:rPr>
          <w:rFonts w:cs="Times New Roman"/>
          <w:sz w:val="24"/>
          <w:szCs w:val="24"/>
        </w:rPr>
        <w:t>(Normal Good): The Normal condition – Good condition of matched self trials;</w:t>
      </w:r>
    </w:p>
    <w:p w14:paraId="09EAE50B" w14:textId="77777777" w:rsidR="0099404C" w:rsidRDefault="0099404C" w:rsidP="0099404C">
      <w:pPr>
        <w:widowControl/>
        <w:jc w:val="left"/>
      </w:pPr>
      <w:r>
        <w:rPr>
          <w:rFonts w:cs="Times New Roman"/>
          <w:sz w:val="24"/>
          <w:szCs w:val="24"/>
        </w:rPr>
        <w:t>(Bad Normal): The Bad condition – Normal condition of matched self trials.</w:t>
      </w:r>
    </w:p>
    <w:p w14:paraId="7FCE106E" w14:textId="77777777" w:rsidR="00CF6305" w:rsidRDefault="00CF6305" w:rsidP="00877736">
      <w:pPr>
        <w:widowControl/>
        <w:jc w:val="left"/>
      </w:pPr>
    </w:p>
    <w:p w14:paraId="61D3532C" w14:textId="77777777" w:rsidR="00442056" w:rsidRDefault="00442056" w:rsidP="00877736">
      <w:pPr>
        <w:widowControl/>
        <w:jc w:val="left"/>
      </w:pPr>
    </w:p>
    <w:p w14:paraId="032A99A7" w14:textId="77777777" w:rsidR="00442056" w:rsidRDefault="00442056" w:rsidP="00877736">
      <w:pPr>
        <w:widowControl/>
        <w:jc w:val="left"/>
      </w:pPr>
    </w:p>
    <w:p w14:paraId="48C558D1" w14:textId="2775F7A4" w:rsidR="00442056" w:rsidRDefault="00442056" w:rsidP="00442056">
      <w:pPr>
        <w:widowControl/>
        <w:jc w:val="left"/>
        <w:rPr>
          <w:rFonts w:cs="Times New Roman"/>
          <w:b/>
          <w:sz w:val="24"/>
          <w:szCs w:val="24"/>
        </w:rPr>
      </w:pPr>
      <w:r>
        <w:rPr>
          <w:rFonts w:cs="Times New Roman"/>
          <w:b/>
          <w:sz w:val="24"/>
          <w:szCs w:val="24"/>
        </w:rPr>
        <w:t xml:space="preserve">Table 11. </w:t>
      </w:r>
      <w:r>
        <w:rPr>
          <w:rFonts w:cs="Times New Roman"/>
          <w:sz w:val="24"/>
          <w:szCs w:val="24"/>
        </w:rPr>
        <w:t xml:space="preserve">meta-analysis of </w:t>
      </w:r>
      <w:r w:rsidR="00C9041E">
        <w:rPr>
          <w:rFonts w:cs="Times New Roman"/>
          <w:sz w:val="24"/>
          <w:szCs w:val="24"/>
        </w:rPr>
        <w:t>the effect size of d’ and RTs under self condition cross experiment 3 and 4</w:t>
      </w:r>
      <w:r w:rsidRPr="004E4B4B">
        <w:rPr>
          <w:rFonts w:cs="Times New Roman"/>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1"/>
        <w:gridCol w:w="1978"/>
        <w:gridCol w:w="1917"/>
        <w:gridCol w:w="1979"/>
        <w:gridCol w:w="1735"/>
        <w:gridCol w:w="1555"/>
        <w:gridCol w:w="1735"/>
      </w:tblGrid>
      <w:tr w:rsidR="003933EB" w:rsidRPr="00E3742E" w14:paraId="6CFD7A42" w14:textId="77777777" w:rsidTr="00F849C1">
        <w:trPr>
          <w:cantSplit/>
          <w:trHeight w:val="492"/>
        </w:trPr>
        <w:tc>
          <w:tcPr>
            <w:tcW w:w="1731" w:type="dxa"/>
            <w:tcBorders>
              <w:top w:val="single" w:sz="4" w:space="0" w:color="auto"/>
              <w:bottom w:val="nil"/>
            </w:tcBorders>
            <w:vAlign w:val="center"/>
          </w:tcPr>
          <w:p w14:paraId="55ED2E7B" w14:textId="77777777" w:rsidR="003933EB" w:rsidRPr="004E4B4B" w:rsidRDefault="003933EB" w:rsidP="009D0192">
            <w:pPr>
              <w:widowControl/>
              <w:rPr>
                <w:rFonts w:cs="Times New Roman"/>
                <w:sz w:val="24"/>
                <w:szCs w:val="24"/>
              </w:rPr>
            </w:pPr>
          </w:p>
        </w:tc>
        <w:tc>
          <w:tcPr>
            <w:tcW w:w="5874" w:type="dxa"/>
            <w:gridSpan w:val="3"/>
            <w:tcBorders>
              <w:top w:val="single" w:sz="4" w:space="0" w:color="auto"/>
              <w:bottom w:val="nil"/>
            </w:tcBorders>
            <w:vAlign w:val="center"/>
          </w:tcPr>
          <w:p w14:paraId="7CFE7C20" w14:textId="64BADE59" w:rsidR="003933EB" w:rsidRPr="004E4B4B" w:rsidRDefault="003933EB" w:rsidP="009D0192">
            <w:pPr>
              <w:widowControl/>
              <w:jc w:val="center"/>
              <w:rPr>
                <w:rFonts w:cs="Times New Roman"/>
                <w:sz w:val="24"/>
                <w:szCs w:val="24"/>
              </w:rPr>
            </w:pPr>
            <w:r>
              <w:rPr>
                <w:rFonts w:cs="Times New Roman"/>
                <w:b/>
                <w:noProof/>
                <w:sz w:val="24"/>
                <w:szCs w:val="24"/>
                <w:lang w:val="en-GB"/>
              </w:rPr>
              <mc:AlternateContent>
                <mc:Choice Requires="wps">
                  <w:drawing>
                    <wp:anchor distT="0" distB="0" distL="114300" distR="114300" simplePos="0" relativeHeight="251705344" behindDoc="0" locked="0" layoutInCell="1" allowOverlap="1" wp14:anchorId="5288693D" wp14:editId="7D061EFF">
                      <wp:simplePos x="0" y="0"/>
                      <wp:positionH relativeFrom="column">
                        <wp:posOffset>1142365</wp:posOffset>
                      </wp:positionH>
                      <wp:positionV relativeFrom="paragraph">
                        <wp:posOffset>244475</wp:posOffset>
                      </wp:positionV>
                      <wp:extent cx="1630045" cy="16510"/>
                      <wp:effectExtent l="0" t="0" r="27305" b="21590"/>
                      <wp:wrapNone/>
                      <wp:docPr id="9" name="Straight Connector 9"/>
                      <wp:cNvGraphicFramePr/>
                      <a:graphic xmlns:a="http://schemas.openxmlformats.org/drawingml/2006/main">
                        <a:graphicData uri="http://schemas.microsoft.com/office/word/2010/wordprocessingShape">
                          <wps:wsp>
                            <wps:cNvCnPr/>
                            <wps:spPr>
                              <a:xfrm flipV="1">
                                <a:off x="0" y="0"/>
                                <a:ext cx="1630045" cy="16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023B6" id="Straight Connector 9"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95pt,19.25pt" to="218.3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" strokecolor="black [3213]" strokeweight=".5pt">
                      <v:stroke joinstyle="miter"/>
                    </v:line>
                  </w:pict>
                </mc:Fallback>
              </mc:AlternateContent>
            </w:r>
            <w:r>
              <w:rPr>
                <w:rFonts w:cs="Times New Roman"/>
                <w:sz w:val="24"/>
                <w:szCs w:val="24"/>
              </w:rPr>
              <w:t>d’</w:t>
            </w:r>
          </w:p>
        </w:tc>
        <w:tc>
          <w:tcPr>
            <w:tcW w:w="1735" w:type="dxa"/>
            <w:tcBorders>
              <w:top w:val="single" w:sz="4" w:space="0" w:color="auto"/>
              <w:bottom w:val="nil"/>
            </w:tcBorders>
            <w:vAlign w:val="center"/>
          </w:tcPr>
          <w:p w14:paraId="30BC865E" w14:textId="407319F3" w:rsidR="003933EB" w:rsidRPr="004E4B4B" w:rsidRDefault="003933EB" w:rsidP="009D0192">
            <w:pPr>
              <w:widowControl/>
              <w:jc w:val="center"/>
              <w:rPr>
                <w:rFonts w:cs="Times New Roman"/>
                <w:sz w:val="24"/>
                <w:szCs w:val="24"/>
              </w:rPr>
            </w:pPr>
          </w:p>
        </w:tc>
        <w:tc>
          <w:tcPr>
            <w:tcW w:w="3290" w:type="dxa"/>
            <w:gridSpan w:val="2"/>
            <w:tcBorders>
              <w:top w:val="single" w:sz="4" w:space="0" w:color="auto"/>
              <w:bottom w:val="nil"/>
            </w:tcBorders>
            <w:vAlign w:val="center"/>
          </w:tcPr>
          <w:p w14:paraId="4B7B80B1" w14:textId="1AB75EE3" w:rsidR="003933EB" w:rsidRPr="004E4B4B" w:rsidRDefault="003933EB" w:rsidP="009D0192">
            <w:pPr>
              <w:widowControl/>
              <w:jc w:val="center"/>
              <w:rPr>
                <w:rFonts w:cs="Times New Roman"/>
                <w:sz w:val="24"/>
                <w:szCs w:val="24"/>
              </w:rPr>
            </w:pPr>
            <w:r>
              <w:rPr>
                <w:rFonts w:cs="Times New Roman"/>
                <w:b/>
                <w:noProof/>
                <w:sz w:val="24"/>
                <w:szCs w:val="24"/>
                <w:lang w:val="en-GB"/>
              </w:rPr>
              <mc:AlternateContent>
                <mc:Choice Requires="wps">
                  <w:drawing>
                    <wp:anchor distT="0" distB="0" distL="114300" distR="114300" simplePos="0" relativeHeight="251706368" behindDoc="0" locked="0" layoutInCell="1" allowOverlap="1" wp14:anchorId="127F8498" wp14:editId="6EE01C76">
                      <wp:simplePos x="0" y="0"/>
                      <wp:positionH relativeFrom="column">
                        <wp:posOffset>-231775</wp:posOffset>
                      </wp:positionH>
                      <wp:positionV relativeFrom="paragraph">
                        <wp:posOffset>227330</wp:posOffset>
                      </wp:positionV>
                      <wp:extent cx="2207895" cy="0"/>
                      <wp:effectExtent l="0" t="0" r="20955" b="19050"/>
                      <wp:wrapNone/>
                      <wp:docPr id="10" name="Straight Connector 10"/>
                      <wp:cNvGraphicFramePr/>
                      <a:graphic xmlns:a="http://schemas.openxmlformats.org/drawingml/2006/main">
                        <a:graphicData uri="http://schemas.microsoft.com/office/word/2010/wordprocessingShape">
                          <wps:wsp>
                            <wps:cNvCnPr/>
                            <wps:spPr>
                              <a:xfrm>
                                <a:off x="0" y="0"/>
                                <a:ext cx="220836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01124" id="Straight Connector 1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5pt,17.9pt" to="155.6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" strokecolor="black [3213]" strokeweight=".5pt">
                      <v:stroke joinstyle="miter"/>
                    </v:line>
                  </w:pict>
                </mc:Fallback>
              </mc:AlternateContent>
            </w:r>
            <w:r>
              <w:rPr>
                <w:rFonts w:cs="Times New Roman"/>
                <w:sz w:val="24"/>
                <w:szCs w:val="24"/>
              </w:rPr>
              <w:t>RTs</w:t>
            </w:r>
          </w:p>
        </w:tc>
      </w:tr>
      <w:tr w:rsidR="003933EB" w:rsidRPr="00E3742E" w14:paraId="5672419D" w14:textId="77777777" w:rsidTr="00F849C1">
        <w:trPr>
          <w:cantSplit/>
          <w:trHeight w:val="492"/>
        </w:trPr>
        <w:tc>
          <w:tcPr>
            <w:tcW w:w="1731" w:type="dxa"/>
            <w:tcBorders>
              <w:top w:val="nil"/>
              <w:bottom w:val="single" w:sz="4" w:space="0" w:color="auto"/>
            </w:tcBorders>
            <w:vAlign w:val="center"/>
          </w:tcPr>
          <w:p w14:paraId="534823F8" w14:textId="78478AB9" w:rsidR="003933EB" w:rsidRPr="002747F1" w:rsidRDefault="003933EB">
            <w:pPr>
              <w:widowControl/>
              <w:rPr>
                <w:rFonts w:cs="Times New Roman"/>
                <w:sz w:val="24"/>
                <w:szCs w:val="24"/>
              </w:rPr>
            </w:pPr>
            <w:r>
              <w:rPr>
                <w:rFonts w:cs="Times New Roman"/>
                <w:sz w:val="24"/>
                <w:szCs w:val="24"/>
              </w:rPr>
              <w:t>expt</w:t>
            </w:r>
          </w:p>
        </w:tc>
        <w:tc>
          <w:tcPr>
            <w:tcW w:w="1978" w:type="dxa"/>
            <w:tcBorders>
              <w:top w:val="nil"/>
              <w:bottom w:val="single" w:sz="4" w:space="0" w:color="auto"/>
            </w:tcBorders>
            <w:vAlign w:val="center"/>
          </w:tcPr>
          <w:p w14:paraId="2F028990" w14:textId="2615BECC" w:rsidR="003933EB" w:rsidRPr="004E4B4B" w:rsidRDefault="003933EB" w:rsidP="003933EB">
            <w:pPr>
              <w:widowControl/>
              <w:jc w:val="center"/>
              <w:rPr>
                <w:rFonts w:cs="Times New Roman"/>
                <w:sz w:val="24"/>
                <w:szCs w:val="24"/>
              </w:rPr>
            </w:pPr>
            <w:r>
              <w:rPr>
                <w:rFonts w:cs="Times New Roman"/>
                <w:szCs w:val="21"/>
              </w:rPr>
              <w:t>Bad-</w:t>
            </w:r>
            <w:r w:rsidR="008D57DE">
              <w:rPr>
                <w:rFonts w:cs="Times New Roman"/>
                <w:szCs w:val="21"/>
              </w:rPr>
              <w:t>Neutral</w:t>
            </w:r>
          </w:p>
        </w:tc>
        <w:tc>
          <w:tcPr>
            <w:tcW w:w="1917" w:type="dxa"/>
            <w:tcBorders>
              <w:top w:val="nil"/>
              <w:bottom w:val="single" w:sz="4" w:space="0" w:color="auto"/>
            </w:tcBorders>
            <w:vAlign w:val="center"/>
          </w:tcPr>
          <w:p w14:paraId="0F64193B" w14:textId="2B456E81" w:rsidR="003933EB" w:rsidRPr="004E4B4B" w:rsidRDefault="003933EB" w:rsidP="003933EB">
            <w:pPr>
              <w:widowControl/>
              <w:jc w:val="center"/>
              <w:rPr>
                <w:rFonts w:cs="Times New Roman"/>
                <w:sz w:val="24"/>
                <w:szCs w:val="24"/>
              </w:rPr>
            </w:pPr>
            <w:r>
              <w:rPr>
                <w:rFonts w:cs="Times New Roman"/>
                <w:szCs w:val="21"/>
              </w:rPr>
              <w:t>Good-</w:t>
            </w:r>
            <w:r w:rsidR="008D57DE">
              <w:rPr>
                <w:rFonts w:cs="Times New Roman"/>
                <w:szCs w:val="21"/>
              </w:rPr>
              <w:t>Neutral</w:t>
            </w:r>
          </w:p>
        </w:tc>
        <w:tc>
          <w:tcPr>
            <w:tcW w:w="1978" w:type="dxa"/>
            <w:tcBorders>
              <w:top w:val="nil"/>
              <w:bottom w:val="single" w:sz="4" w:space="0" w:color="auto"/>
            </w:tcBorders>
            <w:vAlign w:val="center"/>
          </w:tcPr>
          <w:p w14:paraId="0E289D97" w14:textId="6E9FB768" w:rsidR="003933EB" w:rsidRPr="004E4B4B" w:rsidRDefault="003933EB" w:rsidP="003933EB">
            <w:pPr>
              <w:widowControl/>
              <w:jc w:val="center"/>
              <w:rPr>
                <w:rFonts w:cs="Times New Roman"/>
                <w:sz w:val="24"/>
                <w:szCs w:val="24"/>
              </w:rPr>
            </w:pPr>
            <w:r w:rsidRPr="004E4B4B">
              <w:rPr>
                <w:rFonts w:cs="Times New Roman"/>
                <w:szCs w:val="21"/>
              </w:rPr>
              <w:t>Good</w:t>
            </w:r>
            <w:r>
              <w:rPr>
                <w:rFonts w:cs="Times New Roman"/>
                <w:szCs w:val="21"/>
              </w:rPr>
              <w:t>-</w:t>
            </w:r>
            <w:r w:rsidRPr="004E4B4B">
              <w:rPr>
                <w:rFonts w:cs="Times New Roman"/>
                <w:szCs w:val="21"/>
              </w:rPr>
              <w:t>Bad</w:t>
            </w:r>
          </w:p>
        </w:tc>
        <w:tc>
          <w:tcPr>
            <w:tcW w:w="1735" w:type="dxa"/>
            <w:tcBorders>
              <w:top w:val="nil"/>
              <w:bottom w:val="single" w:sz="4" w:space="0" w:color="auto"/>
            </w:tcBorders>
            <w:vAlign w:val="center"/>
          </w:tcPr>
          <w:p w14:paraId="03FB868F" w14:textId="21AD0EE6" w:rsidR="003933EB" w:rsidRPr="004E4B4B" w:rsidRDefault="003933EB" w:rsidP="003933EB">
            <w:pPr>
              <w:widowControl/>
              <w:jc w:val="center"/>
              <w:rPr>
                <w:rFonts w:cs="Times New Roman"/>
                <w:sz w:val="24"/>
                <w:szCs w:val="24"/>
              </w:rPr>
            </w:pPr>
            <w:r>
              <w:rPr>
                <w:rFonts w:cs="Times New Roman"/>
                <w:szCs w:val="21"/>
              </w:rPr>
              <w:t>Bad-</w:t>
            </w:r>
            <w:r w:rsidR="008D57DE">
              <w:rPr>
                <w:rFonts w:cs="Times New Roman"/>
                <w:szCs w:val="21"/>
              </w:rPr>
              <w:t>Neutral</w:t>
            </w:r>
          </w:p>
        </w:tc>
        <w:tc>
          <w:tcPr>
            <w:tcW w:w="1555" w:type="dxa"/>
            <w:tcBorders>
              <w:top w:val="nil"/>
              <w:bottom w:val="single" w:sz="4" w:space="0" w:color="auto"/>
            </w:tcBorders>
            <w:vAlign w:val="center"/>
          </w:tcPr>
          <w:p w14:paraId="6365E17B" w14:textId="476548C4" w:rsidR="003933EB" w:rsidRPr="004E4B4B" w:rsidRDefault="003933EB" w:rsidP="003933EB">
            <w:pPr>
              <w:widowControl/>
              <w:jc w:val="center"/>
              <w:rPr>
                <w:rFonts w:cs="Times New Roman"/>
                <w:sz w:val="24"/>
                <w:szCs w:val="24"/>
              </w:rPr>
            </w:pPr>
            <w:r w:rsidRPr="004E4B4B">
              <w:rPr>
                <w:rFonts w:cs="Times New Roman"/>
                <w:szCs w:val="21"/>
              </w:rPr>
              <w:t>Good</w:t>
            </w:r>
            <w:r>
              <w:rPr>
                <w:rFonts w:cs="Times New Roman"/>
                <w:szCs w:val="21"/>
              </w:rPr>
              <w:t>-</w:t>
            </w:r>
            <w:r w:rsidRPr="004E4B4B">
              <w:rPr>
                <w:rFonts w:cs="Times New Roman"/>
                <w:szCs w:val="21"/>
              </w:rPr>
              <w:t>Bad</w:t>
            </w:r>
          </w:p>
        </w:tc>
        <w:tc>
          <w:tcPr>
            <w:tcW w:w="1735" w:type="dxa"/>
            <w:tcBorders>
              <w:top w:val="nil"/>
              <w:bottom w:val="single" w:sz="4" w:space="0" w:color="auto"/>
            </w:tcBorders>
            <w:vAlign w:val="center"/>
          </w:tcPr>
          <w:p w14:paraId="56881B1A" w14:textId="77777777" w:rsidR="003933EB" w:rsidRPr="004E4B4B" w:rsidRDefault="003933EB" w:rsidP="003933EB">
            <w:pPr>
              <w:widowControl/>
              <w:jc w:val="center"/>
              <w:rPr>
                <w:rFonts w:cs="Times New Roman"/>
                <w:sz w:val="24"/>
                <w:szCs w:val="24"/>
              </w:rPr>
            </w:pPr>
            <w:r w:rsidRPr="004E4B4B">
              <w:rPr>
                <w:rFonts w:cs="Times New Roman"/>
                <w:szCs w:val="21"/>
              </w:rPr>
              <w:t>Good</w:t>
            </w:r>
            <w:r>
              <w:rPr>
                <w:rFonts w:cs="Times New Roman"/>
                <w:szCs w:val="21"/>
              </w:rPr>
              <w:t>-</w:t>
            </w:r>
            <w:r w:rsidRPr="004E4B4B">
              <w:rPr>
                <w:rFonts w:cs="Times New Roman"/>
                <w:szCs w:val="21"/>
              </w:rPr>
              <w:t>Bad</w:t>
            </w:r>
          </w:p>
        </w:tc>
      </w:tr>
      <w:tr w:rsidR="003933EB" w:rsidRPr="00E3742E" w14:paraId="25F65081" w14:textId="77777777" w:rsidTr="00F849C1">
        <w:trPr>
          <w:cantSplit/>
          <w:trHeight w:val="492"/>
        </w:trPr>
        <w:tc>
          <w:tcPr>
            <w:tcW w:w="1731" w:type="dxa"/>
            <w:vAlign w:val="center"/>
          </w:tcPr>
          <w:p w14:paraId="28D6A7FA" w14:textId="77777777" w:rsidR="003933EB" w:rsidRPr="004E4B4B" w:rsidRDefault="003933EB" w:rsidP="003933EB">
            <w:pPr>
              <w:widowControl/>
              <w:jc w:val="center"/>
              <w:rPr>
                <w:rFonts w:cs="Times New Roman"/>
                <w:sz w:val="24"/>
                <w:szCs w:val="24"/>
              </w:rPr>
            </w:pPr>
            <w:r>
              <w:rPr>
                <w:rFonts w:cs="Times New Roman"/>
                <w:sz w:val="24"/>
                <w:szCs w:val="24"/>
              </w:rPr>
              <w:t>3</w:t>
            </w:r>
          </w:p>
        </w:tc>
        <w:tc>
          <w:tcPr>
            <w:tcW w:w="1978" w:type="dxa"/>
            <w:vAlign w:val="center"/>
          </w:tcPr>
          <w:p w14:paraId="135B7F86" w14:textId="041C5E9A" w:rsidR="003933EB" w:rsidRPr="004E4B4B" w:rsidRDefault="003933EB" w:rsidP="003933EB">
            <w:pPr>
              <w:widowControl/>
              <w:jc w:val="center"/>
              <w:rPr>
                <w:rFonts w:cs="Times New Roman"/>
                <w:sz w:val="24"/>
                <w:szCs w:val="24"/>
              </w:rPr>
            </w:pPr>
            <w:r>
              <w:rPr>
                <w:rFonts w:cs="Times New Roman"/>
                <w:sz w:val="24"/>
                <w:szCs w:val="24"/>
              </w:rPr>
              <w:t>-.017</w:t>
            </w:r>
          </w:p>
        </w:tc>
        <w:tc>
          <w:tcPr>
            <w:tcW w:w="1917" w:type="dxa"/>
            <w:vAlign w:val="center"/>
          </w:tcPr>
          <w:p w14:paraId="3837EE4E" w14:textId="359273F5" w:rsidR="003933EB" w:rsidRPr="004E4B4B" w:rsidRDefault="000F46D7" w:rsidP="003933EB">
            <w:pPr>
              <w:widowControl/>
              <w:jc w:val="center"/>
              <w:rPr>
                <w:rFonts w:cs="Times New Roman"/>
                <w:sz w:val="24"/>
                <w:szCs w:val="24"/>
              </w:rPr>
            </w:pPr>
            <w:r>
              <w:rPr>
                <w:rFonts w:cs="Times New Roman"/>
                <w:sz w:val="24"/>
                <w:szCs w:val="24"/>
              </w:rPr>
              <w:t>0.768</w:t>
            </w:r>
          </w:p>
        </w:tc>
        <w:tc>
          <w:tcPr>
            <w:tcW w:w="1978" w:type="dxa"/>
            <w:vAlign w:val="center"/>
          </w:tcPr>
          <w:p w14:paraId="54BDE9C5" w14:textId="70603DD3" w:rsidR="003933EB" w:rsidRPr="004E4B4B" w:rsidRDefault="00B057B4" w:rsidP="003933EB">
            <w:pPr>
              <w:widowControl/>
              <w:jc w:val="center"/>
              <w:rPr>
                <w:rFonts w:cs="Times New Roman"/>
                <w:sz w:val="24"/>
                <w:szCs w:val="24"/>
              </w:rPr>
            </w:pPr>
            <w:r>
              <w:rPr>
                <w:rFonts w:cs="Times New Roman"/>
                <w:sz w:val="24"/>
                <w:szCs w:val="24"/>
              </w:rPr>
              <w:t>0.794</w:t>
            </w:r>
          </w:p>
        </w:tc>
        <w:tc>
          <w:tcPr>
            <w:tcW w:w="1735" w:type="dxa"/>
            <w:vAlign w:val="center"/>
          </w:tcPr>
          <w:p w14:paraId="57C9031B" w14:textId="5C185738" w:rsidR="003933EB" w:rsidRPr="004E4B4B" w:rsidRDefault="006F5750" w:rsidP="003933EB">
            <w:pPr>
              <w:widowControl/>
              <w:jc w:val="center"/>
              <w:rPr>
                <w:rFonts w:cs="Times New Roman"/>
                <w:sz w:val="24"/>
                <w:szCs w:val="24"/>
              </w:rPr>
            </w:pPr>
            <w:r>
              <w:rPr>
                <w:rFonts w:cs="Times New Roman"/>
                <w:sz w:val="24"/>
                <w:szCs w:val="24"/>
              </w:rPr>
              <w:t>-0.06</w:t>
            </w:r>
          </w:p>
        </w:tc>
        <w:tc>
          <w:tcPr>
            <w:tcW w:w="1555" w:type="dxa"/>
            <w:vAlign w:val="center"/>
          </w:tcPr>
          <w:p w14:paraId="558905A3" w14:textId="4A6B5C38" w:rsidR="003933EB" w:rsidRPr="004E4B4B" w:rsidRDefault="008E5FAF" w:rsidP="003933EB">
            <w:pPr>
              <w:widowControl/>
              <w:jc w:val="center"/>
              <w:rPr>
                <w:rFonts w:cs="Times New Roman"/>
                <w:sz w:val="24"/>
                <w:szCs w:val="24"/>
              </w:rPr>
            </w:pPr>
            <w:r>
              <w:rPr>
                <w:rFonts w:cs="Times New Roman"/>
                <w:sz w:val="24"/>
                <w:szCs w:val="24"/>
              </w:rPr>
              <w:t>-0.894</w:t>
            </w:r>
          </w:p>
        </w:tc>
        <w:tc>
          <w:tcPr>
            <w:tcW w:w="1735" w:type="dxa"/>
            <w:vAlign w:val="center"/>
          </w:tcPr>
          <w:p w14:paraId="04AA2E76" w14:textId="1B6504B1" w:rsidR="003933EB" w:rsidRPr="004E4B4B" w:rsidRDefault="002B5690" w:rsidP="003933EB">
            <w:pPr>
              <w:widowControl/>
              <w:jc w:val="center"/>
              <w:rPr>
                <w:rFonts w:cs="Times New Roman"/>
                <w:sz w:val="24"/>
                <w:szCs w:val="24"/>
              </w:rPr>
            </w:pPr>
            <w:r>
              <w:rPr>
                <w:rFonts w:cs="Times New Roman"/>
                <w:sz w:val="24"/>
                <w:szCs w:val="24"/>
              </w:rPr>
              <w:t>-0.89</w:t>
            </w:r>
          </w:p>
        </w:tc>
      </w:tr>
      <w:tr w:rsidR="003933EB" w:rsidRPr="00E3742E" w14:paraId="6031D5A4" w14:textId="77777777" w:rsidTr="00F849C1">
        <w:trPr>
          <w:cantSplit/>
          <w:trHeight w:val="492"/>
        </w:trPr>
        <w:tc>
          <w:tcPr>
            <w:tcW w:w="1731" w:type="dxa"/>
            <w:vAlign w:val="center"/>
          </w:tcPr>
          <w:p w14:paraId="757B1F74" w14:textId="77777777" w:rsidR="003933EB" w:rsidRDefault="003933EB" w:rsidP="003933EB">
            <w:pPr>
              <w:widowControl/>
              <w:jc w:val="center"/>
              <w:rPr>
                <w:rFonts w:cs="Times New Roman"/>
                <w:sz w:val="24"/>
                <w:szCs w:val="24"/>
              </w:rPr>
            </w:pPr>
            <w:r>
              <w:rPr>
                <w:rFonts w:cs="Times New Roman"/>
                <w:sz w:val="24"/>
                <w:szCs w:val="24"/>
              </w:rPr>
              <w:t>4</w:t>
            </w:r>
          </w:p>
        </w:tc>
        <w:tc>
          <w:tcPr>
            <w:tcW w:w="1978" w:type="dxa"/>
            <w:vAlign w:val="center"/>
          </w:tcPr>
          <w:p w14:paraId="3C7D2FDF" w14:textId="4F65F3CA" w:rsidR="003933EB" w:rsidRPr="004E4B4B" w:rsidRDefault="003933EB" w:rsidP="003933EB">
            <w:pPr>
              <w:widowControl/>
              <w:jc w:val="center"/>
              <w:rPr>
                <w:rFonts w:cs="Times New Roman"/>
                <w:sz w:val="24"/>
                <w:szCs w:val="24"/>
              </w:rPr>
            </w:pPr>
            <w:r>
              <w:rPr>
                <w:rFonts w:cs="Times New Roman"/>
                <w:sz w:val="24"/>
                <w:szCs w:val="24"/>
              </w:rPr>
              <w:t>.01</w:t>
            </w:r>
          </w:p>
        </w:tc>
        <w:tc>
          <w:tcPr>
            <w:tcW w:w="1917" w:type="dxa"/>
            <w:vAlign w:val="center"/>
          </w:tcPr>
          <w:p w14:paraId="29A2506F" w14:textId="4E775BAA" w:rsidR="003933EB" w:rsidRPr="004E4B4B" w:rsidRDefault="000F46D7" w:rsidP="003933EB">
            <w:pPr>
              <w:widowControl/>
              <w:jc w:val="center"/>
              <w:rPr>
                <w:rFonts w:cs="Times New Roman"/>
                <w:sz w:val="24"/>
                <w:szCs w:val="24"/>
              </w:rPr>
            </w:pPr>
            <w:r>
              <w:rPr>
                <w:rFonts w:cs="Times New Roman"/>
                <w:sz w:val="24"/>
                <w:szCs w:val="24"/>
              </w:rPr>
              <w:t>0.049</w:t>
            </w:r>
          </w:p>
        </w:tc>
        <w:tc>
          <w:tcPr>
            <w:tcW w:w="1978" w:type="dxa"/>
            <w:vAlign w:val="center"/>
          </w:tcPr>
          <w:p w14:paraId="52F484AB" w14:textId="3730BA25" w:rsidR="003933EB" w:rsidRPr="004E4B4B" w:rsidRDefault="00B057B4" w:rsidP="003933EB">
            <w:pPr>
              <w:widowControl/>
              <w:jc w:val="center"/>
              <w:rPr>
                <w:rFonts w:cs="Times New Roman"/>
                <w:sz w:val="24"/>
                <w:szCs w:val="24"/>
              </w:rPr>
            </w:pPr>
            <w:r>
              <w:rPr>
                <w:rFonts w:cs="Times New Roman"/>
                <w:sz w:val="24"/>
                <w:szCs w:val="24"/>
              </w:rPr>
              <w:t>0.037</w:t>
            </w:r>
          </w:p>
        </w:tc>
        <w:tc>
          <w:tcPr>
            <w:tcW w:w="1735" w:type="dxa"/>
            <w:vAlign w:val="center"/>
          </w:tcPr>
          <w:p w14:paraId="31CB8217" w14:textId="3870D7EC" w:rsidR="003933EB" w:rsidRPr="004E4B4B" w:rsidRDefault="006F5750" w:rsidP="003933EB">
            <w:pPr>
              <w:widowControl/>
              <w:jc w:val="center"/>
              <w:rPr>
                <w:rFonts w:cs="Times New Roman"/>
                <w:sz w:val="24"/>
                <w:szCs w:val="24"/>
              </w:rPr>
            </w:pPr>
            <w:r>
              <w:rPr>
                <w:rFonts w:cs="Times New Roman"/>
                <w:sz w:val="24"/>
                <w:szCs w:val="24"/>
              </w:rPr>
              <w:t>0.089</w:t>
            </w:r>
          </w:p>
        </w:tc>
        <w:tc>
          <w:tcPr>
            <w:tcW w:w="1555" w:type="dxa"/>
            <w:vAlign w:val="center"/>
          </w:tcPr>
          <w:p w14:paraId="674A6D3E" w14:textId="58839155" w:rsidR="003933EB" w:rsidRPr="004E4B4B" w:rsidRDefault="008E5FAF" w:rsidP="003933EB">
            <w:pPr>
              <w:widowControl/>
              <w:jc w:val="center"/>
              <w:rPr>
                <w:rFonts w:cs="Times New Roman"/>
                <w:sz w:val="24"/>
                <w:szCs w:val="24"/>
              </w:rPr>
            </w:pPr>
            <w:r>
              <w:rPr>
                <w:rFonts w:cs="Times New Roman"/>
                <w:sz w:val="24"/>
                <w:szCs w:val="24"/>
              </w:rPr>
              <w:t>-0.264</w:t>
            </w:r>
          </w:p>
        </w:tc>
        <w:tc>
          <w:tcPr>
            <w:tcW w:w="1735" w:type="dxa"/>
            <w:vAlign w:val="center"/>
          </w:tcPr>
          <w:p w14:paraId="2D4DC8E7" w14:textId="0D71AE28" w:rsidR="003933EB" w:rsidRPr="004E4B4B" w:rsidRDefault="002B5690" w:rsidP="003933EB">
            <w:pPr>
              <w:widowControl/>
              <w:jc w:val="center"/>
              <w:rPr>
                <w:rFonts w:cs="Times New Roman"/>
                <w:sz w:val="24"/>
                <w:szCs w:val="24"/>
              </w:rPr>
            </w:pPr>
            <w:r>
              <w:rPr>
                <w:rFonts w:cs="Times New Roman"/>
                <w:sz w:val="24"/>
                <w:szCs w:val="24"/>
              </w:rPr>
              <w:t>-0.347</w:t>
            </w:r>
          </w:p>
        </w:tc>
      </w:tr>
      <w:tr w:rsidR="003933EB" w:rsidRPr="00E3742E" w14:paraId="097FBC16" w14:textId="77777777" w:rsidTr="00F849C1">
        <w:trPr>
          <w:cantSplit/>
          <w:trHeight w:val="492"/>
        </w:trPr>
        <w:tc>
          <w:tcPr>
            <w:tcW w:w="1731" w:type="dxa"/>
            <w:vAlign w:val="center"/>
          </w:tcPr>
          <w:p w14:paraId="62FB64BF" w14:textId="03F5D0F5" w:rsidR="003933EB" w:rsidRDefault="003933EB">
            <w:pPr>
              <w:widowControl/>
              <w:jc w:val="center"/>
              <w:rPr>
                <w:rFonts w:cs="Times New Roman"/>
                <w:sz w:val="24"/>
                <w:szCs w:val="24"/>
              </w:rPr>
            </w:pPr>
            <w:r>
              <w:rPr>
                <w:rFonts w:cs="Times New Roman"/>
                <w:sz w:val="24"/>
                <w:szCs w:val="24"/>
              </w:rPr>
              <w:t>meta</w:t>
            </w:r>
          </w:p>
        </w:tc>
        <w:tc>
          <w:tcPr>
            <w:tcW w:w="1978" w:type="dxa"/>
            <w:vAlign w:val="center"/>
          </w:tcPr>
          <w:p w14:paraId="11BE88CA" w14:textId="15466EEB" w:rsidR="003933EB" w:rsidRDefault="003933EB" w:rsidP="003933EB">
            <w:pPr>
              <w:widowControl/>
              <w:jc w:val="center"/>
              <w:rPr>
                <w:rFonts w:cs="Times New Roman"/>
                <w:sz w:val="24"/>
                <w:szCs w:val="24"/>
              </w:rPr>
            </w:pPr>
            <w:r>
              <w:rPr>
                <w:rFonts w:cs="Times New Roman"/>
                <w:sz w:val="24"/>
                <w:szCs w:val="24"/>
              </w:rPr>
              <w:t>-0.0026</w:t>
            </w:r>
          </w:p>
        </w:tc>
        <w:tc>
          <w:tcPr>
            <w:tcW w:w="1917" w:type="dxa"/>
            <w:vAlign w:val="center"/>
          </w:tcPr>
          <w:p w14:paraId="55927A55" w14:textId="5894E0F8" w:rsidR="003933EB" w:rsidRDefault="00C26F1E" w:rsidP="003933EB">
            <w:pPr>
              <w:widowControl/>
              <w:jc w:val="center"/>
              <w:rPr>
                <w:rFonts w:cs="Times New Roman"/>
                <w:sz w:val="24"/>
                <w:szCs w:val="24"/>
              </w:rPr>
            </w:pPr>
            <w:r>
              <w:rPr>
                <w:rFonts w:cs="Times New Roman"/>
                <w:sz w:val="24"/>
                <w:szCs w:val="24"/>
              </w:rPr>
              <w:t>0.39</w:t>
            </w:r>
          </w:p>
        </w:tc>
        <w:tc>
          <w:tcPr>
            <w:tcW w:w="1978" w:type="dxa"/>
            <w:vAlign w:val="center"/>
          </w:tcPr>
          <w:p w14:paraId="6F6BFD9F" w14:textId="1F6427C3" w:rsidR="003933EB" w:rsidRDefault="00B057B4" w:rsidP="003933EB">
            <w:pPr>
              <w:widowControl/>
              <w:jc w:val="center"/>
              <w:rPr>
                <w:rFonts w:cs="Times New Roman"/>
                <w:sz w:val="24"/>
                <w:szCs w:val="24"/>
              </w:rPr>
            </w:pPr>
            <w:r>
              <w:rPr>
                <w:rFonts w:cs="Times New Roman"/>
                <w:sz w:val="24"/>
                <w:szCs w:val="24"/>
              </w:rPr>
              <w:t>0.387</w:t>
            </w:r>
          </w:p>
        </w:tc>
        <w:tc>
          <w:tcPr>
            <w:tcW w:w="1735" w:type="dxa"/>
            <w:vAlign w:val="center"/>
          </w:tcPr>
          <w:p w14:paraId="5CA076C1" w14:textId="082103C0" w:rsidR="003933EB" w:rsidRDefault="006F5750" w:rsidP="003933EB">
            <w:pPr>
              <w:widowControl/>
              <w:jc w:val="center"/>
              <w:rPr>
                <w:rFonts w:cs="Times New Roman"/>
                <w:sz w:val="24"/>
                <w:szCs w:val="24"/>
              </w:rPr>
            </w:pPr>
            <w:r>
              <w:rPr>
                <w:rFonts w:cs="Times New Roman"/>
                <w:sz w:val="24"/>
                <w:szCs w:val="24"/>
              </w:rPr>
              <w:t>0.034</w:t>
            </w:r>
          </w:p>
        </w:tc>
        <w:tc>
          <w:tcPr>
            <w:tcW w:w="1555" w:type="dxa"/>
            <w:vAlign w:val="center"/>
          </w:tcPr>
          <w:p w14:paraId="12F8C274" w14:textId="7CE06343" w:rsidR="003933EB" w:rsidRDefault="008E5FAF" w:rsidP="003933EB">
            <w:pPr>
              <w:widowControl/>
              <w:jc w:val="center"/>
              <w:rPr>
                <w:rFonts w:cs="Times New Roman"/>
                <w:sz w:val="24"/>
                <w:szCs w:val="24"/>
              </w:rPr>
            </w:pPr>
            <w:r>
              <w:rPr>
                <w:rFonts w:cs="Times New Roman"/>
                <w:sz w:val="24"/>
                <w:szCs w:val="24"/>
              </w:rPr>
              <w:t>-0.57</w:t>
            </w:r>
          </w:p>
        </w:tc>
        <w:tc>
          <w:tcPr>
            <w:tcW w:w="1735" w:type="dxa"/>
            <w:vAlign w:val="center"/>
          </w:tcPr>
          <w:p w14:paraId="6C4884AD" w14:textId="7E1F1D8D" w:rsidR="003933EB" w:rsidRPr="001740DD" w:rsidRDefault="002B5690" w:rsidP="003933EB">
            <w:pPr>
              <w:widowControl/>
              <w:jc w:val="center"/>
              <w:rPr>
                <w:rFonts w:cs="Times New Roman"/>
                <w:sz w:val="24"/>
                <w:szCs w:val="24"/>
                <w:highlight w:val="yellow"/>
              </w:rPr>
            </w:pPr>
            <w:r>
              <w:rPr>
                <w:rFonts w:cs="Times New Roman"/>
                <w:sz w:val="24"/>
                <w:szCs w:val="24"/>
                <w:highlight w:val="yellow"/>
              </w:rPr>
              <w:t>-0.5945</w:t>
            </w:r>
          </w:p>
        </w:tc>
      </w:tr>
      <w:tr w:rsidR="003933EB" w:rsidRPr="00E3742E" w14:paraId="5488B07E" w14:textId="77777777" w:rsidTr="00F849C1">
        <w:trPr>
          <w:cantSplit/>
          <w:trHeight w:val="492"/>
        </w:trPr>
        <w:tc>
          <w:tcPr>
            <w:tcW w:w="1731" w:type="dxa"/>
            <w:vAlign w:val="center"/>
          </w:tcPr>
          <w:p w14:paraId="045F4CD2" w14:textId="77777777" w:rsidR="003933EB" w:rsidRDefault="003933EB" w:rsidP="003933EB">
            <w:pPr>
              <w:widowControl/>
              <w:jc w:val="center"/>
              <w:rPr>
                <w:rFonts w:cs="Times New Roman"/>
                <w:sz w:val="24"/>
                <w:szCs w:val="24"/>
              </w:rPr>
            </w:pPr>
            <w:r>
              <w:rPr>
                <w:rFonts w:cs="Times New Roman"/>
                <w:sz w:val="24"/>
                <w:szCs w:val="24"/>
              </w:rPr>
              <w:t>95% CI</w:t>
            </w:r>
          </w:p>
        </w:tc>
        <w:tc>
          <w:tcPr>
            <w:tcW w:w="1978" w:type="dxa"/>
            <w:vAlign w:val="center"/>
          </w:tcPr>
          <w:p w14:paraId="06D9D821" w14:textId="4A19DB60" w:rsidR="003933EB" w:rsidRDefault="003933EB" w:rsidP="003933EB">
            <w:pPr>
              <w:widowControl/>
              <w:jc w:val="center"/>
              <w:rPr>
                <w:rFonts w:cs="Times New Roman"/>
                <w:sz w:val="24"/>
                <w:szCs w:val="24"/>
              </w:rPr>
            </w:pPr>
            <w:r>
              <w:rPr>
                <w:rFonts w:cs="Times New Roman"/>
                <w:sz w:val="24"/>
                <w:szCs w:val="24"/>
              </w:rPr>
              <w:t>[-.20 .196]</w:t>
            </w:r>
          </w:p>
        </w:tc>
        <w:tc>
          <w:tcPr>
            <w:tcW w:w="1917" w:type="dxa"/>
            <w:vAlign w:val="center"/>
          </w:tcPr>
          <w:p w14:paraId="6E451897" w14:textId="76B38833" w:rsidR="003933EB" w:rsidRDefault="00C26F1E" w:rsidP="003933EB">
            <w:pPr>
              <w:widowControl/>
              <w:jc w:val="center"/>
              <w:rPr>
                <w:rFonts w:cs="Times New Roman"/>
                <w:sz w:val="24"/>
                <w:szCs w:val="24"/>
              </w:rPr>
            </w:pPr>
            <w:r>
              <w:rPr>
                <w:rFonts w:cs="Times New Roman"/>
                <w:sz w:val="24"/>
                <w:szCs w:val="24"/>
              </w:rPr>
              <w:t>[-.</w:t>
            </w:r>
            <w:r w:rsidR="000F46D7">
              <w:rPr>
                <w:rFonts w:cs="Times New Roman"/>
                <w:sz w:val="24"/>
                <w:szCs w:val="24"/>
              </w:rPr>
              <w:t>31 1.09</w:t>
            </w:r>
            <w:r>
              <w:rPr>
                <w:rFonts w:cs="Times New Roman"/>
                <w:sz w:val="24"/>
                <w:szCs w:val="24"/>
              </w:rPr>
              <w:t>]</w:t>
            </w:r>
          </w:p>
        </w:tc>
        <w:tc>
          <w:tcPr>
            <w:tcW w:w="1978" w:type="dxa"/>
            <w:vAlign w:val="center"/>
          </w:tcPr>
          <w:p w14:paraId="6BCD584E" w14:textId="4D0C1A65" w:rsidR="003933EB" w:rsidRDefault="00B057B4" w:rsidP="003933EB">
            <w:pPr>
              <w:widowControl/>
              <w:jc w:val="center"/>
              <w:rPr>
                <w:rFonts w:cs="Times New Roman"/>
                <w:sz w:val="24"/>
                <w:szCs w:val="24"/>
              </w:rPr>
            </w:pPr>
            <w:r>
              <w:rPr>
                <w:rFonts w:cs="Times New Roman"/>
                <w:sz w:val="24"/>
                <w:szCs w:val="24"/>
              </w:rPr>
              <w:t>[-.354 1.127]</w:t>
            </w:r>
          </w:p>
        </w:tc>
        <w:tc>
          <w:tcPr>
            <w:tcW w:w="1735" w:type="dxa"/>
            <w:vAlign w:val="center"/>
          </w:tcPr>
          <w:p w14:paraId="02795D5B" w14:textId="3D08E4EB" w:rsidR="003933EB" w:rsidRDefault="003933EB">
            <w:pPr>
              <w:widowControl/>
              <w:jc w:val="center"/>
              <w:rPr>
                <w:rFonts w:cs="Times New Roman"/>
                <w:sz w:val="24"/>
                <w:szCs w:val="24"/>
              </w:rPr>
            </w:pPr>
            <w:r>
              <w:rPr>
                <w:rFonts w:cs="Times New Roman"/>
                <w:sz w:val="24"/>
                <w:szCs w:val="24"/>
              </w:rPr>
              <w:t>[-.</w:t>
            </w:r>
            <w:r w:rsidR="006F5750">
              <w:rPr>
                <w:rFonts w:cs="Times New Roman"/>
                <w:sz w:val="24"/>
                <w:szCs w:val="24"/>
              </w:rPr>
              <w:t xml:space="preserve">109 </w:t>
            </w:r>
            <w:r>
              <w:rPr>
                <w:rFonts w:cs="Times New Roman"/>
                <w:sz w:val="24"/>
                <w:szCs w:val="24"/>
              </w:rPr>
              <w:t>.</w:t>
            </w:r>
            <w:r w:rsidR="006F5750">
              <w:rPr>
                <w:rFonts w:cs="Times New Roman"/>
                <w:sz w:val="24"/>
                <w:szCs w:val="24"/>
              </w:rPr>
              <w:t>177</w:t>
            </w:r>
            <w:r>
              <w:rPr>
                <w:rFonts w:cs="Times New Roman"/>
                <w:sz w:val="24"/>
                <w:szCs w:val="24"/>
              </w:rPr>
              <w:t>]</w:t>
            </w:r>
          </w:p>
        </w:tc>
        <w:tc>
          <w:tcPr>
            <w:tcW w:w="1555" w:type="dxa"/>
            <w:vAlign w:val="center"/>
          </w:tcPr>
          <w:p w14:paraId="04FF0D68" w14:textId="6F274FEA" w:rsidR="003933EB" w:rsidRDefault="008E5FAF" w:rsidP="003933EB">
            <w:pPr>
              <w:widowControl/>
              <w:jc w:val="center"/>
              <w:rPr>
                <w:rFonts w:cs="Times New Roman"/>
                <w:sz w:val="24"/>
                <w:szCs w:val="24"/>
              </w:rPr>
            </w:pPr>
            <w:r>
              <w:rPr>
                <w:rFonts w:cs="Times New Roman"/>
                <w:sz w:val="24"/>
                <w:szCs w:val="24"/>
              </w:rPr>
              <w:t>[-1.19 0.05]</w:t>
            </w:r>
          </w:p>
        </w:tc>
        <w:tc>
          <w:tcPr>
            <w:tcW w:w="1735" w:type="dxa"/>
            <w:vAlign w:val="center"/>
          </w:tcPr>
          <w:p w14:paraId="47B1FBBE" w14:textId="2914CB36" w:rsidR="003933EB" w:rsidRDefault="002B5690" w:rsidP="003933EB">
            <w:pPr>
              <w:widowControl/>
              <w:jc w:val="center"/>
              <w:rPr>
                <w:rFonts w:cs="Times New Roman"/>
                <w:sz w:val="24"/>
                <w:szCs w:val="24"/>
              </w:rPr>
            </w:pPr>
            <w:r>
              <w:rPr>
                <w:rFonts w:cs="Times New Roman"/>
                <w:sz w:val="24"/>
                <w:szCs w:val="24"/>
              </w:rPr>
              <w:t>[-1.125 -0.064]</w:t>
            </w:r>
          </w:p>
        </w:tc>
      </w:tr>
      <w:tr w:rsidR="003933EB" w:rsidRPr="00E3742E" w14:paraId="6EB4AB57" w14:textId="77777777" w:rsidTr="00F849C1">
        <w:trPr>
          <w:cantSplit/>
          <w:trHeight w:val="492"/>
        </w:trPr>
        <w:tc>
          <w:tcPr>
            <w:tcW w:w="1731" w:type="dxa"/>
            <w:vAlign w:val="center"/>
          </w:tcPr>
          <w:p w14:paraId="2609FC09" w14:textId="241E2B35" w:rsidR="003933EB" w:rsidRDefault="003933EB" w:rsidP="003933EB">
            <w:pPr>
              <w:widowControl/>
              <w:jc w:val="center"/>
              <w:rPr>
                <w:rFonts w:cs="Times New Roman"/>
                <w:sz w:val="24"/>
                <w:szCs w:val="24"/>
              </w:rPr>
            </w:pPr>
            <w:r>
              <w:rPr>
                <w:rFonts w:cs="Times New Roman"/>
                <w:sz w:val="24"/>
                <w:szCs w:val="24"/>
              </w:rPr>
              <w:t>p</w:t>
            </w:r>
          </w:p>
        </w:tc>
        <w:tc>
          <w:tcPr>
            <w:tcW w:w="1978" w:type="dxa"/>
            <w:vAlign w:val="center"/>
          </w:tcPr>
          <w:p w14:paraId="46FCDCE7" w14:textId="5D01DFF1" w:rsidR="003933EB" w:rsidRDefault="003933EB" w:rsidP="003933EB">
            <w:pPr>
              <w:widowControl/>
              <w:jc w:val="center"/>
              <w:rPr>
                <w:rFonts w:cs="Times New Roman"/>
                <w:sz w:val="24"/>
                <w:szCs w:val="24"/>
              </w:rPr>
            </w:pPr>
            <w:r>
              <w:rPr>
                <w:rFonts w:cs="Times New Roman"/>
                <w:sz w:val="24"/>
                <w:szCs w:val="24"/>
              </w:rPr>
              <w:t>0.9798</w:t>
            </w:r>
          </w:p>
        </w:tc>
        <w:tc>
          <w:tcPr>
            <w:tcW w:w="1917" w:type="dxa"/>
            <w:vAlign w:val="center"/>
          </w:tcPr>
          <w:p w14:paraId="6DB35F8F" w14:textId="607CFA12" w:rsidR="003933EB" w:rsidRDefault="000F46D7" w:rsidP="003933EB">
            <w:pPr>
              <w:widowControl/>
              <w:jc w:val="center"/>
              <w:rPr>
                <w:rFonts w:cs="Times New Roman"/>
                <w:sz w:val="24"/>
                <w:szCs w:val="24"/>
              </w:rPr>
            </w:pPr>
            <w:r>
              <w:rPr>
                <w:rFonts w:cs="Times New Roman"/>
                <w:sz w:val="24"/>
                <w:szCs w:val="24"/>
              </w:rPr>
              <w:t>0.2778</w:t>
            </w:r>
          </w:p>
        </w:tc>
        <w:tc>
          <w:tcPr>
            <w:tcW w:w="1978" w:type="dxa"/>
            <w:vAlign w:val="center"/>
          </w:tcPr>
          <w:p w14:paraId="1565E265" w14:textId="645D750C" w:rsidR="003933EB" w:rsidRDefault="00B057B4" w:rsidP="003933EB">
            <w:pPr>
              <w:widowControl/>
              <w:jc w:val="center"/>
              <w:rPr>
                <w:rFonts w:cs="Times New Roman"/>
                <w:sz w:val="24"/>
                <w:szCs w:val="24"/>
              </w:rPr>
            </w:pPr>
            <w:r>
              <w:rPr>
                <w:rFonts w:cs="Times New Roman"/>
                <w:sz w:val="24"/>
                <w:szCs w:val="24"/>
              </w:rPr>
              <w:t>0.3058</w:t>
            </w:r>
          </w:p>
        </w:tc>
        <w:tc>
          <w:tcPr>
            <w:tcW w:w="1735" w:type="dxa"/>
            <w:vAlign w:val="center"/>
          </w:tcPr>
          <w:p w14:paraId="69C7D0B6" w14:textId="6C5949CB" w:rsidR="003933EB" w:rsidRDefault="006F5750" w:rsidP="003933EB">
            <w:pPr>
              <w:widowControl/>
              <w:jc w:val="center"/>
              <w:rPr>
                <w:rFonts w:cs="Times New Roman"/>
                <w:sz w:val="24"/>
                <w:szCs w:val="24"/>
              </w:rPr>
            </w:pPr>
            <w:r>
              <w:rPr>
                <w:rFonts w:cs="Times New Roman"/>
                <w:sz w:val="24"/>
                <w:szCs w:val="24"/>
              </w:rPr>
              <w:t>0.6406</w:t>
            </w:r>
          </w:p>
        </w:tc>
        <w:tc>
          <w:tcPr>
            <w:tcW w:w="1555" w:type="dxa"/>
            <w:vAlign w:val="center"/>
          </w:tcPr>
          <w:p w14:paraId="319ED87E" w14:textId="5231B898" w:rsidR="003933EB" w:rsidRDefault="008E5FAF" w:rsidP="003933EB">
            <w:pPr>
              <w:widowControl/>
              <w:jc w:val="center"/>
              <w:rPr>
                <w:rFonts w:cs="Times New Roman"/>
                <w:sz w:val="24"/>
                <w:szCs w:val="24"/>
              </w:rPr>
            </w:pPr>
            <w:r>
              <w:rPr>
                <w:rFonts w:cs="Times New Roman"/>
                <w:sz w:val="24"/>
                <w:szCs w:val="24"/>
              </w:rPr>
              <w:t>0.0707</w:t>
            </w:r>
          </w:p>
        </w:tc>
        <w:tc>
          <w:tcPr>
            <w:tcW w:w="1735" w:type="dxa"/>
            <w:vAlign w:val="center"/>
          </w:tcPr>
          <w:p w14:paraId="35E435B6" w14:textId="1DC4A119" w:rsidR="003933EB" w:rsidRDefault="002B5690" w:rsidP="003933EB">
            <w:pPr>
              <w:widowControl/>
              <w:jc w:val="center"/>
              <w:rPr>
                <w:rFonts w:cs="Times New Roman"/>
                <w:sz w:val="24"/>
                <w:szCs w:val="24"/>
              </w:rPr>
            </w:pPr>
            <w:r>
              <w:rPr>
                <w:rFonts w:cs="Times New Roman"/>
                <w:sz w:val="24"/>
                <w:szCs w:val="24"/>
              </w:rPr>
              <w:t>0.028</w:t>
            </w:r>
          </w:p>
        </w:tc>
      </w:tr>
    </w:tbl>
    <w:p w14:paraId="1AE7BFFF" w14:textId="77777777" w:rsidR="00442056" w:rsidRPr="004E4B4B" w:rsidRDefault="00442056" w:rsidP="00442056">
      <w:pPr>
        <w:widowControl/>
        <w:jc w:val="left"/>
        <w:rPr>
          <w:rFonts w:cs="Times New Roman"/>
          <w:sz w:val="24"/>
          <w:szCs w:val="24"/>
        </w:rPr>
      </w:pPr>
      <w:r w:rsidRPr="004E4B4B">
        <w:rPr>
          <w:rFonts w:cs="Times New Roman"/>
          <w:sz w:val="24"/>
          <w:szCs w:val="24"/>
        </w:rPr>
        <w:t>**. Correlation is significant at the 0.01 level (2-tailed).</w:t>
      </w:r>
    </w:p>
    <w:p w14:paraId="47BD5488" w14:textId="77777777" w:rsidR="00442056" w:rsidRDefault="00442056" w:rsidP="00442056">
      <w:pPr>
        <w:widowControl/>
        <w:jc w:val="left"/>
        <w:rPr>
          <w:rFonts w:cs="Times New Roman"/>
          <w:sz w:val="24"/>
          <w:szCs w:val="24"/>
        </w:rPr>
      </w:pPr>
      <w:r w:rsidRPr="004E4B4B">
        <w:rPr>
          <w:rFonts w:cs="Times New Roman"/>
          <w:sz w:val="24"/>
          <w:szCs w:val="24"/>
        </w:rPr>
        <w:t>*. Correlation is significant at the 0.05 level (2-tailed).</w:t>
      </w:r>
    </w:p>
    <w:p w14:paraId="4560B667" w14:textId="77777777" w:rsidR="00442056" w:rsidRDefault="00442056" w:rsidP="00442056">
      <w:pPr>
        <w:widowControl/>
        <w:jc w:val="left"/>
        <w:rPr>
          <w:rFonts w:cs="Times New Roman"/>
          <w:sz w:val="24"/>
          <w:szCs w:val="24"/>
        </w:rPr>
      </w:pPr>
      <w:r>
        <w:rPr>
          <w:rFonts w:cs="Times New Roman"/>
          <w:sz w:val="24"/>
          <w:szCs w:val="24"/>
        </w:rPr>
        <w:t>(Normal Good</w:t>
      </w:r>
      <w:proofErr w:type="gramStart"/>
      <w:r>
        <w:rPr>
          <w:rFonts w:cs="Times New Roman"/>
          <w:sz w:val="24"/>
          <w:szCs w:val="24"/>
        </w:rPr>
        <w:t>) :</w:t>
      </w:r>
      <w:proofErr w:type="gramEnd"/>
      <w:r>
        <w:rPr>
          <w:rFonts w:cs="Times New Roman"/>
          <w:sz w:val="24"/>
          <w:szCs w:val="24"/>
        </w:rPr>
        <w:t xml:space="preserve"> The Normal condition – Good condition of matched self trials;</w:t>
      </w:r>
    </w:p>
    <w:p w14:paraId="30F1011F" w14:textId="61D1D0F7" w:rsidR="00EC5C33" w:rsidRDefault="00442056" w:rsidP="00D40CD4">
      <w:pPr>
        <w:widowControl/>
        <w:jc w:val="left"/>
      </w:pPr>
      <w:r>
        <w:rPr>
          <w:rFonts w:cs="Times New Roman"/>
          <w:sz w:val="24"/>
          <w:szCs w:val="24"/>
        </w:rPr>
        <w:t>(Bad Normal): The Bad condition – Normal condition of matched self trials.</w:t>
      </w:r>
    </w:p>
    <w:sectPr w:rsidR="00EC5C33" w:rsidSect="00D40CD4">
      <w:pgSz w:w="16838" w:h="11906" w:orient="landscape"/>
      <w:pgMar w:top="1800" w:right="1440" w:bottom="180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23" w:author="Hu, C-P" w:date="2018-11-07T08:15:00Z" w:initials="HCP">
    <w:p w14:paraId="3D732277" w14:textId="7DB5E65A" w:rsidR="00AF4326" w:rsidRDefault="00AF4326">
      <w:pPr>
        <w:pStyle w:val="CommentText"/>
      </w:pPr>
      <w:r>
        <w:rPr>
          <w:rStyle w:val="CommentReference"/>
        </w:rPr>
        <w:annotationRef/>
      </w:r>
      <w:r>
        <w:t>I</w:t>
      </w:r>
      <w:r>
        <w:rPr>
          <w:rFonts w:hint="eastAsia"/>
        </w:rPr>
        <w:t>nt</w:t>
      </w:r>
      <w:r>
        <w:t>eraction between moral valence &amp; self-reference?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7322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732277" w16cid:durableId="1F8D1D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5872A" w14:textId="77777777" w:rsidR="005A1C51" w:rsidRDefault="005A1C51" w:rsidP="00AC5C92">
      <w:r>
        <w:separator/>
      </w:r>
    </w:p>
  </w:endnote>
  <w:endnote w:type="continuationSeparator" w:id="0">
    <w:p w14:paraId="624E0E17" w14:textId="77777777" w:rsidR="005A1C51" w:rsidRDefault="005A1C51" w:rsidP="00AC5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D48CA" w14:textId="77777777" w:rsidR="005A1C51" w:rsidRDefault="005A1C51" w:rsidP="00AC5C92">
      <w:r>
        <w:separator/>
      </w:r>
    </w:p>
  </w:footnote>
  <w:footnote w:type="continuationSeparator" w:id="0">
    <w:p w14:paraId="5BA0B95F" w14:textId="77777777" w:rsidR="005A1C51" w:rsidRDefault="005A1C51" w:rsidP="00AC5C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90CDA"/>
    <w:multiLevelType w:val="hybridMultilevel"/>
    <w:tmpl w:val="7D024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05240B"/>
    <w:multiLevelType w:val="hybridMultilevel"/>
    <w:tmpl w:val="40ECFE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0C4C58"/>
    <w:multiLevelType w:val="hybridMultilevel"/>
    <w:tmpl w:val="5FEC72A4"/>
    <w:lvl w:ilvl="0" w:tplc="3838289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D613D"/>
    <w:multiLevelType w:val="hybridMultilevel"/>
    <w:tmpl w:val="6F0444F0"/>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5861542"/>
    <w:multiLevelType w:val="hybridMultilevel"/>
    <w:tmpl w:val="E7147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u, C-P">
    <w15:presenceInfo w15:providerId="None" w15:userId="Hu, C-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trackRevisions/>
  <w:defaultTabStop w:val="720"/>
  <w:drawingGridHorizontalSpacing w:val="105"/>
  <w:drawingGridVerticalSpacing w:val="156"/>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A0NzawMDGyNDUyszBT0lEKTi0uzszPAykwNKsFACKuJDEt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2rwpxrts1esv2metztzveppdex90zxxxaspz&quot;&gt;MyLibrary&lt;record-ids&gt;&lt;item&gt;571&lt;/item&gt;&lt;item&gt;2594&lt;/item&gt;&lt;item&gt;5623&lt;/item&gt;&lt;item&gt;5641&lt;/item&gt;&lt;item&gt;5850&lt;/item&gt;&lt;item&gt;5874&lt;/item&gt;&lt;item&gt;5875&lt;/item&gt;&lt;item&gt;5882&lt;/item&gt;&lt;item&gt;6322&lt;/item&gt;&lt;item&gt;7678&lt;/item&gt;&lt;item&gt;7866&lt;/item&gt;&lt;item&gt;7872&lt;/item&gt;&lt;item&gt;7923&lt;/item&gt;&lt;item&gt;8048&lt;/item&gt;&lt;item&gt;8368&lt;/item&gt;&lt;item&gt;8435&lt;/item&gt;&lt;item&gt;8647&lt;/item&gt;&lt;item&gt;8652&lt;/item&gt;&lt;item&gt;8804&lt;/item&gt;&lt;item&gt;9247&lt;/item&gt;&lt;item&gt;9567&lt;/item&gt;&lt;item&gt;10404&lt;/item&gt;&lt;item&gt;11017&lt;/item&gt;&lt;item&gt;11786&lt;/item&gt;&lt;item&gt;12358&lt;/item&gt;&lt;item&gt;12372&lt;/item&gt;&lt;item&gt;14434&lt;/item&gt;&lt;item&gt;14672&lt;/item&gt;&lt;item&gt;14823&lt;/item&gt;&lt;item&gt;15156&lt;/item&gt;&lt;item&gt;16617&lt;/item&gt;&lt;item&gt;17161&lt;/item&gt;&lt;/record-ids&gt;&lt;/item&gt;&lt;/Libraries&gt;"/>
  </w:docVars>
  <w:rsids>
    <w:rsidRoot w:val="00D151CB"/>
    <w:rsid w:val="00000678"/>
    <w:rsid w:val="0000069E"/>
    <w:rsid w:val="00000CD1"/>
    <w:rsid w:val="00001135"/>
    <w:rsid w:val="00001A40"/>
    <w:rsid w:val="00001E96"/>
    <w:rsid w:val="00002898"/>
    <w:rsid w:val="00003EF4"/>
    <w:rsid w:val="00006326"/>
    <w:rsid w:val="000077B7"/>
    <w:rsid w:val="00011403"/>
    <w:rsid w:val="00012159"/>
    <w:rsid w:val="000131A1"/>
    <w:rsid w:val="000144CA"/>
    <w:rsid w:val="000159E0"/>
    <w:rsid w:val="00015EE7"/>
    <w:rsid w:val="0001758E"/>
    <w:rsid w:val="00020890"/>
    <w:rsid w:val="00021E7E"/>
    <w:rsid w:val="000222DB"/>
    <w:rsid w:val="00023C34"/>
    <w:rsid w:val="000241F3"/>
    <w:rsid w:val="000255F6"/>
    <w:rsid w:val="00025AC1"/>
    <w:rsid w:val="0003121D"/>
    <w:rsid w:val="00032AE8"/>
    <w:rsid w:val="000330EE"/>
    <w:rsid w:val="00033FE7"/>
    <w:rsid w:val="000349CB"/>
    <w:rsid w:val="00034D20"/>
    <w:rsid w:val="00035033"/>
    <w:rsid w:val="00035E5C"/>
    <w:rsid w:val="00035E9C"/>
    <w:rsid w:val="00036288"/>
    <w:rsid w:val="00037265"/>
    <w:rsid w:val="00037DE5"/>
    <w:rsid w:val="00041441"/>
    <w:rsid w:val="00042793"/>
    <w:rsid w:val="00042A2B"/>
    <w:rsid w:val="00044DEF"/>
    <w:rsid w:val="00045B14"/>
    <w:rsid w:val="0004651B"/>
    <w:rsid w:val="0004743C"/>
    <w:rsid w:val="000521AA"/>
    <w:rsid w:val="000530E8"/>
    <w:rsid w:val="0005333F"/>
    <w:rsid w:val="00053EA0"/>
    <w:rsid w:val="000544F7"/>
    <w:rsid w:val="00054784"/>
    <w:rsid w:val="00054855"/>
    <w:rsid w:val="00054B73"/>
    <w:rsid w:val="0005575A"/>
    <w:rsid w:val="0005737B"/>
    <w:rsid w:val="00057521"/>
    <w:rsid w:val="000605D4"/>
    <w:rsid w:val="0006107F"/>
    <w:rsid w:val="000625A2"/>
    <w:rsid w:val="00062824"/>
    <w:rsid w:val="000666DB"/>
    <w:rsid w:val="00066F28"/>
    <w:rsid w:val="00067461"/>
    <w:rsid w:val="000703DB"/>
    <w:rsid w:val="000716AA"/>
    <w:rsid w:val="0007376C"/>
    <w:rsid w:val="00073E10"/>
    <w:rsid w:val="00074213"/>
    <w:rsid w:val="00075697"/>
    <w:rsid w:val="00076531"/>
    <w:rsid w:val="00076EAF"/>
    <w:rsid w:val="0007738D"/>
    <w:rsid w:val="00080B23"/>
    <w:rsid w:val="00081302"/>
    <w:rsid w:val="000817FE"/>
    <w:rsid w:val="00081B27"/>
    <w:rsid w:val="000825C2"/>
    <w:rsid w:val="000827FA"/>
    <w:rsid w:val="000830B1"/>
    <w:rsid w:val="0008395A"/>
    <w:rsid w:val="00084D5A"/>
    <w:rsid w:val="000853F4"/>
    <w:rsid w:val="00085DBA"/>
    <w:rsid w:val="00085F8C"/>
    <w:rsid w:val="000914F9"/>
    <w:rsid w:val="00091C3D"/>
    <w:rsid w:val="00094CEB"/>
    <w:rsid w:val="00095A05"/>
    <w:rsid w:val="00096D58"/>
    <w:rsid w:val="000A1E25"/>
    <w:rsid w:val="000A27AB"/>
    <w:rsid w:val="000A286D"/>
    <w:rsid w:val="000A291A"/>
    <w:rsid w:val="000A2D88"/>
    <w:rsid w:val="000A72F5"/>
    <w:rsid w:val="000A7D7F"/>
    <w:rsid w:val="000B0260"/>
    <w:rsid w:val="000B033D"/>
    <w:rsid w:val="000B1A7B"/>
    <w:rsid w:val="000B210C"/>
    <w:rsid w:val="000B3372"/>
    <w:rsid w:val="000B4002"/>
    <w:rsid w:val="000B7E96"/>
    <w:rsid w:val="000C00A7"/>
    <w:rsid w:val="000C0494"/>
    <w:rsid w:val="000C09B9"/>
    <w:rsid w:val="000C0DFF"/>
    <w:rsid w:val="000C2792"/>
    <w:rsid w:val="000C5A5A"/>
    <w:rsid w:val="000C687B"/>
    <w:rsid w:val="000C6ABD"/>
    <w:rsid w:val="000C6C6C"/>
    <w:rsid w:val="000C74CB"/>
    <w:rsid w:val="000D07BA"/>
    <w:rsid w:val="000D102A"/>
    <w:rsid w:val="000D1A65"/>
    <w:rsid w:val="000D3544"/>
    <w:rsid w:val="000D621D"/>
    <w:rsid w:val="000D6486"/>
    <w:rsid w:val="000D67A8"/>
    <w:rsid w:val="000E0A6F"/>
    <w:rsid w:val="000E1CF0"/>
    <w:rsid w:val="000E3DB5"/>
    <w:rsid w:val="000E3E60"/>
    <w:rsid w:val="000E554E"/>
    <w:rsid w:val="000E769D"/>
    <w:rsid w:val="000F0A1E"/>
    <w:rsid w:val="000F2B32"/>
    <w:rsid w:val="000F42CA"/>
    <w:rsid w:val="000F46D7"/>
    <w:rsid w:val="000F56CC"/>
    <w:rsid w:val="000F6D5E"/>
    <w:rsid w:val="000F7EB9"/>
    <w:rsid w:val="000F7F65"/>
    <w:rsid w:val="001004F0"/>
    <w:rsid w:val="001040E7"/>
    <w:rsid w:val="00104191"/>
    <w:rsid w:val="001043EE"/>
    <w:rsid w:val="00104811"/>
    <w:rsid w:val="00105FDD"/>
    <w:rsid w:val="00106ED1"/>
    <w:rsid w:val="00107D9A"/>
    <w:rsid w:val="00110187"/>
    <w:rsid w:val="001114F0"/>
    <w:rsid w:val="00111630"/>
    <w:rsid w:val="00111A2B"/>
    <w:rsid w:val="00112159"/>
    <w:rsid w:val="00112EF7"/>
    <w:rsid w:val="001150D8"/>
    <w:rsid w:val="00116114"/>
    <w:rsid w:val="00116B8E"/>
    <w:rsid w:val="00117364"/>
    <w:rsid w:val="00121EEC"/>
    <w:rsid w:val="00123684"/>
    <w:rsid w:val="00125953"/>
    <w:rsid w:val="00126E2A"/>
    <w:rsid w:val="0013026E"/>
    <w:rsid w:val="0013071C"/>
    <w:rsid w:val="00130D7E"/>
    <w:rsid w:val="0013205A"/>
    <w:rsid w:val="00132B30"/>
    <w:rsid w:val="00133213"/>
    <w:rsid w:val="00133E0E"/>
    <w:rsid w:val="00134AFD"/>
    <w:rsid w:val="00134EF3"/>
    <w:rsid w:val="001352B3"/>
    <w:rsid w:val="001354B2"/>
    <w:rsid w:val="00135D02"/>
    <w:rsid w:val="00136BBE"/>
    <w:rsid w:val="00136F69"/>
    <w:rsid w:val="00140602"/>
    <w:rsid w:val="00140AD6"/>
    <w:rsid w:val="00140D3F"/>
    <w:rsid w:val="00140F4E"/>
    <w:rsid w:val="00141024"/>
    <w:rsid w:val="00142C71"/>
    <w:rsid w:val="0014319F"/>
    <w:rsid w:val="00143FF7"/>
    <w:rsid w:val="00144294"/>
    <w:rsid w:val="00145689"/>
    <w:rsid w:val="001462B3"/>
    <w:rsid w:val="001501C8"/>
    <w:rsid w:val="001507D2"/>
    <w:rsid w:val="00152020"/>
    <w:rsid w:val="00152698"/>
    <w:rsid w:val="0015349A"/>
    <w:rsid w:val="0015505E"/>
    <w:rsid w:val="00156299"/>
    <w:rsid w:val="00157AD2"/>
    <w:rsid w:val="00162358"/>
    <w:rsid w:val="00162398"/>
    <w:rsid w:val="001627A9"/>
    <w:rsid w:val="00163605"/>
    <w:rsid w:val="00164414"/>
    <w:rsid w:val="00167584"/>
    <w:rsid w:val="00167688"/>
    <w:rsid w:val="00170585"/>
    <w:rsid w:val="00170AA4"/>
    <w:rsid w:val="001725AA"/>
    <w:rsid w:val="00172805"/>
    <w:rsid w:val="00173264"/>
    <w:rsid w:val="00173575"/>
    <w:rsid w:val="001737F0"/>
    <w:rsid w:val="00173CFC"/>
    <w:rsid w:val="0017434A"/>
    <w:rsid w:val="00174472"/>
    <w:rsid w:val="00174A91"/>
    <w:rsid w:val="00175ADC"/>
    <w:rsid w:val="00176638"/>
    <w:rsid w:val="0017775B"/>
    <w:rsid w:val="0018059B"/>
    <w:rsid w:val="001806AA"/>
    <w:rsid w:val="001813D9"/>
    <w:rsid w:val="00182D17"/>
    <w:rsid w:val="00185EE4"/>
    <w:rsid w:val="001861C1"/>
    <w:rsid w:val="0018645F"/>
    <w:rsid w:val="00187A3B"/>
    <w:rsid w:val="001903DB"/>
    <w:rsid w:val="0019074F"/>
    <w:rsid w:val="00190763"/>
    <w:rsid w:val="0019171B"/>
    <w:rsid w:val="00191A56"/>
    <w:rsid w:val="0019233C"/>
    <w:rsid w:val="00192423"/>
    <w:rsid w:val="00192A3A"/>
    <w:rsid w:val="00194097"/>
    <w:rsid w:val="0019486A"/>
    <w:rsid w:val="00194A05"/>
    <w:rsid w:val="00194CC3"/>
    <w:rsid w:val="0019543D"/>
    <w:rsid w:val="001A0657"/>
    <w:rsid w:val="001A0BD5"/>
    <w:rsid w:val="001A34DC"/>
    <w:rsid w:val="001A4321"/>
    <w:rsid w:val="001A6258"/>
    <w:rsid w:val="001A63D2"/>
    <w:rsid w:val="001A6DA1"/>
    <w:rsid w:val="001A74E8"/>
    <w:rsid w:val="001A7CC0"/>
    <w:rsid w:val="001A7DAD"/>
    <w:rsid w:val="001B0237"/>
    <w:rsid w:val="001B0D39"/>
    <w:rsid w:val="001B2540"/>
    <w:rsid w:val="001B2932"/>
    <w:rsid w:val="001B4CBC"/>
    <w:rsid w:val="001B579E"/>
    <w:rsid w:val="001B6914"/>
    <w:rsid w:val="001B77D8"/>
    <w:rsid w:val="001B7EAD"/>
    <w:rsid w:val="001C19D0"/>
    <w:rsid w:val="001C5F1B"/>
    <w:rsid w:val="001C66E0"/>
    <w:rsid w:val="001D0CEC"/>
    <w:rsid w:val="001D10FE"/>
    <w:rsid w:val="001D11CC"/>
    <w:rsid w:val="001D14DD"/>
    <w:rsid w:val="001D3FB3"/>
    <w:rsid w:val="001D45D7"/>
    <w:rsid w:val="001D585D"/>
    <w:rsid w:val="001D77F8"/>
    <w:rsid w:val="001D7D60"/>
    <w:rsid w:val="001E0E33"/>
    <w:rsid w:val="001E310D"/>
    <w:rsid w:val="001E38D0"/>
    <w:rsid w:val="001E44B4"/>
    <w:rsid w:val="001E4B83"/>
    <w:rsid w:val="001E54F5"/>
    <w:rsid w:val="001E647B"/>
    <w:rsid w:val="001E6877"/>
    <w:rsid w:val="001E6A05"/>
    <w:rsid w:val="001E7C85"/>
    <w:rsid w:val="001F02C8"/>
    <w:rsid w:val="001F22AA"/>
    <w:rsid w:val="001F2325"/>
    <w:rsid w:val="001F246F"/>
    <w:rsid w:val="001F31EC"/>
    <w:rsid w:val="001F3F38"/>
    <w:rsid w:val="001F411D"/>
    <w:rsid w:val="001F4EE5"/>
    <w:rsid w:val="001F6E39"/>
    <w:rsid w:val="001F72A7"/>
    <w:rsid w:val="001F75EE"/>
    <w:rsid w:val="001F76C5"/>
    <w:rsid w:val="001F77EA"/>
    <w:rsid w:val="002008A9"/>
    <w:rsid w:val="00201884"/>
    <w:rsid w:val="002036D4"/>
    <w:rsid w:val="00203905"/>
    <w:rsid w:val="00204E6A"/>
    <w:rsid w:val="00205064"/>
    <w:rsid w:val="00205691"/>
    <w:rsid w:val="00205B16"/>
    <w:rsid w:val="00207335"/>
    <w:rsid w:val="0021111F"/>
    <w:rsid w:val="002111DF"/>
    <w:rsid w:val="00213015"/>
    <w:rsid w:val="00214B21"/>
    <w:rsid w:val="002170D1"/>
    <w:rsid w:val="00217330"/>
    <w:rsid w:val="00217549"/>
    <w:rsid w:val="00220CD6"/>
    <w:rsid w:val="002211FC"/>
    <w:rsid w:val="00221D89"/>
    <w:rsid w:val="0022273F"/>
    <w:rsid w:val="00222C07"/>
    <w:rsid w:val="002238AA"/>
    <w:rsid w:val="002278E2"/>
    <w:rsid w:val="0023034A"/>
    <w:rsid w:val="002304AF"/>
    <w:rsid w:val="00230A26"/>
    <w:rsid w:val="00230CE2"/>
    <w:rsid w:val="002320F3"/>
    <w:rsid w:val="00232AAA"/>
    <w:rsid w:val="00232C2E"/>
    <w:rsid w:val="00233535"/>
    <w:rsid w:val="0023391F"/>
    <w:rsid w:val="00235811"/>
    <w:rsid w:val="002402E3"/>
    <w:rsid w:val="00240D87"/>
    <w:rsid w:val="00242DC4"/>
    <w:rsid w:val="00244AEC"/>
    <w:rsid w:val="0024601D"/>
    <w:rsid w:val="00246D95"/>
    <w:rsid w:val="0024711C"/>
    <w:rsid w:val="00247147"/>
    <w:rsid w:val="0024727F"/>
    <w:rsid w:val="00250367"/>
    <w:rsid w:val="002503EE"/>
    <w:rsid w:val="00251922"/>
    <w:rsid w:val="00251D38"/>
    <w:rsid w:val="00253769"/>
    <w:rsid w:val="00256633"/>
    <w:rsid w:val="00256653"/>
    <w:rsid w:val="00256706"/>
    <w:rsid w:val="002567CB"/>
    <w:rsid w:val="00256D2C"/>
    <w:rsid w:val="00256F3E"/>
    <w:rsid w:val="0025798B"/>
    <w:rsid w:val="0026034A"/>
    <w:rsid w:val="00260F0F"/>
    <w:rsid w:val="00260FF2"/>
    <w:rsid w:val="00262291"/>
    <w:rsid w:val="0026311E"/>
    <w:rsid w:val="00263E52"/>
    <w:rsid w:val="00263E78"/>
    <w:rsid w:val="00265083"/>
    <w:rsid w:val="00270284"/>
    <w:rsid w:val="002712AD"/>
    <w:rsid w:val="00271347"/>
    <w:rsid w:val="00271D4C"/>
    <w:rsid w:val="002720F3"/>
    <w:rsid w:val="00272D94"/>
    <w:rsid w:val="00274C04"/>
    <w:rsid w:val="00274C0E"/>
    <w:rsid w:val="00275C53"/>
    <w:rsid w:val="00275DDB"/>
    <w:rsid w:val="00277C7E"/>
    <w:rsid w:val="00280473"/>
    <w:rsid w:val="00281129"/>
    <w:rsid w:val="00281838"/>
    <w:rsid w:val="00281CAB"/>
    <w:rsid w:val="0028209B"/>
    <w:rsid w:val="002822BC"/>
    <w:rsid w:val="002822F5"/>
    <w:rsid w:val="00283665"/>
    <w:rsid w:val="0028389C"/>
    <w:rsid w:val="00284309"/>
    <w:rsid w:val="002850F4"/>
    <w:rsid w:val="002859F0"/>
    <w:rsid w:val="002874BB"/>
    <w:rsid w:val="0028753D"/>
    <w:rsid w:val="002876D7"/>
    <w:rsid w:val="0028777E"/>
    <w:rsid w:val="002902D9"/>
    <w:rsid w:val="002926FF"/>
    <w:rsid w:val="00293223"/>
    <w:rsid w:val="002943B5"/>
    <w:rsid w:val="00294402"/>
    <w:rsid w:val="00294B4D"/>
    <w:rsid w:val="002963F7"/>
    <w:rsid w:val="00296CE4"/>
    <w:rsid w:val="00297A94"/>
    <w:rsid w:val="00297F10"/>
    <w:rsid w:val="002A025A"/>
    <w:rsid w:val="002A0920"/>
    <w:rsid w:val="002A1208"/>
    <w:rsid w:val="002A1CC1"/>
    <w:rsid w:val="002A388C"/>
    <w:rsid w:val="002A509A"/>
    <w:rsid w:val="002A59B3"/>
    <w:rsid w:val="002A5AA9"/>
    <w:rsid w:val="002A6736"/>
    <w:rsid w:val="002A74CE"/>
    <w:rsid w:val="002B182B"/>
    <w:rsid w:val="002B4111"/>
    <w:rsid w:val="002B47A1"/>
    <w:rsid w:val="002B5351"/>
    <w:rsid w:val="002B5690"/>
    <w:rsid w:val="002C0C4D"/>
    <w:rsid w:val="002C3804"/>
    <w:rsid w:val="002C3A6A"/>
    <w:rsid w:val="002C3BFB"/>
    <w:rsid w:val="002C4370"/>
    <w:rsid w:val="002C4BAB"/>
    <w:rsid w:val="002C52D7"/>
    <w:rsid w:val="002C5851"/>
    <w:rsid w:val="002C5FCE"/>
    <w:rsid w:val="002C611E"/>
    <w:rsid w:val="002C7E85"/>
    <w:rsid w:val="002D04CF"/>
    <w:rsid w:val="002D0923"/>
    <w:rsid w:val="002D0E28"/>
    <w:rsid w:val="002D0FD7"/>
    <w:rsid w:val="002D21EA"/>
    <w:rsid w:val="002D269A"/>
    <w:rsid w:val="002D6167"/>
    <w:rsid w:val="002D6AA2"/>
    <w:rsid w:val="002D78FC"/>
    <w:rsid w:val="002E031F"/>
    <w:rsid w:val="002E04BE"/>
    <w:rsid w:val="002E119A"/>
    <w:rsid w:val="002E3091"/>
    <w:rsid w:val="002E3E60"/>
    <w:rsid w:val="002E40B5"/>
    <w:rsid w:val="002E47BD"/>
    <w:rsid w:val="002E4E9D"/>
    <w:rsid w:val="002E67CE"/>
    <w:rsid w:val="002E7474"/>
    <w:rsid w:val="002E7DA8"/>
    <w:rsid w:val="002F45D7"/>
    <w:rsid w:val="002F47E1"/>
    <w:rsid w:val="002F4C50"/>
    <w:rsid w:val="002F5A1C"/>
    <w:rsid w:val="002F67CB"/>
    <w:rsid w:val="002F7647"/>
    <w:rsid w:val="002F7D19"/>
    <w:rsid w:val="002F7DF8"/>
    <w:rsid w:val="0030002B"/>
    <w:rsid w:val="003008D2"/>
    <w:rsid w:val="00300B38"/>
    <w:rsid w:val="00304358"/>
    <w:rsid w:val="00304739"/>
    <w:rsid w:val="00304924"/>
    <w:rsid w:val="0030496B"/>
    <w:rsid w:val="00304AA5"/>
    <w:rsid w:val="00306847"/>
    <w:rsid w:val="00307489"/>
    <w:rsid w:val="00310458"/>
    <w:rsid w:val="00311E14"/>
    <w:rsid w:val="00312133"/>
    <w:rsid w:val="003122AB"/>
    <w:rsid w:val="00312303"/>
    <w:rsid w:val="00312F99"/>
    <w:rsid w:val="003135F6"/>
    <w:rsid w:val="00313BE0"/>
    <w:rsid w:val="0031495B"/>
    <w:rsid w:val="00314EA8"/>
    <w:rsid w:val="003153EF"/>
    <w:rsid w:val="003154A5"/>
    <w:rsid w:val="00316BCC"/>
    <w:rsid w:val="00317E5B"/>
    <w:rsid w:val="00320985"/>
    <w:rsid w:val="00321DB7"/>
    <w:rsid w:val="00322D7F"/>
    <w:rsid w:val="0032321E"/>
    <w:rsid w:val="00324440"/>
    <w:rsid w:val="00324FB5"/>
    <w:rsid w:val="00325145"/>
    <w:rsid w:val="0032542B"/>
    <w:rsid w:val="003257BD"/>
    <w:rsid w:val="00330528"/>
    <w:rsid w:val="0033095D"/>
    <w:rsid w:val="00331AB1"/>
    <w:rsid w:val="00334191"/>
    <w:rsid w:val="0033575B"/>
    <w:rsid w:val="00336322"/>
    <w:rsid w:val="0034338B"/>
    <w:rsid w:val="00344133"/>
    <w:rsid w:val="00346E4C"/>
    <w:rsid w:val="0034722C"/>
    <w:rsid w:val="00347344"/>
    <w:rsid w:val="0034799E"/>
    <w:rsid w:val="003503BB"/>
    <w:rsid w:val="00351B8E"/>
    <w:rsid w:val="0035319B"/>
    <w:rsid w:val="003537F3"/>
    <w:rsid w:val="00354370"/>
    <w:rsid w:val="00354B11"/>
    <w:rsid w:val="003551F8"/>
    <w:rsid w:val="00355940"/>
    <w:rsid w:val="00355F13"/>
    <w:rsid w:val="00360B9D"/>
    <w:rsid w:val="00360D1B"/>
    <w:rsid w:val="0036150F"/>
    <w:rsid w:val="00361591"/>
    <w:rsid w:val="003616B8"/>
    <w:rsid w:val="00361772"/>
    <w:rsid w:val="00361877"/>
    <w:rsid w:val="0036187A"/>
    <w:rsid w:val="00361C5F"/>
    <w:rsid w:val="00362FD0"/>
    <w:rsid w:val="00363020"/>
    <w:rsid w:val="00363449"/>
    <w:rsid w:val="00363521"/>
    <w:rsid w:val="00363CBE"/>
    <w:rsid w:val="0036418E"/>
    <w:rsid w:val="0036485C"/>
    <w:rsid w:val="00364CBB"/>
    <w:rsid w:val="00364F5A"/>
    <w:rsid w:val="00365114"/>
    <w:rsid w:val="00365731"/>
    <w:rsid w:val="0036787C"/>
    <w:rsid w:val="00367880"/>
    <w:rsid w:val="003708FF"/>
    <w:rsid w:val="00371028"/>
    <w:rsid w:val="00371BA2"/>
    <w:rsid w:val="00371E0D"/>
    <w:rsid w:val="003728CC"/>
    <w:rsid w:val="00372978"/>
    <w:rsid w:val="00372C97"/>
    <w:rsid w:val="00373824"/>
    <w:rsid w:val="00373891"/>
    <w:rsid w:val="00374178"/>
    <w:rsid w:val="003744BF"/>
    <w:rsid w:val="003747D4"/>
    <w:rsid w:val="0037544C"/>
    <w:rsid w:val="0037583F"/>
    <w:rsid w:val="00380CDB"/>
    <w:rsid w:val="00381D11"/>
    <w:rsid w:val="003821D9"/>
    <w:rsid w:val="00384215"/>
    <w:rsid w:val="00386241"/>
    <w:rsid w:val="0038689B"/>
    <w:rsid w:val="003904CE"/>
    <w:rsid w:val="0039072D"/>
    <w:rsid w:val="003913D8"/>
    <w:rsid w:val="00392178"/>
    <w:rsid w:val="003923EC"/>
    <w:rsid w:val="003928CF"/>
    <w:rsid w:val="003933EB"/>
    <w:rsid w:val="0039566A"/>
    <w:rsid w:val="0039626D"/>
    <w:rsid w:val="003A0BE9"/>
    <w:rsid w:val="003A1335"/>
    <w:rsid w:val="003A22C4"/>
    <w:rsid w:val="003A28E2"/>
    <w:rsid w:val="003A31F3"/>
    <w:rsid w:val="003A3809"/>
    <w:rsid w:val="003A3C15"/>
    <w:rsid w:val="003A451E"/>
    <w:rsid w:val="003A5E84"/>
    <w:rsid w:val="003A5ECD"/>
    <w:rsid w:val="003A6D5F"/>
    <w:rsid w:val="003A76F8"/>
    <w:rsid w:val="003B0E04"/>
    <w:rsid w:val="003B0E51"/>
    <w:rsid w:val="003B16EC"/>
    <w:rsid w:val="003B2088"/>
    <w:rsid w:val="003B3A39"/>
    <w:rsid w:val="003B492F"/>
    <w:rsid w:val="003B4FEE"/>
    <w:rsid w:val="003B73C6"/>
    <w:rsid w:val="003B7C00"/>
    <w:rsid w:val="003C00BC"/>
    <w:rsid w:val="003C0857"/>
    <w:rsid w:val="003C14A5"/>
    <w:rsid w:val="003C2E26"/>
    <w:rsid w:val="003C35CB"/>
    <w:rsid w:val="003C39E2"/>
    <w:rsid w:val="003C3D6A"/>
    <w:rsid w:val="003C46CA"/>
    <w:rsid w:val="003C49E7"/>
    <w:rsid w:val="003C528A"/>
    <w:rsid w:val="003C5A76"/>
    <w:rsid w:val="003D1462"/>
    <w:rsid w:val="003D272D"/>
    <w:rsid w:val="003D2DA6"/>
    <w:rsid w:val="003D3AB6"/>
    <w:rsid w:val="003D4083"/>
    <w:rsid w:val="003D479C"/>
    <w:rsid w:val="003D53FB"/>
    <w:rsid w:val="003D65D8"/>
    <w:rsid w:val="003E0D91"/>
    <w:rsid w:val="003E104C"/>
    <w:rsid w:val="003E1370"/>
    <w:rsid w:val="003E281D"/>
    <w:rsid w:val="003E31B3"/>
    <w:rsid w:val="003E37B4"/>
    <w:rsid w:val="003E3BF4"/>
    <w:rsid w:val="003E42E6"/>
    <w:rsid w:val="003E4DFE"/>
    <w:rsid w:val="003E5432"/>
    <w:rsid w:val="003E616D"/>
    <w:rsid w:val="003E6AA0"/>
    <w:rsid w:val="003F1637"/>
    <w:rsid w:val="003F435A"/>
    <w:rsid w:val="003F58BB"/>
    <w:rsid w:val="003F5C0F"/>
    <w:rsid w:val="003F5EE2"/>
    <w:rsid w:val="003F6079"/>
    <w:rsid w:val="003F6401"/>
    <w:rsid w:val="003F648D"/>
    <w:rsid w:val="003F71CC"/>
    <w:rsid w:val="003F7F46"/>
    <w:rsid w:val="00401179"/>
    <w:rsid w:val="0040208E"/>
    <w:rsid w:val="00403EF4"/>
    <w:rsid w:val="004040F6"/>
    <w:rsid w:val="00404414"/>
    <w:rsid w:val="00405245"/>
    <w:rsid w:val="00406DCB"/>
    <w:rsid w:val="004079F7"/>
    <w:rsid w:val="00407E56"/>
    <w:rsid w:val="00410765"/>
    <w:rsid w:val="004114D3"/>
    <w:rsid w:val="00411B96"/>
    <w:rsid w:val="00411C49"/>
    <w:rsid w:val="00415BE2"/>
    <w:rsid w:val="00415F45"/>
    <w:rsid w:val="004176FE"/>
    <w:rsid w:val="00420108"/>
    <w:rsid w:val="0042374B"/>
    <w:rsid w:val="00423C87"/>
    <w:rsid w:val="00423FC0"/>
    <w:rsid w:val="00424520"/>
    <w:rsid w:val="00424EC2"/>
    <w:rsid w:val="00425451"/>
    <w:rsid w:val="0042759A"/>
    <w:rsid w:val="004279FD"/>
    <w:rsid w:val="0043277C"/>
    <w:rsid w:val="00433180"/>
    <w:rsid w:val="00434B24"/>
    <w:rsid w:val="00434DE4"/>
    <w:rsid w:val="00436AED"/>
    <w:rsid w:val="004370AE"/>
    <w:rsid w:val="00441E64"/>
    <w:rsid w:val="00442056"/>
    <w:rsid w:val="00442E15"/>
    <w:rsid w:val="00444259"/>
    <w:rsid w:val="004446FC"/>
    <w:rsid w:val="004455B2"/>
    <w:rsid w:val="00445625"/>
    <w:rsid w:val="00446291"/>
    <w:rsid w:val="00446650"/>
    <w:rsid w:val="0044708E"/>
    <w:rsid w:val="004477A7"/>
    <w:rsid w:val="00447FAA"/>
    <w:rsid w:val="00450B3A"/>
    <w:rsid w:val="00452CE4"/>
    <w:rsid w:val="00452D24"/>
    <w:rsid w:val="00452E0F"/>
    <w:rsid w:val="00453201"/>
    <w:rsid w:val="004537AC"/>
    <w:rsid w:val="00455411"/>
    <w:rsid w:val="004555CB"/>
    <w:rsid w:val="00456872"/>
    <w:rsid w:val="004568D7"/>
    <w:rsid w:val="00457315"/>
    <w:rsid w:val="00457412"/>
    <w:rsid w:val="00460788"/>
    <w:rsid w:val="00460CB4"/>
    <w:rsid w:val="0046123C"/>
    <w:rsid w:val="00461E6E"/>
    <w:rsid w:val="00463452"/>
    <w:rsid w:val="00464D47"/>
    <w:rsid w:val="00465285"/>
    <w:rsid w:val="00466C8B"/>
    <w:rsid w:val="00466EC3"/>
    <w:rsid w:val="00467199"/>
    <w:rsid w:val="0046790F"/>
    <w:rsid w:val="00472C9C"/>
    <w:rsid w:val="004730C8"/>
    <w:rsid w:val="00475B6B"/>
    <w:rsid w:val="0047682C"/>
    <w:rsid w:val="00476902"/>
    <w:rsid w:val="00477008"/>
    <w:rsid w:val="00477174"/>
    <w:rsid w:val="004771EC"/>
    <w:rsid w:val="004836D5"/>
    <w:rsid w:val="00484A8B"/>
    <w:rsid w:val="0048510B"/>
    <w:rsid w:val="004851A0"/>
    <w:rsid w:val="004853F3"/>
    <w:rsid w:val="004856BF"/>
    <w:rsid w:val="00490B84"/>
    <w:rsid w:val="00490C4F"/>
    <w:rsid w:val="00490CB7"/>
    <w:rsid w:val="00491303"/>
    <w:rsid w:val="00491BBF"/>
    <w:rsid w:val="00492202"/>
    <w:rsid w:val="00492F5C"/>
    <w:rsid w:val="00493389"/>
    <w:rsid w:val="00493664"/>
    <w:rsid w:val="00494A52"/>
    <w:rsid w:val="00494C4B"/>
    <w:rsid w:val="004A0B4B"/>
    <w:rsid w:val="004A2989"/>
    <w:rsid w:val="004A3156"/>
    <w:rsid w:val="004A3991"/>
    <w:rsid w:val="004A48B2"/>
    <w:rsid w:val="004A5A96"/>
    <w:rsid w:val="004A5CCD"/>
    <w:rsid w:val="004A5D3B"/>
    <w:rsid w:val="004A67B7"/>
    <w:rsid w:val="004A7308"/>
    <w:rsid w:val="004A7F77"/>
    <w:rsid w:val="004B123C"/>
    <w:rsid w:val="004B16A9"/>
    <w:rsid w:val="004B1E7B"/>
    <w:rsid w:val="004B4C01"/>
    <w:rsid w:val="004B4EFC"/>
    <w:rsid w:val="004B5039"/>
    <w:rsid w:val="004B6462"/>
    <w:rsid w:val="004C03AB"/>
    <w:rsid w:val="004C07F9"/>
    <w:rsid w:val="004C0D43"/>
    <w:rsid w:val="004C2EA9"/>
    <w:rsid w:val="004C4A83"/>
    <w:rsid w:val="004C51A9"/>
    <w:rsid w:val="004C6015"/>
    <w:rsid w:val="004C66AD"/>
    <w:rsid w:val="004C73AB"/>
    <w:rsid w:val="004C75B9"/>
    <w:rsid w:val="004D0810"/>
    <w:rsid w:val="004D508B"/>
    <w:rsid w:val="004D50BD"/>
    <w:rsid w:val="004D5B91"/>
    <w:rsid w:val="004E011F"/>
    <w:rsid w:val="004E03B4"/>
    <w:rsid w:val="004E0D8C"/>
    <w:rsid w:val="004E1143"/>
    <w:rsid w:val="004E1BB3"/>
    <w:rsid w:val="004E1DAE"/>
    <w:rsid w:val="004E1ECE"/>
    <w:rsid w:val="004E23C3"/>
    <w:rsid w:val="004E3E38"/>
    <w:rsid w:val="004E4660"/>
    <w:rsid w:val="004E5F0F"/>
    <w:rsid w:val="004E73B3"/>
    <w:rsid w:val="004E7FB2"/>
    <w:rsid w:val="004F0EA3"/>
    <w:rsid w:val="004F2886"/>
    <w:rsid w:val="004F2F3C"/>
    <w:rsid w:val="004F3637"/>
    <w:rsid w:val="004F3983"/>
    <w:rsid w:val="004F465E"/>
    <w:rsid w:val="004F608F"/>
    <w:rsid w:val="004F651A"/>
    <w:rsid w:val="004F6C2B"/>
    <w:rsid w:val="004F6D01"/>
    <w:rsid w:val="004F759F"/>
    <w:rsid w:val="004F7AB4"/>
    <w:rsid w:val="004F7F8E"/>
    <w:rsid w:val="00500FC9"/>
    <w:rsid w:val="005027FB"/>
    <w:rsid w:val="00502B4E"/>
    <w:rsid w:val="0050320B"/>
    <w:rsid w:val="00503752"/>
    <w:rsid w:val="00503EA0"/>
    <w:rsid w:val="00504B0B"/>
    <w:rsid w:val="00505126"/>
    <w:rsid w:val="00505DB3"/>
    <w:rsid w:val="00506058"/>
    <w:rsid w:val="00506BEE"/>
    <w:rsid w:val="005079AD"/>
    <w:rsid w:val="0051246F"/>
    <w:rsid w:val="00513469"/>
    <w:rsid w:val="005137BA"/>
    <w:rsid w:val="00513891"/>
    <w:rsid w:val="0051472B"/>
    <w:rsid w:val="00514950"/>
    <w:rsid w:val="00514E7D"/>
    <w:rsid w:val="00515418"/>
    <w:rsid w:val="0051606E"/>
    <w:rsid w:val="00516D3A"/>
    <w:rsid w:val="00517AD0"/>
    <w:rsid w:val="00520251"/>
    <w:rsid w:val="00520644"/>
    <w:rsid w:val="00521717"/>
    <w:rsid w:val="00521E2E"/>
    <w:rsid w:val="00523592"/>
    <w:rsid w:val="00524975"/>
    <w:rsid w:val="005260B7"/>
    <w:rsid w:val="00530915"/>
    <w:rsid w:val="00533ED2"/>
    <w:rsid w:val="00534A9D"/>
    <w:rsid w:val="00535305"/>
    <w:rsid w:val="00536F26"/>
    <w:rsid w:val="00537297"/>
    <w:rsid w:val="0053742A"/>
    <w:rsid w:val="005409FA"/>
    <w:rsid w:val="005435A7"/>
    <w:rsid w:val="00544A2D"/>
    <w:rsid w:val="00544C90"/>
    <w:rsid w:val="0054658A"/>
    <w:rsid w:val="0054666F"/>
    <w:rsid w:val="00546A8B"/>
    <w:rsid w:val="00546E42"/>
    <w:rsid w:val="005470CA"/>
    <w:rsid w:val="00547249"/>
    <w:rsid w:val="00547515"/>
    <w:rsid w:val="00547E6D"/>
    <w:rsid w:val="0055071C"/>
    <w:rsid w:val="00552459"/>
    <w:rsid w:val="0055253C"/>
    <w:rsid w:val="00554A5D"/>
    <w:rsid w:val="00554C0B"/>
    <w:rsid w:val="00555768"/>
    <w:rsid w:val="00556162"/>
    <w:rsid w:val="00556490"/>
    <w:rsid w:val="00556C97"/>
    <w:rsid w:val="0056090E"/>
    <w:rsid w:val="00561F0D"/>
    <w:rsid w:val="0056208C"/>
    <w:rsid w:val="00563A0A"/>
    <w:rsid w:val="0056459C"/>
    <w:rsid w:val="00567344"/>
    <w:rsid w:val="005675B1"/>
    <w:rsid w:val="00567FF1"/>
    <w:rsid w:val="005701A1"/>
    <w:rsid w:val="00570F93"/>
    <w:rsid w:val="00573724"/>
    <w:rsid w:val="005737F5"/>
    <w:rsid w:val="005766AA"/>
    <w:rsid w:val="00577EC7"/>
    <w:rsid w:val="005809ED"/>
    <w:rsid w:val="00581FCF"/>
    <w:rsid w:val="005825FE"/>
    <w:rsid w:val="00584C96"/>
    <w:rsid w:val="00585925"/>
    <w:rsid w:val="005870FE"/>
    <w:rsid w:val="00587B75"/>
    <w:rsid w:val="00591129"/>
    <w:rsid w:val="0059146B"/>
    <w:rsid w:val="00591485"/>
    <w:rsid w:val="0059151B"/>
    <w:rsid w:val="00591D5E"/>
    <w:rsid w:val="00592AD8"/>
    <w:rsid w:val="00593064"/>
    <w:rsid w:val="005938A9"/>
    <w:rsid w:val="00595CF0"/>
    <w:rsid w:val="00596DAB"/>
    <w:rsid w:val="005A139B"/>
    <w:rsid w:val="005A1C51"/>
    <w:rsid w:val="005A3A33"/>
    <w:rsid w:val="005A4554"/>
    <w:rsid w:val="005A496C"/>
    <w:rsid w:val="005A641E"/>
    <w:rsid w:val="005A6F7A"/>
    <w:rsid w:val="005A6F7B"/>
    <w:rsid w:val="005A79D0"/>
    <w:rsid w:val="005B3339"/>
    <w:rsid w:val="005B37A2"/>
    <w:rsid w:val="005B5634"/>
    <w:rsid w:val="005B59E7"/>
    <w:rsid w:val="005B7B90"/>
    <w:rsid w:val="005C0311"/>
    <w:rsid w:val="005C0D71"/>
    <w:rsid w:val="005C11B9"/>
    <w:rsid w:val="005C182F"/>
    <w:rsid w:val="005C4FC0"/>
    <w:rsid w:val="005C5C3E"/>
    <w:rsid w:val="005C64CD"/>
    <w:rsid w:val="005C6661"/>
    <w:rsid w:val="005C6D44"/>
    <w:rsid w:val="005C715F"/>
    <w:rsid w:val="005D0943"/>
    <w:rsid w:val="005D2800"/>
    <w:rsid w:val="005D2A5A"/>
    <w:rsid w:val="005D387B"/>
    <w:rsid w:val="005D3EA1"/>
    <w:rsid w:val="005D4148"/>
    <w:rsid w:val="005D4E0C"/>
    <w:rsid w:val="005D5467"/>
    <w:rsid w:val="005D6C12"/>
    <w:rsid w:val="005D767D"/>
    <w:rsid w:val="005E1A4C"/>
    <w:rsid w:val="005E2813"/>
    <w:rsid w:val="005E2DDF"/>
    <w:rsid w:val="005E40CE"/>
    <w:rsid w:val="005E43FD"/>
    <w:rsid w:val="005E4E59"/>
    <w:rsid w:val="005E598C"/>
    <w:rsid w:val="005E5F2B"/>
    <w:rsid w:val="005E6A04"/>
    <w:rsid w:val="005E6C8E"/>
    <w:rsid w:val="005E79C3"/>
    <w:rsid w:val="005E7CD7"/>
    <w:rsid w:val="005F03C3"/>
    <w:rsid w:val="005F076A"/>
    <w:rsid w:val="005F134A"/>
    <w:rsid w:val="005F1427"/>
    <w:rsid w:val="005F15F6"/>
    <w:rsid w:val="005F2093"/>
    <w:rsid w:val="005F2423"/>
    <w:rsid w:val="005F301E"/>
    <w:rsid w:val="005F3024"/>
    <w:rsid w:val="005F31B9"/>
    <w:rsid w:val="005F545F"/>
    <w:rsid w:val="005F6090"/>
    <w:rsid w:val="005F6911"/>
    <w:rsid w:val="005F73E5"/>
    <w:rsid w:val="005F7BDA"/>
    <w:rsid w:val="0060020F"/>
    <w:rsid w:val="006005A1"/>
    <w:rsid w:val="006013FA"/>
    <w:rsid w:val="0060168A"/>
    <w:rsid w:val="00601913"/>
    <w:rsid w:val="006043AA"/>
    <w:rsid w:val="00606B4E"/>
    <w:rsid w:val="00612FA9"/>
    <w:rsid w:val="006144F6"/>
    <w:rsid w:val="006154D2"/>
    <w:rsid w:val="00616A27"/>
    <w:rsid w:val="00617E61"/>
    <w:rsid w:val="00617F9C"/>
    <w:rsid w:val="006213C1"/>
    <w:rsid w:val="0062192A"/>
    <w:rsid w:val="00623551"/>
    <w:rsid w:val="0062360B"/>
    <w:rsid w:val="00623A92"/>
    <w:rsid w:val="0062568C"/>
    <w:rsid w:val="00626774"/>
    <w:rsid w:val="006300A3"/>
    <w:rsid w:val="006311FD"/>
    <w:rsid w:val="00631CB6"/>
    <w:rsid w:val="0063205D"/>
    <w:rsid w:val="00632412"/>
    <w:rsid w:val="00632D12"/>
    <w:rsid w:val="00634E38"/>
    <w:rsid w:val="0063535A"/>
    <w:rsid w:val="00635576"/>
    <w:rsid w:val="00635FC2"/>
    <w:rsid w:val="00636DBA"/>
    <w:rsid w:val="0063720D"/>
    <w:rsid w:val="00637C54"/>
    <w:rsid w:val="0064049B"/>
    <w:rsid w:val="006404FD"/>
    <w:rsid w:val="00641DF5"/>
    <w:rsid w:val="006425A5"/>
    <w:rsid w:val="00642689"/>
    <w:rsid w:val="0064274A"/>
    <w:rsid w:val="00642F5F"/>
    <w:rsid w:val="006435D0"/>
    <w:rsid w:val="00643EAD"/>
    <w:rsid w:val="00644124"/>
    <w:rsid w:val="00645355"/>
    <w:rsid w:val="006454B5"/>
    <w:rsid w:val="00645B62"/>
    <w:rsid w:val="00646203"/>
    <w:rsid w:val="00646319"/>
    <w:rsid w:val="00646527"/>
    <w:rsid w:val="0064698C"/>
    <w:rsid w:val="00646C04"/>
    <w:rsid w:val="00647B2B"/>
    <w:rsid w:val="00651DD9"/>
    <w:rsid w:val="00651FBF"/>
    <w:rsid w:val="00654459"/>
    <w:rsid w:val="00654988"/>
    <w:rsid w:val="006549D8"/>
    <w:rsid w:val="00654DA4"/>
    <w:rsid w:val="0065642F"/>
    <w:rsid w:val="00656447"/>
    <w:rsid w:val="0065771B"/>
    <w:rsid w:val="006605F3"/>
    <w:rsid w:val="00661262"/>
    <w:rsid w:val="00661BDC"/>
    <w:rsid w:val="00662BAC"/>
    <w:rsid w:val="006634B9"/>
    <w:rsid w:val="00665866"/>
    <w:rsid w:val="00665F30"/>
    <w:rsid w:val="00670EAD"/>
    <w:rsid w:val="00671700"/>
    <w:rsid w:val="00674162"/>
    <w:rsid w:val="0067446A"/>
    <w:rsid w:val="00674B5A"/>
    <w:rsid w:val="006752DD"/>
    <w:rsid w:val="00675FDF"/>
    <w:rsid w:val="006770C3"/>
    <w:rsid w:val="00680820"/>
    <w:rsid w:val="00680DF0"/>
    <w:rsid w:val="00680E12"/>
    <w:rsid w:val="00681732"/>
    <w:rsid w:val="00683974"/>
    <w:rsid w:val="006857F1"/>
    <w:rsid w:val="00687D21"/>
    <w:rsid w:val="006900D9"/>
    <w:rsid w:val="00691036"/>
    <w:rsid w:val="00691724"/>
    <w:rsid w:val="00691C53"/>
    <w:rsid w:val="00692645"/>
    <w:rsid w:val="006932D6"/>
    <w:rsid w:val="00695095"/>
    <w:rsid w:val="00695667"/>
    <w:rsid w:val="006956B6"/>
    <w:rsid w:val="00695D0D"/>
    <w:rsid w:val="00697900"/>
    <w:rsid w:val="006A0681"/>
    <w:rsid w:val="006A0A81"/>
    <w:rsid w:val="006A2597"/>
    <w:rsid w:val="006A5EFC"/>
    <w:rsid w:val="006A796A"/>
    <w:rsid w:val="006B0A04"/>
    <w:rsid w:val="006B0B0F"/>
    <w:rsid w:val="006B0C7C"/>
    <w:rsid w:val="006B15A8"/>
    <w:rsid w:val="006B1C7D"/>
    <w:rsid w:val="006B26B7"/>
    <w:rsid w:val="006B2FBD"/>
    <w:rsid w:val="006B303E"/>
    <w:rsid w:val="006B37E6"/>
    <w:rsid w:val="006B4819"/>
    <w:rsid w:val="006B4AED"/>
    <w:rsid w:val="006B4D3F"/>
    <w:rsid w:val="006B5142"/>
    <w:rsid w:val="006B6E8A"/>
    <w:rsid w:val="006B7F6B"/>
    <w:rsid w:val="006C0845"/>
    <w:rsid w:val="006C0E8F"/>
    <w:rsid w:val="006C1E30"/>
    <w:rsid w:val="006C2317"/>
    <w:rsid w:val="006C291A"/>
    <w:rsid w:val="006C3ED4"/>
    <w:rsid w:val="006C40E1"/>
    <w:rsid w:val="006C428F"/>
    <w:rsid w:val="006C4712"/>
    <w:rsid w:val="006C6A3A"/>
    <w:rsid w:val="006C71FA"/>
    <w:rsid w:val="006C7A64"/>
    <w:rsid w:val="006D1259"/>
    <w:rsid w:val="006D12A1"/>
    <w:rsid w:val="006D1606"/>
    <w:rsid w:val="006D1FE5"/>
    <w:rsid w:val="006D2321"/>
    <w:rsid w:val="006D4655"/>
    <w:rsid w:val="006D4FBE"/>
    <w:rsid w:val="006D5476"/>
    <w:rsid w:val="006D7DC3"/>
    <w:rsid w:val="006E0D30"/>
    <w:rsid w:val="006E1D44"/>
    <w:rsid w:val="006E1D88"/>
    <w:rsid w:val="006E1F6E"/>
    <w:rsid w:val="006E68E6"/>
    <w:rsid w:val="006E7A70"/>
    <w:rsid w:val="006E7CE6"/>
    <w:rsid w:val="006E7F10"/>
    <w:rsid w:val="006F2787"/>
    <w:rsid w:val="006F3090"/>
    <w:rsid w:val="006F4007"/>
    <w:rsid w:val="006F43C6"/>
    <w:rsid w:val="006F5750"/>
    <w:rsid w:val="006F7368"/>
    <w:rsid w:val="00700078"/>
    <w:rsid w:val="00700AE5"/>
    <w:rsid w:val="00700B78"/>
    <w:rsid w:val="007011A4"/>
    <w:rsid w:val="007027BF"/>
    <w:rsid w:val="007031E0"/>
    <w:rsid w:val="00705E2D"/>
    <w:rsid w:val="00706A87"/>
    <w:rsid w:val="007070DE"/>
    <w:rsid w:val="007104CA"/>
    <w:rsid w:val="00711309"/>
    <w:rsid w:val="007121E8"/>
    <w:rsid w:val="007124FE"/>
    <w:rsid w:val="0071477A"/>
    <w:rsid w:val="00716EBA"/>
    <w:rsid w:val="00717652"/>
    <w:rsid w:val="00720DAE"/>
    <w:rsid w:val="0072173C"/>
    <w:rsid w:val="007220A6"/>
    <w:rsid w:val="00722FDA"/>
    <w:rsid w:val="007230E8"/>
    <w:rsid w:val="00723CA6"/>
    <w:rsid w:val="00725046"/>
    <w:rsid w:val="007254AE"/>
    <w:rsid w:val="00730B86"/>
    <w:rsid w:val="00731AD9"/>
    <w:rsid w:val="00732255"/>
    <w:rsid w:val="00732494"/>
    <w:rsid w:val="007325D4"/>
    <w:rsid w:val="0073296D"/>
    <w:rsid w:val="007343B5"/>
    <w:rsid w:val="0073467D"/>
    <w:rsid w:val="00735048"/>
    <w:rsid w:val="00735195"/>
    <w:rsid w:val="00735EE3"/>
    <w:rsid w:val="00736C1C"/>
    <w:rsid w:val="00741B46"/>
    <w:rsid w:val="00741D73"/>
    <w:rsid w:val="007465D8"/>
    <w:rsid w:val="007478A3"/>
    <w:rsid w:val="00751A8A"/>
    <w:rsid w:val="00752181"/>
    <w:rsid w:val="00752B41"/>
    <w:rsid w:val="00752CC9"/>
    <w:rsid w:val="00754300"/>
    <w:rsid w:val="00755264"/>
    <w:rsid w:val="007553B2"/>
    <w:rsid w:val="007555BC"/>
    <w:rsid w:val="00755FEC"/>
    <w:rsid w:val="00756985"/>
    <w:rsid w:val="00757A5C"/>
    <w:rsid w:val="00757D76"/>
    <w:rsid w:val="00760D07"/>
    <w:rsid w:val="00760E53"/>
    <w:rsid w:val="007628E8"/>
    <w:rsid w:val="00764AB0"/>
    <w:rsid w:val="00765A07"/>
    <w:rsid w:val="00765A25"/>
    <w:rsid w:val="0076724C"/>
    <w:rsid w:val="00767958"/>
    <w:rsid w:val="00767CD5"/>
    <w:rsid w:val="00770F62"/>
    <w:rsid w:val="007724B7"/>
    <w:rsid w:val="0077516A"/>
    <w:rsid w:val="00775268"/>
    <w:rsid w:val="00775E50"/>
    <w:rsid w:val="007761AA"/>
    <w:rsid w:val="00777789"/>
    <w:rsid w:val="007777EB"/>
    <w:rsid w:val="00780D41"/>
    <w:rsid w:val="007827D7"/>
    <w:rsid w:val="007836D6"/>
    <w:rsid w:val="00784170"/>
    <w:rsid w:val="007843E0"/>
    <w:rsid w:val="0078457C"/>
    <w:rsid w:val="00784FB9"/>
    <w:rsid w:val="007877E4"/>
    <w:rsid w:val="00787E86"/>
    <w:rsid w:val="00790028"/>
    <w:rsid w:val="00791D10"/>
    <w:rsid w:val="00792CE7"/>
    <w:rsid w:val="00795A3A"/>
    <w:rsid w:val="00796C7E"/>
    <w:rsid w:val="007A0284"/>
    <w:rsid w:val="007A1011"/>
    <w:rsid w:val="007A14D7"/>
    <w:rsid w:val="007A2BC1"/>
    <w:rsid w:val="007A2E3C"/>
    <w:rsid w:val="007A3790"/>
    <w:rsid w:val="007A3F27"/>
    <w:rsid w:val="007A583E"/>
    <w:rsid w:val="007A6F1F"/>
    <w:rsid w:val="007A7005"/>
    <w:rsid w:val="007A734D"/>
    <w:rsid w:val="007A7A97"/>
    <w:rsid w:val="007B157F"/>
    <w:rsid w:val="007B2D00"/>
    <w:rsid w:val="007B3540"/>
    <w:rsid w:val="007B4EF9"/>
    <w:rsid w:val="007B52AA"/>
    <w:rsid w:val="007B52D4"/>
    <w:rsid w:val="007B5C49"/>
    <w:rsid w:val="007B74C2"/>
    <w:rsid w:val="007B7DF8"/>
    <w:rsid w:val="007C1EE8"/>
    <w:rsid w:val="007C2C7A"/>
    <w:rsid w:val="007C40A9"/>
    <w:rsid w:val="007C5270"/>
    <w:rsid w:val="007C5B82"/>
    <w:rsid w:val="007C78F4"/>
    <w:rsid w:val="007D23C6"/>
    <w:rsid w:val="007D26EB"/>
    <w:rsid w:val="007D28D8"/>
    <w:rsid w:val="007D38E0"/>
    <w:rsid w:val="007D4A4B"/>
    <w:rsid w:val="007D532E"/>
    <w:rsid w:val="007D6012"/>
    <w:rsid w:val="007D6202"/>
    <w:rsid w:val="007E1FE2"/>
    <w:rsid w:val="007E248F"/>
    <w:rsid w:val="007E327C"/>
    <w:rsid w:val="007E4DDA"/>
    <w:rsid w:val="007E51E7"/>
    <w:rsid w:val="007E59A4"/>
    <w:rsid w:val="007E6002"/>
    <w:rsid w:val="007E6B47"/>
    <w:rsid w:val="007E74EB"/>
    <w:rsid w:val="007E7DA5"/>
    <w:rsid w:val="007F0A36"/>
    <w:rsid w:val="007F0F99"/>
    <w:rsid w:val="007F26B7"/>
    <w:rsid w:val="007F394A"/>
    <w:rsid w:val="007F4A8A"/>
    <w:rsid w:val="007F7061"/>
    <w:rsid w:val="007F7C40"/>
    <w:rsid w:val="007F7C4C"/>
    <w:rsid w:val="007F7D0A"/>
    <w:rsid w:val="007F7F9F"/>
    <w:rsid w:val="00801F54"/>
    <w:rsid w:val="00802727"/>
    <w:rsid w:val="008031C1"/>
    <w:rsid w:val="008039C2"/>
    <w:rsid w:val="00803B63"/>
    <w:rsid w:val="008046E3"/>
    <w:rsid w:val="00806C6A"/>
    <w:rsid w:val="00807B32"/>
    <w:rsid w:val="008105F1"/>
    <w:rsid w:val="00811175"/>
    <w:rsid w:val="008113B8"/>
    <w:rsid w:val="008122F4"/>
    <w:rsid w:val="00812E9C"/>
    <w:rsid w:val="0081363B"/>
    <w:rsid w:val="00815B40"/>
    <w:rsid w:val="0081638E"/>
    <w:rsid w:val="0081653B"/>
    <w:rsid w:val="00816A0B"/>
    <w:rsid w:val="00816CBF"/>
    <w:rsid w:val="00817BF5"/>
    <w:rsid w:val="0082041C"/>
    <w:rsid w:val="008212C2"/>
    <w:rsid w:val="00821608"/>
    <w:rsid w:val="00821C8A"/>
    <w:rsid w:val="0082278E"/>
    <w:rsid w:val="00822E5B"/>
    <w:rsid w:val="008230C9"/>
    <w:rsid w:val="00823FAE"/>
    <w:rsid w:val="0082678D"/>
    <w:rsid w:val="0082720A"/>
    <w:rsid w:val="0083088F"/>
    <w:rsid w:val="0083167D"/>
    <w:rsid w:val="008327F9"/>
    <w:rsid w:val="00833CE9"/>
    <w:rsid w:val="0083484F"/>
    <w:rsid w:val="00835210"/>
    <w:rsid w:val="00835CDF"/>
    <w:rsid w:val="00835E20"/>
    <w:rsid w:val="008360AD"/>
    <w:rsid w:val="00837D77"/>
    <w:rsid w:val="00841115"/>
    <w:rsid w:val="008418CF"/>
    <w:rsid w:val="00841DD0"/>
    <w:rsid w:val="00841F46"/>
    <w:rsid w:val="00842E86"/>
    <w:rsid w:val="0084310A"/>
    <w:rsid w:val="00843309"/>
    <w:rsid w:val="0084347E"/>
    <w:rsid w:val="00845261"/>
    <w:rsid w:val="00845892"/>
    <w:rsid w:val="00846C60"/>
    <w:rsid w:val="00846F1C"/>
    <w:rsid w:val="00847A15"/>
    <w:rsid w:val="00847E0F"/>
    <w:rsid w:val="00847F16"/>
    <w:rsid w:val="00851A29"/>
    <w:rsid w:val="00851D7A"/>
    <w:rsid w:val="008523A3"/>
    <w:rsid w:val="00854B66"/>
    <w:rsid w:val="00855AA0"/>
    <w:rsid w:val="008561D9"/>
    <w:rsid w:val="00856AC5"/>
    <w:rsid w:val="00860738"/>
    <w:rsid w:val="00860803"/>
    <w:rsid w:val="008608FA"/>
    <w:rsid w:val="00861D0A"/>
    <w:rsid w:val="00862AC5"/>
    <w:rsid w:val="00862FFC"/>
    <w:rsid w:val="00863C7D"/>
    <w:rsid w:val="0086507D"/>
    <w:rsid w:val="00866990"/>
    <w:rsid w:val="00871AF1"/>
    <w:rsid w:val="00872E0A"/>
    <w:rsid w:val="00873030"/>
    <w:rsid w:val="0087320F"/>
    <w:rsid w:val="00874238"/>
    <w:rsid w:val="00874E6E"/>
    <w:rsid w:val="008752BC"/>
    <w:rsid w:val="00875B48"/>
    <w:rsid w:val="00877736"/>
    <w:rsid w:val="00877EF6"/>
    <w:rsid w:val="00880243"/>
    <w:rsid w:val="008807A6"/>
    <w:rsid w:val="00880DCA"/>
    <w:rsid w:val="0088161C"/>
    <w:rsid w:val="008828C6"/>
    <w:rsid w:val="0088347A"/>
    <w:rsid w:val="00885E65"/>
    <w:rsid w:val="00887028"/>
    <w:rsid w:val="008872C5"/>
    <w:rsid w:val="0088735A"/>
    <w:rsid w:val="00887D38"/>
    <w:rsid w:val="008911AE"/>
    <w:rsid w:val="00891204"/>
    <w:rsid w:val="0089147C"/>
    <w:rsid w:val="00891594"/>
    <w:rsid w:val="00892881"/>
    <w:rsid w:val="008928BA"/>
    <w:rsid w:val="008928D4"/>
    <w:rsid w:val="00893599"/>
    <w:rsid w:val="008938CA"/>
    <w:rsid w:val="008949D9"/>
    <w:rsid w:val="00894E8C"/>
    <w:rsid w:val="00894FA0"/>
    <w:rsid w:val="00895E4F"/>
    <w:rsid w:val="008A032C"/>
    <w:rsid w:val="008A0387"/>
    <w:rsid w:val="008A17D3"/>
    <w:rsid w:val="008A2B4E"/>
    <w:rsid w:val="008A3CE0"/>
    <w:rsid w:val="008A46DF"/>
    <w:rsid w:val="008A54D7"/>
    <w:rsid w:val="008A6836"/>
    <w:rsid w:val="008A6D59"/>
    <w:rsid w:val="008A6EFF"/>
    <w:rsid w:val="008A7DAC"/>
    <w:rsid w:val="008A7FB3"/>
    <w:rsid w:val="008B086D"/>
    <w:rsid w:val="008B1C8C"/>
    <w:rsid w:val="008B4AB3"/>
    <w:rsid w:val="008B62AC"/>
    <w:rsid w:val="008C0357"/>
    <w:rsid w:val="008C0473"/>
    <w:rsid w:val="008C0568"/>
    <w:rsid w:val="008C0843"/>
    <w:rsid w:val="008C1059"/>
    <w:rsid w:val="008C25C4"/>
    <w:rsid w:val="008C41D4"/>
    <w:rsid w:val="008C45FE"/>
    <w:rsid w:val="008C4989"/>
    <w:rsid w:val="008C55B6"/>
    <w:rsid w:val="008C67AA"/>
    <w:rsid w:val="008C68CD"/>
    <w:rsid w:val="008C71B8"/>
    <w:rsid w:val="008D064F"/>
    <w:rsid w:val="008D1F36"/>
    <w:rsid w:val="008D24DF"/>
    <w:rsid w:val="008D2E9D"/>
    <w:rsid w:val="008D38CA"/>
    <w:rsid w:val="008D3C70"/>
    <w:rsid w:val="008D49D7"/>
    <w:rsid w:val="008D57DE"/>
    <w:rsid w:val="008D5806"/>
    <w:rsid w:val="008D5F4A"/>
    <w:rsid w:val="008D613D"/>
    <w:rsid w:val="008D6637"/>
    <w:rsid w:val="008D7802"/>
    <w:rsid w:val="008D7A4D"/>
    <w:rsid w:val="008D7B61"/>
    <w:rsid w:val="008E030A"/>
    <w:rsid w:val="008E0B02"/>
    <w:rsid w:val="008E110C"/>
    <w:rsid w:val="008E34CB"/>
    <w:rsid w:val="008E5150"/>
    <w:rsid w:val="008E581B"/>
    <w:rsid w:val="008E5FAF"/>
    <w:rsid w:val="008E7B1B"/>
    <w:rsid w:val="008F0CEB"/>
    <w:rsid w:val="008F0F65"/>
    <w:rsid w:val="008F1782"/>
    <w:rsid w:val="008F3B49"/>
    <w:rsid w:val="008F4103"/>
    <w:rsid w:val="008F4A4F"/>
    <w:rsid w:val="008F5881"/>
    <w:rsid w:val="008F6078"/>
    <w:rsid w:val="009003D9"/>
    <w:rsid w:val="009018CD"/>
    <w:rsid w:val="00901DC3"/>
    <w:rsid w:val="0090229E"/>
    <w:rsid w:val="009039CB"/>
    <w:rsid w:val="00903AFA"/>
    <w:rsid w:val="00904696"/>
    <w:rsid w:val="00904921"/>
    <w:rsid w:val="0090517F"/>
    <w:rsid w:val="0090541F"/>
    <w:rsid w:val="00905960"/>
    <w:rsid w:val="00907E04"/>
    <w:rsid w:val="009101B1"/>
    <w:rsid w:val="0091150A"/>
    <w:rsid w:val="009139D6"/>
    <w:rsid w:val="009148E4"/>
    <w:rsid w:val="009154AC"/>
    <w:rsid w:val="009161AB"/>
    <w:rsid w:val="00916F4F"/>
    <w:rsid w:val="0091701C"/>
    <w:rsid w:val="009207E8"/>
    <w:rsid w:val="00921676"/>
    <w:rsid w:val="009229D3"/>
    <w:rsid w:val="00923243"/>
    <w:rsid w:val="00923EA6"/>
    <w:rsid w:val="00924C60"/>
    <w:rsid w:val="00925BF0"/>
    <w:rsid w:val="00925F3B"/>
    <w:rsid w:val="00926C33"/>
    <w:rsid w:val="00930423"/>
    <w:rsid w:val="00930EE7"/>
    <w:rsid w:val="009313F9"/>
    <w:rsid w:val="009347F0"/>
    <w:rsid w:val="00935383"/>
    <w:rsid w:val="00935DFF"/>
    <w:rsid w:val="0093709B"/>
    <w:rsid w:val="009378F9"/>
    <w:rsid w:val="0094080A"/>
    <w:rsid w:val="009410F1"/>
    <w:rsid w:val="00942565"/>
    <w:rsid w:val="00942C40"/>
    <w:rsid w:val="00944363"/>
    <w:rsid w:val="0094466C"/>
    <w:rsid w:val="00947957"/>
    <w:rsid w:val="00947969"/>
    <w:rsid w:val="00950F18"/>
    <w:rsid w:val="00950FA5"/>
    <w:rsid w:val="0095108C"/>
    <w:rsid w:val="0095348C"/>
    <w:rsid w:val="00953DF2"/>
    <w:rsid w:val="00954155"/>
    <w:rsid w:val="009547D7"/>
    <w:rsid w:val="00954B2A"/>
    <w:rsid w:val="00955065"/>
    <w:rsid w:val="0095584E"/>
    <w:rsid w:val="009562E9"/>
    <w:rsid w:val="00956BFB"/>
    <w:rsid w:val="00956F2B"/>
    <w:rsid w:val="00961594"/>
    <w:rsid w:val="0096224E"/>
    <w:rsid w:val="00966459"/>
    <w:rsid w:val="00967B63"/>
    <w:rsid w:val="00970C25"/>
    <w:rsid w:val="009738D0"/>
    <w:rsid w:val="00976573"/>
    <w:rsid w:val="00976D32"/>
    <w:rsid w:val="009800DD"/>
    <w:rsid w:val="00980558"/>
    <w:rsid w:val="00981B3A"/>
    <w:rsid w:val="00981EBE"/>
    <w:rsid w:val="009829EA"/>
    <w:rsid w:val="00983DFD"/>
    <w:rsid w:val="009840F7"/>
    <w:rsid w:val="00985A74"/>
    <w:rsid w:val="00986B0E"/>
    <w:rsid w:val="00986C88"/>
    <w:rsid w:val="00990B5B"/>
    <w:rsid w:val="00990CA4"/>
    <w:rsid w:val="00991320"/>
    <w:rsid w:val="00992DB4"/>
    <w:rsid w:val="00993019"/>
    <w:rsid w:val="009931CD"/>
    <w:rsid w:val="009935BA"/>
    <w:rsid w:val="00993DCD"/>
    <w:rsid w:val="0099404C"/>
    <w:rsid w:val="00994738"/>
    <w:rsid w:val="0099473F"/>
    <w:rsid w:val="00994B4C"/>
    <w:rsid w:val="00995C1B"/>
    <w:rsid w:val="00996524"/>
    <w:rsid w:val="00996900"/>
    <w:rsid w:val="0099784E"/>
    <w:rsid w:val="00997923"/>
    <w:rsid w:val="009A061A"/>
    <w:rsid w:val="009A0FBE"/>
    <w:rsid w:val="009A1CFE"/>
    <w:rsid w:val="009A30C5"/>
    <w:rsid w:val="009A34AC"/>
    <w:rsid w:val="009A4A8E"/>
    <w:rsid w:val="009A4BF3"/>
    <w:rsid w:val="009A56F3"/>
    <w:rsid w:val="009A5837"/>
    <w:rsid w:val="009A6193"/>
    <w:rsid w:val="009A715B"/>
    <w:rsid w:val="009B0593"/>
    <w:rsid w:val="009B11DB"/>
    <w:rsid w:val="009B13C3"/>
    <w:rsid w:val="009B21D2"/>
    <w:rsid w:val="009B23DE"/>
    <w:rsid w:val="009B2F1E"/>
    <w:rsid w:val="009B34E0"/>
    <w:rsid w:val="009B389F"/>
    <w:rsid w:val="009B3CB5"/>
    <w:rsid w:val="009B45F3"/>
    <w:rsid w:val="009B5276"/>
    <w:rsid w:val="009B58D1"/>
    <w:rsid w:val="009B6872"/>
    <w:rsid w:val="009B68F8"/>
    <w:rsid w:val="009B6A59"/>
    <w:rsid w:val="009B7F1E"/>
    <w:rsid w:val="009C07D7"/>
    <w:rsid w:val="009C2894"/>
    <w:rsid w:val="009C44CC"/>
    <w:rsid w:val="009C4F61"/>
    <w:rsid w:val="009C55AB"/>
    <w:rsid w:val="009C5CAE"/>
    <w:rsid w:val="009C659A"/>
    <w:rsid w:val="009C673B"/>
    <w:rsid w:val="009C678F"/>
    <w:rsid w:val="009C6C53"/>
    <w:rsid w:val="009D0192"/>
    <w:rsid w:val="009D06EA"/>
    <w:rsid w:val="009D32D9"/>
    <w:rsid w:val="009D4AF0"/>
    <w:rsid w:val="009D53CA"/>
    <w:rsid w:val="009D5CC1"/>
    <w:rsid w:val="009D6A6A"/>
    <w:rsid w:val="009D6D6B"/>
    <w:rsid w:val="009E25C7"/>
    <w:rsid w:val="009E2E0E"/>
    <w:rsid w:val="009E33D1"/>
    <w:rsid w:val="009E62CA"/>
    <w:rsid w:val="009E6D0E"/>
    <w:rsid w:val="009E72B9"/>
    <w:rsid w:val="009E766F"/>
    <w:rsid w:val="009E7991"/>
    <w:rsid w:val="009F06FB"/>
    <w:rsid w:val="009F111E"/>
    <w:rsid w:val="009F3EA0"/>
    <w:rsid w:val="009F57BB"/>
    <w:rsid w:val="009F5838"/>
    <w:rsid w:val="009F7BA5"/>
    <w:rsid w:val="009F7E6A"/>
    <w:rsid w:val="00A00A4D"/>
    <w:rsid w:val="00A024D9"/>
    <w:rsid w:val="00A02C67"/>
    <w:rsid w:val="00A03E90"/>
    <w:rsid w:val="00A045D7"/>
    <w:rsid w:val="00A04BEE"/>
    <w:rsid w:val="00A05A78"/>
    <w:rsid w:val="00A0632B"/>
    <w:rsid w:val="00A06A70"/>
    <w:rsid w:val="00A103AE"/>
    <w:rsid w:val="00A10C3A"/>
    <w:rsid w:val="00A10E07"/>
    <w:rsid w:val="00A12FED"/>
    <w:rsid w:val="00A13489"/>
    <w:rsid w:val="00A134BA"/>
    <w:rsid w:val="00A1366F"/>
    <w:rsid w:val="00A13782"/>
    <w:rsid w:val="00A149B8"/>
    <w:rsid w:val="00A14B58"/>
    <w:rsid w:val="00A156B6"/>
    <w:rsid w:val="00A15F4D"/>
    <w:rsid w:val="00A16427"/>
    <w:rsid w:val="00A16B88"/>
    <w:rsid w:val="00A17075"/>
    <w:rsid w:val="00A1711A"/>
    <w:rsid w:val="00A17839"/>
    <w:rsid w:val="00A17EF0"/>
    <w:rsid w:val="00A20215"/>
    <w:rsid w:val="00A20845"/>
    <w:rsid w:val="00A21E80"/>
    <w:rsid w:val="00A2214B"/>
    <w:rsid w:val="00A22C50"/>
    <w:rsid w:val="00A24449"/>
    <w:rsid w:val="00A24A21"/>
    <w:rsid w:val="00A25AFC"/>
    <w:rsid w:val="00A26339"/>
    <w:rsid w:val="00A26FA8"/>
    <w:rsid w:val="00A278FE"/>
    <w:rsid w:val="00A31116"/>
    <w:rsid w:val="00A3161E"/>
    <w:rsid w:val="00A31928"/>
    <w:rsid w:val="00A319B7"/>
    <w:rsid w:val="00A33E66"/>
    <w:rsid w:val="00A342AB"/>
    <w:rsid w:val="00A3506E"/>
    <w:rsid w:val="00A351B7"/>
    <w:rsid w:val="00A36EB9"/>
    <w:rsid w:val="00A3764A"/>
    <w:rsid w:val="00A37CB1"/>
    <w:rsid w:val="00A4129A"/>
    <w:rsid w:val="00A4227F"/>
    <w:rsid w:val="00A425CF"/>
    <w:rsid w:val="00A42DCB"/>
    <w:rsid w:val="00A438E7"/>
    <w:rsid w:val="00A475EF"/>
    <w:rsid w:val="00A504AA"/>
    <w:rsid w:val="00A506E7"/>
    <w:rsid w:val="00A50D65"/>
    <w:rsid w:val="00A510D7"/>
    <w:rsid w:val="00A522A5"/>
    <w:rsid w:val="00A522F2"/>
    <w:rsid w:val="00A52330"/>
    <w:rsid w:val="00A52C99"/>
    <w:rsid w:val="00A537EB"/>
    <w:rsid w:val="00A550A9"/>
    <w:rsid w:val="00A55A2C"/>
    <w:rsid w:val="00A55C95"/>
    <w:rsid w:val="00A560B9"/>
    <w:rsid w:val="00A5691F"/>
    <w:rsid w:val="00A57500"/>
    <w:rsid w:val="00A6055C"/>
    <w:rsid w:val="00A62B95"/>
    <w:rsid w:val="00A6390F"/>
    <w:rsid w:val="00A652B2"/>
    <w:rsid w:val="00A65A7B"/>
    <w:rsid w:val="00A66C83"/>
    <w:rsid w:val="00A66ECB"/>
    <w:rsid w:val="00A70A29"/>
    <w:rsid w:val="00A70D0E"/>
    <w:rsid w:val="00A736A3"/>
    <w:rsid w:val="00A74B32"/>
    <w:rsid w:val="00A74F1F"/>
    <w:rsid w:val="00A76FBC"/>
    <w:rsid w:val="00A77534"/>
    <w:rsid w:val="00A8037A"/>
    <w:rsid w:val="00A80911"/>
    <w:rsid w:val="00A81574"/>
    <w:rsid w:val="00A81939"/>
    <w:rsid w:val="00A820FC"/>
    <w:rsid w:val="00A822CB"/>
    <w:rsid w:val="00A833A7"/>
    <w:rsid w:val="00A8448F"/>
    <w:rsid w:val="00A85259"/>
    <w:rsid w:val="00A86BAD"/>
    <w:rsid w:val="00A87327"/>
    <w:rsid w:val="00A87F15"/>
    <w:rsid w:val="00A9139E"/>
    <w:rsid w:val="00A95486"/>
    <w:rsid w:val="00A969CF"/>
    <w:rsid w:val="00A978F8"/>
    <w:rsid w:val="00AA16C7"/>
    <w:rsid w:val="00AA1C29"/>
    <w:rsid w:val="00AA3765"/>
    <w:rsid w:val="00AA455B"/>
    <w:rsid w:val="00AA6BA4"/>
    <w:rsid w:val="00AA6D96"/>
    <w:rsid w:val="00AB091B"/>
    <w:rsid w:val="00AB0CAA"/>
    <w:rsid w:val="00AB11F4"/>
    <w:rsid w:val="00AB3C8F"/>
    <w:rsid w:val="00AB3E58"/>
    <w:rsid w:val="00AB4218"/>
    <w:rsid w:val="00AB437F"/>
    <w:rsid w:val="00AB461B"/>
    <w:rsid w:val="00AB7914"/>
    <w:rsid w:val="00AC0E40"/>
    <w:rsid w:val="00AC119B"/>
    <w:rsid w:val="00AC28AC"/>
    <w:rsid w:val="00AC2E97"/>
    <w:rsid w:val="00AC31DA"/>
    <w:rsid w:val="00AC49F3"/>
    <w:rsid w:val="00AC5C92"/>
    <w:rsid w:val="00AC6230"/>
    <w:rsid w:val="00AC767F"/>
    <w:rsid w:val="00AD0306"/>
    <w:rsid w:val="00AD0553"/>
    <w:rsid w:val="00AD145A"/>
    <w:rsid w:val="00AD3E9D"/>
    <w:rsid w:val="00AD41C8"/>
    <w:rsid w:val="00AD47EA"/>
    <w:rsid w:val="00AD620B"/>
    <w:rsid w:val="00AD627F"/>
    <w:rsid w:val="00AD6FA8"/>
    <w:rsid w:val="00AE17C2"/>
    <w:rsid w:val="00AE26F2"/>
    <w:rsid w:val="00AE2839"/>
    <w:rsid w:val="00AE437E"/>
    <w:rsid w:val="00AE6A8C"/>
    <w:rsid w:val="00AE76CE"/>
    <w:rsid w:val="00AF073F"/>
    <w:rsid w:val="00AF1EFB"/>
    <w:rsid w:val="00AF3388"/>
    <w:rsid w:val="00AF3E27"/>
    <w:rsid w:val="00AF4326"/>
    <w:rsid w:val="00AF645A"/>
    <w:rsid w:val="00AF678D"/>
    <w:rsid w:val="00AF7A95"/>
    <w:rsid w:val="00B03597"/>
    <w:rsid w:val="00B03B0C"/>
    <w:rsid w:val="00B05670"/>
    <w:rsid w:val="00B057B4"/>
    <w:rsid w:val="00B05AB5"/>
    <w:rsid w:val="00B072A8"/>
    <w:rsid w:val="00B10497"/>
    <w:rsid w:val="00B1117E"/>
    <w:rsid w:val="00B12911"/>
    <w:rsid w:val="00B12B17"/>
    <w:rsid w:val="00B12C10"/>
    <w:rsid w:val="00B13215"/>
    <w:rsid w:val="00B13268"/>
    <w:rsid w:val="00B132D4"/>
    <w:rsid w:val="00B150FB"/>
    <w:rsid w:val="00B153DA"/>
    <w:rsid w:val="00B163CC"/>
    <w:rsid w:val="00B16A3C"/>
    <w:rsid w:val="00B17492"/>
    <w:rsid w:val="00B2161E"/>
    <w:rsid w:val="00B21F55"/>
    <w:rsid w:val="00B22E8C"/>
    <w:rsid w:val="00B231EC"/>
    <w:rsid w:val="00B25E63"/>
    <w:rsid w:val="00B27245"/>
    <w:rsid w:val="00B300E1"/>
    <w:rsid w:val="00B3040D"/>
    <w:rsid w:val="00B308F7"/>
    <w:rsid w:val="00B30A26"/>
    <w:rsid w:val="00B30E1F"/>
    <w:rsid w:val="00B30F99"/>
    <w:rsid w:val="00B316D6"/>
    <w:rsid w:val="00B326AA"/>
    <w:rsid w:val="00B33EA0"/>
    <w:rsid w:val="00B34888"/>
    <w:rsid w:val="00B3594A"/>
    <w:rsid w:val="00B35D18"/>
    <w:rsid w:val="00B35E3A"/>
    <w:rsid w:val="00B40414"/>
    <w:rsid w:val="00B415FD"/>
    <w:rsid w:val="00B43045"/>
    <w:rsid w:val="00B437B7"/>
    <w:rsid w:val="00B43E70"/>
    <w:rsid w:val="00B44320"/>
    <w:rsid w:val="00B45FE2"/>
    <w:rsid w:val="00B50CDE"/>
    <w:rsid w:val="00B50FC0"/>
    <w:rsid w:val="00B518EB"/>
    <w:rsid w:val="00B525D0"/>
    <w:rsid w:val="00B528A3"/>
    <w:rsid w:val="00B52C91"/>
    <w:rsid w:val="00B53081"/>
    <w:rsid w:val="00B53937"/>
    <w:rsid w:val="00B549A9"/>
    <w:rsid w:val="00B54DEC"/>
    <w:rsid w:val="00B54EB7"/>
    <w:rsid w:val="00B56D3A"/>
    <w:rsid w:val="00B56D40"/>
    <w:rsid w:val="00B56F77"/>
    <w:rsid w:val="00B57E20"/>
    <w:rsid w:val="00B6294F"/>
    <w:rsid w:val="00B62A83"/>
    <w:rsid w:val="00B63C7C"/>
    <w:rsid w:val="00B64579"/>
    <w:rsid w:val="00B64658"/>
    <w:rsid w:val="00B6470C"/>
    <w:rsid w:val="00B64D6D"/>
    <w:rsid w:val="00B650C8"/>
    <w:rsid w:val="00B673C0"/>
    <w:rsid w:val="00B67C62"/>
    <w:rsid w:val="00B702F3"/>
    <w:rsid w:val="00B70641"/>
    <w:rsid w:val="00B70BC1"/>
    <w:rsid w:val="00B7293E"/>
    <w:rsid w:val="00B733B6"/>
    <w:rsid w:val="00B74D70"/>
    <w:rsid w:val="00B75B94"/>
    <w:rsid w:val="00B76938"/>
    <w:rsid w:val="00B77450"/>
    <w:rsid w:val="00B80CEA"/>
    <w:rsid w:val="00B825E2"/>
    <w:rsid w:val="00B82B60"/>
    <w:rsid w:val="00B83BE1"/>
    <w:rsid w:val="00B84765"/>
    <w:rsid w:val="00B84881"/>
    <w:rsid w:val="00B860D7"/>
    <w:rsid w:val="00B862FF"/>
    <w:rsid w:val="00B86436"/>
    <w:rsid w:val="00B868E5"/>
    <w:rsid w:val="00B877E0"/>
    <w:rsid w:val="00B90BD7"/>
    <w:rsid w:val="00B91D9F"/>
    <w:rsid w:val="00B921A8"/>
    <w:rsid w:val="00B9221A"/>
    <w:rsid w:val="00B92599"/>
    <w:rsid w:val="00B93359"/>
    <w:rsid w:val="00B9396E"/>
    <w:rsid w:val="00B95E26"/>
    <w:rsid w:val="00BA033D"/>
    <w:rsid w:val="00BA0D52"/>
    <w:rsid w:val="00BA0DB8"/>
    <w:rsid w:val="00BA181D"/>
    <w:rsid w:val="00BA3F62"/>
    <w:rsid w:val="00BA47DC"/>
    <w:rsid w:val="00BA48D4"/>
    <w:rsid w:val="00BA4D9E"/>
    <w:rsid w:val="00BA5431"/>
    <w:rsid w:val="00BA6F8F"/>
    <w:rsid w:val="00BA7395"/>
    <w:rsid w:val="00BA7824"/>
    <w:rsid w:val="00BB03E9"/>
    <w:rsid w:val="00BB0602"/>
    <w:rsid w:val="00BB0C70"/>
    <w:rsid w:val="00BB112D"/>
    <w:rsid w:val="00BB2BE5"/>
    <w:rsid w:val="00BB2D74"/>
    <w:rsid w:val="00BB2E44"/>
    <w:rsid w:val="00BB3082"/>
    <w:rsid w:val="00BB4E21"/>
    <w:rsid w:val="00BB73B8"/>
    <w:rsid w:val="00BB7605"/>
    <w:rsid w:val="00BC0761"/>
    <w:rsid w:val="00BC2BCA"/>
    <w:rsid w:val="00BC32C5"/>
    <w:rsid w:val="00BC3534"/>
    <w:rsid w:val="00BC4CF6"/>
    <w:rsid w:val="00BC5283"/>
    <w:rsid w:val="00BC5A58"/>
    <w:rsid w:val="00BC5F4B"/>
    <w:rsid w:val="00BC6F4A"/>
    <w:rsid w:val="00BC7525"/>
    <w:rsid w:val="00BC758D"/>
    <w:rsid w:val="00BD1545"/>
    <w:rsid w:val="00BD197E"/>
    <w:rsid w:val="00BD3E93"/>
    <w:rsid w:val="00BD7131"/>
    <w:rsid w:val="00BE2894"/>
    <w:rsid w:val="00BE29C6"/>
    <w:rsid w:val="00BE29FA"/>
    <w:rsid w:val="00BE2B93"/>
    <w:rsid w:val="00BE32FD"/>
    <w:rsid w:val="00BE33ED"/>
    <w:rsid w:val="00BE4844"/>
    <w:rsid w:val="00BE4A61"/>
    <w:rsid w:val="00BE5EBA"/>
    <w:rsid w:val="00BF0B17"/>
    <w:rsid w:val="00BF1240"/>
    <w:rsid w:val="00BF1B5F"/>
    <w:rsid w:val="00BF2FB1"/>
    <w:rsid w:val="00BF4702"/>
    <w:rsid w:val="00BF58FF"/>
    <w:rsid w:val="00BF5F1D"/>
    <w:rsid w:val="00BF7A46"/>
    <w:rsid w:val="00C0055D"/>
    <w:rsid w:val="00C006D9"/>
    <w:rsid w:val="00C00BDD"/>
    <w:rsid w:val="00C0165B"/>
    <w:rsid w:val="00C019BF"/>
    <w:rsid w:val="00C02DB8"/>
    <w:rsid w:val="00C02DC2"/>
    <w:rsid w:val="00C035CE"/>
    <w:rsid w:val="00C049B9"/>
    <w:rsid w:val="00C06E0C"/>
    <w:rsid w:val="00C071AD"/>
    <w:rsid w:val="00C07654"/>
    <w:rsid w:val="00C07F43"/>
    <w:rsid w:val="00C10118"/>
    <w:rsid w:val="00C103CB"/>
    <w:rsid w:val="00C10750"/>
    <w:rsid w:val="00C10DFD"/>
    <w:rsid w:val="00C11E35"/>
    <w:rsid w:val="00C125F4"/>
    <w:rsid w:val="00C144E2"/>
    <w:rsid w:val="00C14E06"/>
    <w:rsid w:val="00C15E19"/>
    <w:rsid w:val="00C168B9"/>
    <w:rsid w:val="00C16B21"/>
    <w:rsid w:val="00C17075"/>
    <w:rsid w:val="00C17D9D"/>
    <w:rsid w:val="00C2020F"/>
    <w:rsid w:val="00C20393"/>
    <w:rsid w:val="00C20FC7"/>
    <w:rsid w:val="00C21917"/>
    <w:rsid w:val="00C232D0"/>
    <w:rsid w:val="00C23BD9"/>
    <w:rsid w:val="00C23DDC"/>
    <w:rsid w:val="00C244A3"/>
    <w:rsid w:val="00C26F1E"/>
    <w:rsid w:val="00C271AC"/>
    <w:rsid w:val="00C27674"/>
    <w:rsid w:val="00C30781"/>
    <w:rsid w:val="00C3137C"/>
    <w:rsid w:val="00C33B11"/>
    <w:rsid w:val="00C33B42"/>
    <w:rsid w:val="00C34144"/>
    <w:rsid w:val="00C34BB5"/>
    <w:rsid w:val="00C35DAF"/>
    <w:rsid w:val="00C36978"/>
    <w:rsid w:val="00C378D3"/>
    <w:rsid w:val="00C37F00"/>
    <w:rsid w:val="00C37F35"/>
    <w:rsid w:val="00C40B70"/>
    <w:rsid w:val="00C42DAE"/>
    <w:rsid w:val="00C43197"/>
    <w:rsid w:val="00C43BCC"/>
    <w:rsid w:val="00C44AC5"/>
    <w:rsid w:val="00C502BE"/>
    <w:rsid w:val="00C50BDE"/>
    <w:rsid w:val="00C50C72"/>
    <w:rsid w:val="00C50CCB"/>
    <w:rsid w:val="00C50E4D"/>
    <w:rsid w:val="00C516B5"/>
    <w:rsid w:val="00C522E6"/>
    <w:rsid w:val="00C53939"/>
    <w:rsid w:val="00C53B68"/>
    <w:rsid w:val="00C54251"/>
    <w:rsid w:val="00C547E5"/>
    <w:rsid w:val="00C5584C"/>
    <w:rsid w:val="00C572F1"/>
    <w:rsid w:val="00C60AAA"/>
    <w:rsid w:val="00C626C8"/>
    <w:rsid w:val="00C63394"/>
    <w:rsid w:val="00C636BE"/>
    <w:rsid w:val="00C65E3B"/>
    <w:rsid w:val="00C664AF"/>
    <w:rsid w:val="00C67E14"/>
    <w:rsid w:val="00C70E3C"/>
    <w:rsid w:val="00C71219"/>
    <w:rsid w:val="00C71287"/>
    <w:rsid w:val="00C732BB"/>
    <w:rsid w:val="00C73CEA"/>
    <w:rsid w:val="00C73F57"/>
    <w:rsid w:val="00C74C6E"/>
    <w:rsid w:val="00C74FDE"/>
    <w:rsid w:val="00C7773D"/>
    <w:rsid w:val="00C805CD"/>
    <w:rsid w:val="00C80A53"/>
    <w:rsid w:val="00C80A6D"/>
    <w:rsid w:val="00C822F3"/>
    <w:rsid w:val="00C831E4"/>
    <w:rsid w:val="00C837D9"/>
    <w:rsid w:val="00C8434E"/>
    <w:rsid w:val="00C84DA3"/>
    <w:rsid w:val="00C9041E"/>
    <w:rsid w:val="00C91BE2"/>
    <w:rsid w:val="00C91D86"/>
    <w:rsid w:val="00C94C46"/>
    <w:rsid w:val="00C94C60"/>
    <w:rsid w:val="00C954DF"/>
    <w:rsid w:val="00C95D66"/>
    <w:rsid w:val="00C969B3"/>
    <w:rsid w:val="00C9754A"/>
    <w:rsid w:val="00CA0038"/>
    <w:rsid w:val="00CA1B04"/>
    <w:rsid w:val="00CA2543"/>
    <w:rsid w:val="00CA2C8F"/>
    <w:rsid w:val="00CA3E8B"/>
    <w:rsid w:val="00CA5493"/>
    <w:rsid w:val="00CA652C"/>
    <w:rsid w:val="00CA6D64"/>
    <w:rsid w:val="00CB0E3D"/>
    <w:rsid w:val="00CB1E57"/>
    <w:rsid w:val="00CB21CD"/>
    <w:rsid w:val="00CB2575"/>
    <w:rsid w:val="00CB51F1"/>
    <w:rsid w:val="00CB7651"/>
    <w:rsid w:val="00CC11EE"/>
    <w:rsid w:val="00CC2591"/>
    <w:rsid w:val="00CC28B1"/>
    <w:rsid w:val="00CC4F55"/>
    <w:rsid w:val="00CC5ABF"/>
    <w:rsid w:val="00CC600C"/>
    <w:rsid w:val="00CC697F"/>
    <w:rsid w:val="00CC6AD3"/>
    <w:rsid w:val="00CC7537"/>
    <w:rsid w:val="00CD0CA4"/>
    <w:rsid w:val="00CD1E11"/>
    <w:rsid w:val="00CD1F36"/>
    <w:rsid w:val="00CD20BC"/>
    <w:rsid w:val="00CD26A0"/>
    <w:rsid w:val="00CD2A3A"/>
    <w:rsid w:val="00CD3041"/>
    <w:rsid w:val="00CD79F6"/>
    <w:rsid w:val="00CE0CD5"/>
    <w:rsid w:val="00CE244D"/>
    <w:rsid w:val="00CE36F6"/>
    <w:rsid w:val="00CE3874"/>
    <w:rsid w:val="00CE4BE5"/>
    <w:rsid w:val="00CE5231"/>
    <w:rsid w:val="00CE7DA7"/>
    <w:rsid w:val="00CF18D3"/>
    <w:rsid w:val="00CF2680"/>
    <w:rsid w:val="00CF2F62"/>
    <w:rsid w:val="00CF3156"/>
    <w:rsid w:val="00CF6305"/>
    <w:rsid w:val="00CF6BA8"/>
    <w:rsid w:val="00CF6E1B"/>
    <w:rsid w:val="00CF72B9"/>
    <w:rsid w:val="00D00A1C"/>
    <w:rsid w:val="00D019B1"/>
    <w:rsid w:val="00D02306"/>
    <w:rsid w:val="00D02987"/>
    <w:rsid w:val="00D04DC8"/>
    <w:rsid w:val="00D05384"/>
    <w:rsid w:val="00D0747A"/>
    <w:rsid w:val="00D112B8"/>
    <w:rsid w:val="00D127E6"/>
    <w:rsid w:val="00D12D04"/>
    <w:rsid w:val="00D12FFF"/>
    <w:rsid w:val="00D143D4"/>
    <w:rsid w:val="00D1457F"/>
    <w:rsid w:val="00D151CB"/>
    <w:rsid w:val="00D16113"/>
    <w:rsid w:val="00D17349"/>
    <w:rsid w:val="00D174B7"/>
    <w:rsid w:val="00D21B25"/>
    <w:rsid w:val="00D22BCB"/>
    <w:rsid w:val="00D22FD4"/>
    <w:rsid w:val="00D23168"/>
    <w:rsid w:val="00D248E1"/>
    <w:rsid w:val="00D24E3D"/>
    <w:rsid w:val="00D255CD"/>
    <w:rsid w:val="00D26715"/>
    <w:rsid w:val="00D26C70"/>
    <w:rsid w:val="00D26E1F"/>
    <w:rsid w:val="00D27DB9"/>
    <w:rsid w:val="00D30485"/>
    <w:rsid w:val="00D30D51"/>
    <w:rsid w:val="00D30EBD"/>
    <w:rsid w:val="00D30F71"/>
    <w:rsid w:val="00D311F0"/>
    <w:rsid w:val="00D31D60"/>
    <w:rsid w:val="00D32985"/>
    <w:rsid w:val="00D34570"/>
    <w:rsid w:val="00D34684"/>
    <w:rsid w:val="00D35348"/>
    <w:rsid w:val="00D3571A"/>
    <w:rsid w:val="00D35C37"/>
    <w:rsid w:val="00D37D11"/>
    <w:rsid w:val="00D40BDD"/>
    <w:rsid w:val="00D40CD4"/>
    <w:rsid w:val="00D40DB1"/>
    <w:rsid w:val="00D41406"/>
    <w:rsid w:val="00D416A1"/>
    <w:rsid w:val="00D4206B"/>
    <w:rsid w:val="00D4513E"/>
    <w:rsid w:val="00D46142"/>
    <w:rsid w:val="00D5179C"/>
    <w:rsid w:val="00D51A99"/>
    <w:rsid w:val="00D535EB"/>
    <w:rsid w:val="00D539EF"/>
    <w:rsid w:val="00D54592"/>
    <w:rsid w:val="00D54D59"/>
    <w:rsid w:val="00D554FB"/>
    <w:rsid w:val="00D57CCF"/>
    <w:rsid w:val="00D6046E"/>
    <w:rsid w:val="00D608E7"/>
    <w:rsid w:val="00D622BB"/>
    <w:rsid w:val="00D624C5"/>
    <w:rsid w:val="00D63139"/>
    <w:rsid w:val="00D63814"/>
    <w:rsid w:val="00D67388"/>
    <w:rsid w:val="00D7135E"/>
    <w:rsid w:val="00D715E1"/>
    <w:rsid w:val="00D72885"/>
    <w:rsid w:val="00D7294E"/>
    <w:rsid w:val="00D73087"/>
    <w:rsid w:val="00D7380C"/>
    <w:rsid w:val="00D73DBB"/>
    <w:rsid w:val="00D74900"/>
    <w:rsid w:val="00D74D49"/>
    <w:rsid w:val="00D74E16"/>
    <w:rsid w:val="00D75E5C"/>
    <w:rsid w:val="00D76D1B"/>
    <w:rsid w:val="00D778DE"/>
    <w:rsid w:val="00D806DB"/>
    <w:rsid w:val="00D8140E"/>
    <w:rsid w:val="00D821F4"/>
    <w:rsid w:val="00D8325C"/>
    <w:rsid w:val="00D8339E"/>
    <w:rsid w:val="00D83CAB"/>
    <w:rsid w:val="00D850FE"/>
    <w:rsid w:val="00D851A7"/>
    <w:rsid w:val="00D85D43"/>
    <w:rsid w:val="00D86011"/>
    <w:rsid w:val="00D8799D"/>
    <w:rsid w:val="00D87C1C"/>
    <w:rsid w:val="00D90878"/>
    <w:rsid w:val="00D90B46"/>
    <w:rsid w:val="00D91234"/>
    <w:rsid w:val="00D91369"/>
    <w:rsid w:val="00D91B0E"/>
    <w:rsid w:val="00D93AE1"/>
    <w:rsid w:val="00D94EA3"/>
    <w:rsid w:val="00DA03E2"/>
    <w:rsid w:val="00DA104B"/>
    <w:rsid w:val="00DA1CC0"/>
    <w:rsid w:val="00DA1E97"/>
    <w:rsid w:val="00DA248F"/>
    <w:rsid w:val="00DA50DB"/>
    <w:rsid w:val="00DA5C7A"/>
    <w:rsid w:val="00DA5D6E"/>
    <w:rsid w:val="00DA763B"/>
    <w:rsid w:val="00DA7EAC"/>
    <w:rsid w:val="00DB1320"/>
    <w:rsid w:val="00DB1688"/>
    <w:rsid w:val="00DB317A"/>
    <w:rsid w:val="00DB405A"/>
    <w:rsid w:val="00DB507F"/>
    <w:rsid w:val="00DB6559"/>
    <w:rsid w:val="00DB685C"/>
    <w:rsid w:val="00DC18DD"/>
    <w:rsid w:val="00DC1A33"/>
    <w:rsid w:val="00DC1CDD"/>
    <w:rsid w:val="00DC1E66"/>
    <w:rsid w:val="00DC38CE"/>
    <w:rsid w:val="00DC3E02"/>
    <w:rsid w:val="00DC44FF"/>
    <w:rsid w:val="00DC4513"/>
    <w:rsid w:val="00DC49FF"/>
    <w:rsid w:val="00DC6582"/>
    <w:rsid w:val="00DC7678"/>
    <w:rsid w:val="00DD0172"/>
    <w:rsid w:val="00DD2542"/>
    <w:rsid w:val="00DD2D07"/>
    <w:rsid w:val="00DD351D"/>
    <w:rsid w:val="00DD423C"/>
    <w:rsid w:val="00DD5A34"/>
    <w:rsid w:val="00DD6A14"/>
    <w:rsid w:val="00DD6EF4"/>
    <w:rsid w:val="00DD6F5D"/>
    <w:rsid w:val="00DD71F4"/>
    <w:rsid w:val="00DD75F5"/>
    <w:rsid w:val="00DE1EF8"/>
    <w:rsid w:val="00DE23DB"/>
    <w:rsid w:val="00DE2AF1"/>
    <w:rsid w:val="00DE2C82"/>
    <w:rsid w:val="00DE362C"/>
    <w:rsid w:val="00DE3643"/>
    <w:rsid w:val="00DE3CA1"/>
    <w:rsid w:val="00DE6A2E"/>
    <w:rsid w:val="00DE6B97"/>
    <w:rsid w:val="00DE6F5D"/>
    <w:rsid w:val="00DE7AF3"/>
    <w:rsid w:val="00DF1C28"/>
    <w:rsid w:val="00DF247A"/>
    <w:rsid w:val="00DF4651"/>
    <w:rsid w:val="00DF4F51"/>
    <w:rsid w:val="00DF7378"/>
    <w:rsid w:val="00E01150"/>
    <w:rsid w:val="00E01A47"/>
    <w:rsid w:val="00E025BA"/>
    <w:rsid w:val="00E026D2"/>
    <w:rsid w:val="00E02A53"/>
    <w:rsid w:val="00E038F5"/>
    <w:rsid w:val="00E03F41"/>
    <w:rsid w:val="00E041A5"/>
    <w:rsid w:val="00E04FA8"/>
    <w:rsid w:val="00E054E3"/>
    <w:rsid w:val="00E0551C"/>
    <w:rsid w:val="00E062B5"/>
    <w:rsid w:val="00E06568"/>
    <w:rsid w:val="00E07FAC"/>
    <w:rsid w:val="00E11631"/>
    <w:rsid w:val="00E12B8F"/>
    <w:rsid w:val="00E13EBA"/>
    <w:rsid w:val="00E14241"/>
    <w:rsid w:val="00E1426D"/>
    <w:rsid w:val="00E153F7"/>
    <w:rsid w:val="00E21719"/>
    <w:rsid w:val="00E21A07"/>
    <w:rsid w:val="00E21BAC"/>
    <w:rsid w:val="00E228C3"/>
    <w:rsid w:val="00E231E2"/>
    <w:rsid w:val="00E23B35"/>
    <w:rsid w:val="00E242E5"/>
    <w:rsid w:val="00E24546"/>
    <w:rsid w:val="00E259A1"/>
    <w:rsid w:val="00E278AB"/>
    <w:rsid w:val="00E2797C"/>
    <w:rsid w:val="00E31CBF"/>
    <w:rsid w:val="00E32064"/>
    <w:rsid w:val="00E33E23"/>
    <w:rsid w:val="00E34DBF"/>
    <w:rsid w:val="00E369F1"/>
    <w:rsid w:val="00E40048"/>
    <w:rsid w:val="00E4028B"/>
    <w:rsid w:val="00E40F7C"/>
    <w:rsid w:val="00E4101C"/>
    <w:rsid w:val="00E427F1"/>
    <w:rsid w:val="00E4365C"/>
    <w:rsid w:val="00E43AFE"/>
    <w:rsid w:val="00E44FE8"/>
    <w:rsid w:val="00E46078"/>
    <w:rsid w:val="00E47A50"/>
    <w:rsid w:val="00E50F2C"/>
    <w:rsid w:val="00E529BD"/>
    <w:rsid w:val="00E52B12"/>
    <w:rsid w:val="00E535C2"/>
    <w:rsid w:val="00E5374C"/>
    <w:rsid w:val="00E537AB"/>
    <w:rsid w:val="00E5386C"/>
    <w:rsid w:val="00E549D3"/>
    <w:rsid w:val="00E54A2E"/>
    <w:rsid w:val="00E54B18"/>
    <w:rsid w:val="00E55277"/>
    <w:rsid w:val="00E563FB"/>
    <w:rsid w:val="00E5671C"/>
    <w:rsid w:val="00E56C4F"/>
    <w:rsid w:val="00E56D6E"/>
    <w:rsid w:val="00E624EE"/>
    <w:rsid w:val="00E62545"/>
    <w:rsid w:val="00E632A0"/>
    <w:rsid w:val="00E63DB2"/>
    <w:rsid w:val="00E64630"/>
    <w:rsid w:val="00E64A7A"/>
    <w:rsid w:val="00E65DEB"/>
    <w:rsid w:val="00E65E6B"/>
    <w:rsid w:val="00E6619D"/>
    <w:rsid w:val="00E662D5"/>
    <w:rsid w:val="00E66830"/>
    <w:rsid w:val="00E70C56"/>
    <w:rsid w:val="00E7106A"/>
    <w:rsid w:val="00E710C5"/>
    <w:rsid w:val="00E715FA"/>
    <w:rsid w:val="00E731E6"/>
    <w:rsid w:val="00E73BDA"/>
    <w:rsid w:val="00E74DA2"/>
    <w:rsid w:val="00E770FD"/>
    <w:rsid w:val="00E80B04"/>
    <w:rsid w:val="00E814E3"/>
    <w:rsid w:val="00E81FAF"/>
    <w:rsid w:val="00E820BF"/>
    <w:rsid w:val="00E84510"/>
    <w:rsid w:val="00E84617"/>
    <w:rsid w:val="00E86EB8"/>
    <w:rsid w:val="00E879BD"/>
    <w:rsid w:val="00E921F9"/>
    <w:rsid w:val="00E92A5D"/>
    <w:rsid w:val="00E92A6A"/>
    <w:rsid w:val="00E9307E"/>
    <w:rsid w:val="00E965D5"/>
    <w:rsid w:val="00E96CE9"/>
    <w:rsid w:val="00E97D46"/>
    <w:rsid w:val="00EA024E"/>
    <w:rsid w:val="00EA06AC"/>
    <w:rsid w:val="00EA15BB"/>
    <w:rsid w:val="00EA16A2"/>
    <w:rsid w:val="00EA22B2"/>
    <w:rsid w:val="00EA26AF"/>
    <w:rsid w:val="00EA3C35"/>
    <w:rsid w:val="00EA3FCA"/>
    <w:rsid w:val="00EA53FD"/>
    <w:rsid w:val="00EA59B4"/>
    <w:rsid w:val="00EB02A0"/>
    <w:rsid w:val="00EB079A"/>
    <w:rsid w:val="00EB1CF2"/>
    <w:rsid w:val="00EB3601"/>
    <w:rsid w:val="00EB3CBF"/>
    <w:rsid w:val="00EB3F52"/>
    <w:rsid w:val="00EB5862"/>
    <w:rsid w:val="00EC0FED"/>
    <w:rsid w:val="00EC152E"/>
    <w:rsid w:val="00EC578A"/>
    <w:rsid w:val="00EC5C33"/>
    <w:rsid w:val="00EC7A3B"/>
    <w:rsid w:val="00EC7F78"/>
    <w:rsid w:val="00ED216B"/>
    <w:rsid w:val="00ED357B"/>
    <w:rsid w:val="00ED4561"/>
    <w:rsid w:val="00ED4A4D"/>
    <w:rsid w:val="00ED5312"/>
    <w:rsid w:val="00ED552B"/>
    <w:rsid w:val="00ED5546"/>
    <w:rsid w:val="00ED5FB1"/>
    <w:rsid w:val="00ED61DA"/>
    <w:rsid w:val="00ED7A28"/>
    <w:rsid w:val="00EE05E1"/>
    <w:rsid w:val="00EE07AC"/>
    <w:rsid w:val="00EE0A5E"/>
    <w:rsid w:val="00EE1235"/>
    <w:rsid w:val="00EE175B"/>
    <w:rsid w:val="00EE4201"/>
    <w:rsid w:val="00EE48CB"/>
    <w:rsid w:val="00EE50E7"/>
    <w:rsid w:val="00EE53E3"/>
    <w:rsid w:val="00EE57A7"/>
    <w:rsid w:val="00EE58C2"/>
    <w:rsid w:val="00EE7099"/>
    <w:rsid w:val="00EF0B3F"/>
    <w:rsid w:val="00EF1020"/>
    <w:rsid w:val="00EF18D2"/>
    <w:rsid w:val="00EF28E5"/>
    <w:rsid w:val="00EF29C9"/>
    <w:rsid w:val="00EF3E36"/>
    <w:rsid w:val="00EF446C"/>
    <w:rsid w:val="00EF4A1A"/>
    <w:rsid w:val="00EF4C5A"/>
    <w:rsid w:val="00EF5732"/>
    <w:rsid w:val="00EF6370"/>
    <w:rsid w:val="00EF6541"/>
    <w:rsid w:val="00EF657A"/>
    <w:rsid w:val="00EF7046"/>
    <w:rsid w:val="00F004EC"/>
    <w:rsid w:val="00F009CF"/>
    <w:rsid w:val="00F02DD5"/>
    <w:rsid w:val="00F0304E"/>
    <w:rsid w:val="00F03188"/>
    <w:rsid w:val="00F04CF2"/>
    <w:rsid w:val="00F05AA4"/>
    <w:rsid w:val="00F06168"/>
    <w:rsid w:val="00F06BD7"/>
    <w:rsid w:val="00F0758D"/>
    <w:rsid w:val="00F0773F"/>
    <w:rsid w:val="00F07D06"/>
    <w:rsid w:val="00F11DE3"/>
    <w:rsid w:val="00F12731"/>
    <w:rsid w:val="00F12AA1"/>
    <w:rsid w:val="00F12EC0"/>
    <w:rsid w:val="00F1402F"/>
    <w:rsid w:val="00F14631"/>
    <w:rsid w:val="00F16947"/>
    <w:rsid w:val="00F16D3B"/>
    <w:rsid w:val="00F173B1"/>
    <w:rsid w:val="00F20E7F"/>
    <w:rsid w:val="00F21864"/>
    <w:rsid w:val="00F21C69"/>
    <w:rsid w:val="00F223AD"/>
    <w:rsid w:val="00F2317F"/>
    <w:rsid w:val="00F26BC5"/>
    <w:rsid w:val="00F27623"/>
    <w:rsid w:val="00F31198"/>
    <w:rsid w:val="00F32DE4"/>
    <w:rsid w:val="00F32FBD"/>
    <w:rsid w:val="00F33D5B"/>
    <w:rsid w:val="00F33E7F"/>
    <w:rsid w:val="00F345D3"/>
    <w:rsid w:val="00F345E5"/>
    <w:rsid w:val="00F35DF4"/>
    <w:rsid w:val="00F37893"/>
    <w:rsid w:val="00F416A2"/>
    <w:rsid w:val="00F42E2F"/>
    <w:rsid w:val="00F43E78"/>
    <w:rsid w:val="00F4595A"/>
    <w:rsid w:val="00F45CA3"/>
    <w:rsid w:val="00F4616C"/>
    <w:rsid w:val="00F47381"/>
    <w:rsid w:val="00F47FD7"/>
    <w:rsid w:val="00F50A1D"/>
    <w:rsid w:val="00F50BED"/>
    <w:rsid w:val="00F52B68"/>
    <w:rsid w:val="00F55833"/>
    <w:rsid w:val="00F5697D"/>
    <w:rsid w:val="00F57531"/>
    <w:rsid w:val="00F57DFE"/>
    <w:rsid w:val="00F61643"/>
    <w:rsid w:val="00F62901"/>
    <w:rsid w:val="00F629E8"/>
    <w:rsid w:val="00F62EBC"/>
    <w:rsid w:val="00F63100"/>
    <w:rsid w:val="00F6455D"/>
    <w:rsid w:val="00F64C70"/>
    <w:rsid w:val="00F665F8"/>
    <w:rsid w:val="00F676A7"/>
    <w:rsid w:val="00F67E8B"/>
    <w:rsid w:val="00F7071B"/>
    <w:rsid w:val="00F74A50"/>
    <w:rsid w:val="00F74D40"/>
    <w:rsid w:val="00F75FF2"/>
    <w:rsid w:val="00F76D08"/>
    <w:rsid w:val="00F77E76"/>
    <w:rsid w:val="00F80229"/>
    <w:rsid w:val="00F811CE"/>
    <w:rsid w:val="00F82ADF"/>
    <w:rsid w:val="00F836B0"/>
    <w:rsid w:val="00F83EE4"/>
    <w:rsid w:val="00F840FB"/>
    <w:rsid w:val="00F842F1"/>
    <w:rsid w:val="00F84665"/>
    <w:rsid w:val="00F849C1"/>
    <w:rsid w:val="00F84DD7"/>
    <w:rsid w:val="00F8557E"/>
    <w:rsid w:val="00F869A7"/>
    <w:rsid w:val="00F86FE0"/>
    <w:rsid w:val="00F87F92"/>
    <w:rsid w:val="00F90A44"/>
    <w:rsid w:val="00F91C06"/>
    <w:rsid w:val="00F9212C"/>
    <w:rsid w:val="00F921DF"/>
    <w:rsid w:val="00F92AB8"/>
    <w:rsid w:val="00F93813"/>
    <w:rsid w:val="00F93F23"/>
    <w:rsid w:val="00F94A7C"/>
    <w:rsid w:val="00F94D73"/>
    <w:rsid w:val="00F97459"/>
    <w:rsid w:val="00F9761A"/>
    <w:rsid w:val="00F97B71"/>
    <w:rsid w:val="00FA2994"/>
    <w:rsid w:val="00FA2A19"/>
    <w:rsid w:val="00FA2C39"/>
    <w:rsid w:val="00FA6EF4"/>
    <w:rsid w:val="00FA76A2"/>
    <w:rsid w:val="00FB1417"/>
    <w:rsid w:val="00FB1F71"/>
    <w:rsid w:val="00FB1F7E"/>
    <w:rsid w:val="00FB2D0D"/>
    <w:rsid w:val="00FB3D48"/>
    <w:rsid w:val="00FB54B6"/>
    <w:rsid w:val="00FB59FB"/>
    <w:rsid w:val="00FB7120"/>
    <w:rsid w:val="00FB741A"/>
    <w:rsid w:val="00FB76A5"/>
    <w:rsid w:val="00FB7CBA"/>
    <w:rsid w:val="00FC0015"/>
    <w:rsid w:val="00FC089D"/>
    <w:rsid w:val="00FC31F6"/>
    <w:rsid w:val="00FC3A31"/>
    <w:rsid w:val="00FC3E2B"/>
    <w:rsid w:val="00FC56D7"/>
    <w:rsid w:val="00FC6D54"/>
    <w:rsid w:val="00FC775C"/>
    <w:rsid w:val="00FC7BE2"/>
    <w:rsid w:val="00FD0411"/>
    <w:rsid w:val="00FD1AE9"/>
    <w:rsid w:val="00FD38F3"/>
    <w:rsid w:val="00FD4C9B"/>
    <w:rsid w:val="00FD5618"/>
    <w:rsid w:val="00FE2566"/>
    <w:rsid w:val="00FE4B03"/>
    <w:rsid w:val="00FE59F7"/>
    <w:rsid w:val="00FE61A9"/>
    <w:rsid w:val="00FE62B4"/>
    <w:rsid w:val="00FE62D2"/>
    <w:rsid w:val="00FE772A"/>
    <w:rsid w:val="00FF0B37"/>
    <w:rsid w:val="00FF192D"/>
    <w:rsid w:val="00FF257E"/>
    <w:rsid w:val="00FF359A"/>
    <w:rsid w:val="00FF5D9D"/>
    <w:rsid w:val="00FF6299"/>
    <w:rsid w:val="00FF6901"/>
    <w:rsid w:val="00FF75D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2044D"/>
  <w15:chartTrackingRefBased/>
  <w15:docId w15:val="{EB835617-31BF-4F43-9287-5F3F7742F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1CB"/>
    <w:pPr>
      <w:widowControl w:val="0"/>
      <w:spacing w:after="0" w:line="240" w:lineRule="auto"/>
      <w:jc w:val="both"/>
    </w:pPr>
    <w:rPr>
      <w:rFonts w:ascii="Times New Roman" w:hAnsi="Times New Roman"/>
      <w:kern w:val="2"/>
      <w:sz w:val="21"/>
      <w:lang w:val="en-US"/>
    </w:rPr>
  </w:style>
  <w:style w:type="paragraph" w:styleId="Heading1">
    <w:name w:val="heading 1"/>
    <w:basedOn w:val="Normal"/>
    <w:next w:val="Normal"/>
    <w:link w:val="Heading1Char"/>
    <w:uiPriority w:val="9"/>
    <w:qFormat/>
    <w:rsid w:val="002304A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151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151CB"/>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51CB"/>
    <w:rPr>
      <w:rFonts w:asciiTheme="majorHAnsi" w:eastAsiaTheme="majorEastAsia" w:hAnsiTheme="majorHAnsi" w:cstheme="majorBidi"/>
      <w:b/>
      <w:bCs/>
      <w:kern w:val="2"/>
      <w:sz w:val="32"/>
      <w:szCs w:val="32"/>
      <w:lang w:val="en-US"/>
    </w:rPr>
  </w:style>
  <w:style w:type="character" w:customStyle="1" w:styleId="Heading3Char">
    <w:name w:val="Heading 3 Char"/>
    <w:basedOn w:val="DefaultParagraphFont"/>
    <w:link w:val="Heading3"/>
    <w:uiPriority w:val="9"/>
    <w:rsid w:val="00D151CB"/>
    <w:rPr>
      <w:rFonts w:ascii="Times New Roman" w:hAnsi="Times New Roman"/>
      <w:b/>
      <w:bCs/>
      <w:kern w:val="2"/>
      <w:sz w:val="32"/>
      <w:szCs w:val="32"/>
      <w:lang w:val="en-US"/>
    </w:rPr>
  </w:style>
  <w:style w:type="table" w:styleId="TableGrid">
    <w:name w:val="Table Grid"/>
    <w:basedOn w:val="TableNormal"/>
    <w:uiPriority w:val="39"/>
    <w:rsid w:val="00D151CB"/>
    <w:pPr>
      <w:spacing w:after="0" w:line="240" w:lineRule="auto"/>
    </w:pPr>
    <w:rPr>
      <w:rFonts w:ascii="Times New Roman" w:hAnsi="Times New Roman"/>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151CB"/>
    <w:pPr>
      <w:jc w:val="center"/>
    </w:pPr>
    <w:rPr>
      <w:rFonts w:cs="Times New Roman"/>
      <w:noProof/>
      <w:sz w:val="24"/>
    </w:rPr>
  </w:style>
  <w:style w:type="character" w:customStyle="1" w:styleId="EndNoteBibliographyTitleChar">
    <w:name w:val="EndNote Bibliography Title Char"/>
    <w:basedOn w:val="DefaultParagraphFont"/>
    <w:link w:val="EndNoteBibliographyTitle"/>
    <w:rsid w:val="00D151CB"/>
    <w:rPr>
      <w:rFonts w:ascii="Times New Roman" w:hAnsi="Times New Roman" w:cs="Times New Roman"/>
      <w:noProof/>
      <w:kern w:val="2"/>
      <w:sz w:val="24"/>
      <w:lang w:val="en-US"/>
    </w:rPr>
  </w:style>
  <w:style w:type="paragraph" w:customStyle="1" w:styleId="EndNoteBibliography">
    <w:name w:val="EndNote Bibliography"/>
    <w:basedOn w:val="Normal"/>
    <w:link w:val="EndNoteBibliographyChar"/>
    <w:rsid w:val="00D151CB"/>
    <w:pPr>
      <w:spacing w:line="480" w:lineRule="auto"/>
    </w:pPr>
    <w:rPr>
      <w:rFonts w:cs="Times New Roman"/>
      <w:noProof/>
      <w:sz w:val="24"/>
    </w:rPr>
  </w:style>
  <w:style w:type="character" w:customStyle="1" w:styleId="EndNoteBibliographyChar">
    <w:name w:val="EndNote Bibliography Char"/>
    <w:basedOn w:val="DefaultParagraphFont"/>
    <w:link w:val="EndNoteBibliography"/>
    <w:rsid w:val="00D151CB"/>
    <w:rPr>
      <w:rFonts w:ascii="Times New Roman" w:hAnsi="Times New Roman" w:cs="Times New Roman"/>
      <w:noProof/>
      <w:kern w:val="2"/>
      <w:sz w:val="24"/>
      <w:lang w:val="en-US"/>
    </w:rPr>
  </w:style>
  <w:style w:type="character" w:styleId="CommentReference">
    <w:name w:val="annotation reference"/>
    <w:basedOn w:val="DefaultParagraphFont"/>
    <w:uiPriority w:val="99"/>
    <w:semiHidden/>
    <w:unhideWhenUsed/>
    <w:rsid w:val="00D151CB"/>
    <w:rPr>
      <w:sz w:val="21"/>
      <w:szCs w:val="21"/>
    </w:rPr>
  </w:style>
  <w:style w:type="paragraph" w:styleId="CommentText">
    <w:name w:val="annotation text"/>
    <w:basedOn w:val="Normal"/>
    <w:link w:val="CommentTextChar"/>
    <w:uiPriority w:val="99"/>
    <w:semiHidden/>
    <w:unhideWhenUsed/>
    <w:rsid w:val="00D151CB"/>
    <w:pPr>
      <w:jc w:val="left"/>
    </w:pPr>
  </w:style>
  <w:style w:type="character" w:customStyle="1" w:styleId="CommentTextChar">
    <w:name w:val="Comment Text Char"/>
    <w:basedOn w:val="DefaultParagraphFont"/>
    <w:link w:val="CommentText"/>
    <w:uiPriority w:val="99"/>
    <w:semiHidden/>
    <w:rsid w:val="00D151CB"/>
    <w:rPr>
      <w:rFonts w:ascii="Times New Roman" w:hAnsi="Times New Roman"/>
      <w:kern w:val="2"/>
      <w:sz w:val="21"/>
      <w:lang w:val="en-US"/>
    </w:rPr>
  </w:style>
  <w:style w:type="paragraph" w:styleId="CommentSubject">
    <w:name w:val="annotation subject"/>
    <w:basedOn w:val="CommentText"/>
    <w:next w:val="CommentText"/>
    <w:link w:val="CommentSubjectChar"/>
    <w:uiPriority w:val="99"/>
    <w:semiHidden/>
    <w:unhideWhenUsed/>
    <w:rsid w:val="00D151CB"/>
    <w:rPr>
      <w:b/>
      <w:bCs/>
    </w:rPr>
  </w:style>
  <w:style w:type="character" w:customStyle="1" w:styleId="CommentSubjectChar">
    <w:name w:val="Comment Subject Char"/>
    <w:basedOn w:val="CommentTextChar"/>
    <w:link w:val="CommentSubject"/>
    <w:uiPriority w:val="99"/>
    <w:semiHidden/>
    <w:rsid w:val="00D151CB"/>
    <w:rPr>
      <w:rFonts w:ascii="Times New Roman" w:hAnsi="Times New Roman"/>
      <w:b/>
      <w:bCs/>
      <w:kern w:val="2"/>
      <w:sz w:val="21"/>
      <w:lang w:val="en-US"/>
    </w:rPr>
  </w:style>
  <w:style w:type="paragraph" w:styleId="BalloonText">
    <w:name w:val="Balloon Text"/>
    <w:basedOn w:val="Normal"/>
    <w:link w:val="BalloonTextChar"/>
    <w:uiPriority w:val="99"/>
    <w:semiHidden/>
    <w:unhideWhenUsed/>
    <w:rsid w:val="00D151CB"/>
    <w:rPr>
      <w:sz w:val="18"/>
      <w:szCs w:val="18"/>
    </w:rPr>
  </w:style>
  <w:style w:type="character" w:customStyle="1" w:styleId="BalloonTextChar">
    <w:name w:val="Balloon Text Char"/>
    <w:basedOn w:val="DefaultParagraphFont"/>
    <w:link w:val="BalloonText"/>
    <w:uiPriority w:val="99"/>
    <w:semiHidden/>
    <w:rsid w:val="00D151CB"/>
    <w:rPr>
      <w:rFonts w:ascii="Times New Roman" w:hAnsi="Times New Roman"/>
      <w:kern w:val="2"/>
      <w:sz w:val="18"/>
      <w:szCs w:val="18"/>
      <w:lang w:val="en-US"/>
    </w:rPr>
  </w:style>
  <w:style w:type="paragraph" w:styleId="ListParagraph">
    <w:name w:val="List Paragraph"/>
    <w:basedOn w:val="Normal"/>
    <w:uiPriority w:val="34"/>
    <w:qFormat/>
    <w:rsid w:val="00D151CB"/>
    <w:pPr>
      <w:ind w:left="720"/>
      <w:contextualSpacing/>
    </w:pPr>
  </w:style>
  <w:style w:type="paragraph" w:styleId="Header">
    <w:name w:val="header"/>
    <w:basedOn w:val="Normal"/>
    <w:link w:val="HeaderChar"/>
    <w:uiPriority w:val="99"/>
    <w:unhideWhenUsed/>
    <w:rsid w:val="00D151CB"/>
    <w:pPr>
      <w:tabs>
        <w:tab w:val="center" w:pos="4513"/>
        <w:tab w:val="right" w:pos="9026"/>
      </w:tabs>
    </w:pPr>
  </w:style>
  <w:style w:type="character" w:customStyle="1" w:styleId="HeaderChar">
    <w:name w:val="Header Char"/>
    <w:basedOn w:val="DefaultParagraphFont"/>
    <w:link w:val="Header"/>
    <w:uiPriority w:val="99"/>
    <w:rsid w:val="00D151CB"/>
    <w:rPr>
      <w:rFonts w:ascii="Times New Roman" w:hAnsi="Times New Roman"/>
      <w:kern w:val="2"/>
      <w:sz w:val="21"/>
      <w:lang w:val="en-US"/>
    </w:rPr>
  </w:style>
  <w:style w:type="paragraph" w:styleId="Footer">
    <w:name w:val="footer"/>
    <w:basedOn w:val="Normal"/>
    <w:link w:val="FooterChar"/>
    <w:uiPriority w:val="99"/>
    <w:unhideWhenUsed/>
    <w:rsid w:val="00D151CB"/>
    <w:pPr>
      <w:tabs>
        <w:tab w:val="center" w:pos="4513"/>
        <w:tab w:val="right" w:pos="9026"/>
      </w:tabs>
    </w:pPr>
  </w:style>
  <w:style w:type="character" w:customStyle="1" w:styleId="FooterChar">
    <w:name w:val="Footer Char"/>
    <w:basedOn w:val="DefaultParagraphFont"/>
    <w:link w:val="Footer"/>
    <w:uiPriority w:val="99"/>
    <w:rsid w:val="00D151CB"/>
    <w:rPr>
      <w:rFonts w:ascii="Times New Roman" w:hAnsi="Times New Roman"/>
      <w:kern w:val="2"/>
      <w:sz w:val="21"/>
      <w:lang w:val="en-US"/>
    </w:rPr>
  </w:style>
  <w:style w:type="character" w:styleId="Hyperlink">
    <w:name w:val="Hyperlink"/>
    <w:basedOn w:val="DefaultParagraphFont"/>
    <w:uiPriority w:val="99"/>
    <w:unhideWhenUsed/>
    <w:rsid w:val="00D151CB"/>
    <w:rPr>
      <w:color w:val="0563C1" w:themeColor="hyperlink"/>
      <w:u w:val="single"/>
    </w:rPr>
  </w:style>
  <w:style w:type="character" w:styleId="FollowedHyperlink">
    <w:name w:val="FollowedHyperlink"/>
    <w:basedOn w:val="DefaultParagraphFont"/>
    <w:uiPriority w:val="99"/>
    <w:semiHidden/>
    <w:unhideWhenUsed/>
    <w:rsid w:val="00D151CB"/>
    <w:rPr>
      <w:color w:val="954F72" w:themeColor="followedHyperlink"/>
      <w:u w:val="single"/>
    </w:rPr>
  </w:style>
  <w:style w:type="paragraph" w:styleId="NormalWeb">
    <w:name w:val="Normal (Web)"/>
    <w:basedOn w:val="Normal"/>
    <w:uiPriority w:val="99"/>
    <w:semiHidden/>
    <w:unhideWhenUsed/>
    <w:rsid w:val="00D151CB"/>
    <w:pPr>
      <w:widowControl/>
      <w:spacing w:before="100" w:beforeAutospacing="1" w:after="100" w:afterAutospacing="1"/>
      <w:jc w:val="left"/>
    </w:pPr>
    <w:rPr>
      <w:rFonts w:cs="Times New Roman"/>
      <w:kern w:val="0"/>
      <w:sz w:val="24"/>
      <w:szCs w:val="24"/>
    </w:rPr>
  </w:style>
  <w:style w:type="character" w:customStyle="1" w:styleId="Heading1Char">
    <w:name w:val="Heading 1 Char"/>
    <w:basedOn w:val="DefaultParagraphFont"/>
    <w:link w:val="Heading1"/>
    <w:uiPriority w:val="9"/>
    <w:rsid w:val="002304AF"/>
    <w:rPr>
      <w:rFonts w:asciiTheme="majorHAnsi" w:eastAsiaTheme="majorEastAsia" w:hAnsiTheme="majorHAnsi" w:cstheme="majorBidi"/>
      <w:color w:val="2E74B5" w:themeColor="accent1" w:themeShade="BF"/>
      <w:kern w:val="2"/>
      <w:sz w:val="32"/>
      <w:szCs w:val="32"/>
      <w:lang w:val="en-US"/>
    </w:rPr>
  </w:style>
  <w:style w:type="character" w:styleId="UnresolvedMention">
    <w:name w:val="Unresolved Mention"/>
    <w:basedOn w:val="DefaultParagraphFont"/>
    <w:uiPriority w:val="99"/>
    <w:semiHidden/>
    <w:unhideWhenUsed/>
    <w:rsid w:val="00A351B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051532">
      <w:bodyDiv w:val="1"/>
      <w:marLeft w:val="0"/>
      <w:marRight w:val="0"/>
      <w:marTop w:val="0"/>
      <w:marBottom w:val="0"/>
      <w:divBdr>
        <w:top w:val="none" w:sz="0" w:space="0" w:color="auto"/>
        <w:left w:val="none" w:sz="0" w:space="0" w:color="auto"/>
        <w:bottom w:val="none" w:sz="0" w:space="0" w:color="auto"/>
        <w:right w:val="none" w:sz="0" w:space="0" w:color="auto"/>
      </w:divBdr>
    </w:div>
    <w:div w:id="613948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cp4715@gmail.com" TargetMode="External"/><Relationship Id="rId13" Type="http://schemas.openxmlformats.org/officeDocument/2006/relationships/image" Target="media/image4.png"/><Relationship Id="rId18" Type="http://schemas.openxmlformats.org/officeDocument/2006/relationships/image" Target="media/image9.jpe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papers.ssrn.com/sol3/papers.cfm?abstract_id=22051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omments" Target="comments.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tiff"/><Relationship Id="rId28" Type="http://schemas.openxmlformats.org/officeDocument/2006/relationships/hyperlink" Target="https://papers.ssrn.com/sol3/papers.cfm?abstract_id=2160588" TargetMode="External"/><Relationship Id="rId10" Type="http://schemas.openxmlformats.org/officeDocument/2006/relationships/image" Target="media/image1.png"/><Relationship Id="rId19" Type="http://schemas.openxmlformats.org/officeDocument/2006/relationships/image" Target="media/image10.tiff"/><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jasp-stats.org" TargetMode="Externa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hyperlink" Target="http://www.researchtransparency.org/"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HCP_cloud\Exp.s\Project1_Moral_reputation_learning\Exp_Behav_Moral_Asso\Exp_Behav_Moral_Asso_5.2_moral_specific\Results\Processing%20and%20Analysis\Command_Files\data_dprime_wid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HCP_cloud\Exp.s\Project1_Moral_reputation_learning\Exp_Behav_Moral_Asso\Exp_Behav_Moral_Asso_5.2_moral_specific\Results\Processing%20and%20Analysis\Command_Files\data_RT_wid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data_dprime_wide!$B$43</c:f>
              <c:strCache>
                <c:ptCount val="1"/>
                <c:pt idx="0">
                  <c:v>Positive</c:v>
                </c:pt>
              </c:strCache>
            </c:strRef>
          </c:tx>
          <c:spPr>
            <a:solidFill>
              <a:schemeClr val="tx1">
                <a:lumMod val="85000"/>
                <a:lumOff val="15000"/>
              </a:schemeClr>
            </a:solidFill>
            <a:ln>
              <a:noFill/>
            </a:ln>
            <a:effectLst/>
          </c:spPr>
          <c:invertIfNegative val="0"/>
          <c:errBars>
            <c:errBarType val="both"/>
            <c:errValType val="cust"/>
            <c:noEndCap val="0"/>
            <c:plus>
              <c:numRef>
                <c:f>(data_dprime_wide!$B$42,data_dprime_wide!$E$42,data_dprime_wide!$H$42,data_dprime_wide!$K$42)</c:f>
                <c:numCache>
                  <c:formatCode>General</c:formatCode>
                  <c:ptCount val="4"/>
                  <c:pt idx="0">
                    <c:v>0.14978653673051168</c:v>
                  </c:pt>
                  <c:pt idx="1">
                    <c:v>0.15299280722432182</c:v>
                  </c:pt>
                  <c:pt idx="2">
                    <c:v>0.14021168034572529</c:v>
                  </c:pt>
                  <c:pt idx="3">
                    <c:v>0.15444713547321304</c:v>
                  </c:pt>
                </c:numCache>
              </c:numRef>
            </c:plus>
            <c:minus>
              <c:numRef>
                <c:f>(data_dprime_wide!$B$42,data_dprime_wide!$E$42,data_dprime_wide!$H$42,data_dprime_wide!$K$42)</c:f>
                <c:numCache>
                  <c:formatCode>General</c:formatCode>
                  <c:ptCount val="4"/>
                  <c:pt idx="0">
                    <c:v>0.14978653673051168</c:v>
                  </c:pt>
                  <c:pt idx="1">
                    <c:v>0.15299280722432182</c:v>
                  </c:pt>
                  <c:pt idx="2">
                    <c:v>0.14021168034572529</c:v>
                  </c:pt>
                  <c:pt idx="3">
                    <c:v>0.15444713547321304</c:v>
                  </c:pt>
                </c:numCache>
              </c:numRef>
            </c:minus>
            <c:spPr>
              <a:noFill/>
              <a:ln w="12700" cap="flat" cmpd="sng" algn="ctr">
                <a:solidFill>
                  <a:schemeClr val="tx1"/>
                </a:solidFill>
                <a:round/>
              </a:ln>
              <a:effectLst/>
            </c:spPr>
          </c:errBars>
          <c:cat>
            <c:strRef>
              <c:f>(data_dprime_wide!$B$44,data_dprime_wide!$E$44,data_dprime_wide!$H$44,data_dprime_wide!$K$44)</c:f>
              <c:strCache>
                <c:ptCount val="4"/>
                <c:pt idx="0">
                  <c:v>Morality</c:v>
                </c:pt>
                <c:pt idx="1">
                  <c:v>Attractiveness of Person</c:v>
                </c:pt>
                <c:pt idx="2">
                  <c:v>Attractiveness of Scene</c:v>
                </c:pt>
                <c:pt idx="3">
                  <c:v>Emotion</c:v>
                </c:pt>
              </c:strCache>
            </c:strRef>
          </c:cat>
          <c:val>
            <c:numRef>
              <c:f>(data_dprime_wide!$B$40,data_dprime_wide!$E$40,data_dprime_wide!$H$40,data_dprime_wide!$K$40)</c:f>
              <c:numCache>
                <c:formatCode>General</c:formatCode>
                <c:ptCount val="4"/>
                <c:pt idx="0">
                  <c:v>2.1985454708857226</c:v>
                </c:pt>
                <c:pt idx="1">
                  <c:v>2.5279562175811963</c:v>
                </c:pt>
                <c:pt idx="2">
                  <c:v>2.444029236736375</c:v>
                </c:pt>
                <c:pt idx="3">
                  <c:v>2.2800883122287652</c:v>
                </c:pt>
              </c:numCache>
            </c:numRef>
          </c:val>
          <c:extLst>
            <c:ext xmlns:c16="http://schemas.microsoft.com/office/drawing/2014/chart" uri="{C3380CC4-5D6E-409C-BE32-E72D297353CC}">
              <c16:uniqueId val="{00000000-9196-48F9-AECE-1A208F863BF0}"/>
            </c:ext>
          </c:extLst>
        </c:ser>
        <c:ser>
          <c:idx val="1"/>
          <c:order val="1"/>
          <c:tx>
            <c:strRef>
              <c:f>data_dprime_wide!$C$43</c:f>
              <c:strCache>
                <c:ptCount val="1"/>
                <c:pt idx="0">
                  <c:v>Neutral</c:v>
                </c:pt>
              </c:strCache>
            </c:strRef>
          </c:tx>
          <c:spPr>
            <a:solidFill>
              <a:schemeClr val="tx1">
                <a:lumMod val="65000"/>
                <a:lumOff val="35000"/>
              </a:schemeClr>
            </a:solidFill>
            <a:ln>
              <a:noFill/>
            </a:ln>
            <a:effectLst/>
          </c:spPr>
          <c:invertIfNegative val="0"/>
          <c:errBars>
            <c:errBarType val="both"/>
            <c:errValType val="cust"/>
            <c:noEndCap val="0"/>
            <c:plus>
              <c:numRef>
                <c:f>(data_dprime_wide!$C$42,data_dprime_wide!$F$42,data_dprime_wide!$I$42,data_dprime_wide!$L$42)</c:f>
                <c:numCache>
                  <c:formatCode>General</c:formatCode>
                  <c:ptCount val="4"/>
                  <c:pt idx="0">
                    <c:v>0.16102378556697175</c:v>
                  </c:pt>
                  <c:pt idx="1">
                    <c:v>0.16866816415925764</c:v>
                  </c:pt>
                  <c:pt idx="2">
                    <c:v>0.17318392317769787</c:v>
                  </c:pt>
                  <c:pt idx="3">
                    <c:v>0.12482596003099293</c:v>
                  </c:pt>
                </c:numCache>
              </c:numRef>
            </c:plus>
            <c:minus>
              <c:numRef>
                <c:f>(data_dprime_wide!$C$42,data_dprime_wide!$F$42,data_dprime_wide!$I$42,data_dprime_wide!$L$42)</c:f>
                <c:numCache>
                  <c:formatCode>General</c:formatCode>
                  <c:ptCount val="4"/>
                  <c:pt idx="0">
                    <c:v>0.16102378556697175</c:v>
                  </c:pt>
                  <c:pt idx="1">
                    <c:v>0.16866816415925764</c:v>
                  </c:pt>
                  <c:pt idx="2">
                    <c:v>0.17318392317769787</c:v>
                  </c:pt>
                  <c:pt idx="3">
                    <c:v>0.12482596003099293</c:v>
                  </c:pt>
                </c:numCache>
              </c:numRef>
            </c:minus>
            <c:spPr>
              <a:noFill/>
              <a:ln w="12700" cap="flat" cmpd="sng" algn="ctr">
                <a:solidFill>
                  <a:schemeClr val="tx1"/>
                </a:solidFill>
                <a:round/>
              </a:ln>
              <a:effectLst/>
            </c:spPr>
          </c:errBars>
          <c:cat>
            <c:strRef>
              <c:f>(data_dprime_wide!$B$44,data_dprime_wide!$E$44,data_dprime_wide!$H$44,data_dprime_wide!$K$44)</c:f>
              <c:strCache>
                <c:ptCount val="4"/>
                <c:pt idx="0">
                  <c:v>Morality</c:v>
                </c:pt>
                <c:pt idx="1">
                  <c:v>Attractiveness of Person</c:v>
                </c:pt>
                <c:pt idx="2">
                  <c:v>Attractiveness of Scene</c:v>
                </c:pt>
                <c:pt idx="3">
                  <c:v>Emotion</c:v>
                </c:pt>
              </c:strCache>
            </c:strRef>
          </c:cat>
          <c:val>
            <c:numRef>
              <c:f>(data_dprime_wide!$C$40,data_dprime_wide!$F$40,data_dprime_wide!$I$40,data_dprime_wide!$L$40)</c:f>
              <c:numCache>
                <c:formatCode>General</c:formatCode>
                <c:ptCount val="4"/>
                <c:pt idx="0">
                  <c:v>1.9604020072216273</c:v>
                </c:pt>
                <c:pt idx="1">
                  <c:v>1.9292407760395289</c:v>
                </c:pt>
                <c:pt idx="2">
                  <c:v>1.7635521353040766</c:v>
                </c:pt>
                <c:pt idx="3">
                  <c:v>2.3078273772407996</c:v>
                </c:pt>
              </c:numCache>
            </c:numRef>
          </c:val>
          <c:extLst>
            <c:ext xmlns:c16="http://schemas.microsoft.com/office/drawing/2014/chart" uri="{C3380CC4-5D6E-409C-BE32-E72D297353CC}">
              <c16:uniqueId val="{00000001-9196-48F9-AECE-1A208F863BF0}"/>
            </c:ext>
          </c:extLst>
        </c:ser>
        <c:ser>
          <c:idx val="2"/>
          <c:order val="2"/>
          <c:tx>
            <c:strRef>
              <c:f>data_dprime_wide!$D$43</c:f>
              <c:strCache>
                <c:ptCount val="1"/>
                <c:pt idx="0">
                  <c:v>Negative</c:v>
                </c:pt>
              </c:strCache>
            </c:strRef>
          </c:tx>
          <c:spPr>
            <a:solidFill>
              <a:schemeClr val="bg1">
                <a:lumMod val="75000"/>
              </a:schemeClr>
            </a:solidFill>
            <a:ln>
              <a:noFill/>
            </a:ln>
            <a:effectLst/>
          </c:spPr>
          <c:invertIfNegative val="0"/>
          <c:errBars>
            <c:errBarType val="both"/>
            <c:errValType val="cust"/>
            <c:noEndCap val="0"/>
            <c:plus>
              <c:numRef>
                <c:f>(data_dprime_wide!$D$42,data_dprime_wide!$G$42,data_dprime_wide!$J$42,data_dprime_wide!$M$42)</c:f>
                <c:numCache>
                  <c:formatCode>General</c:formatCode>
                  <c:ptCount val="4"/>
                  <c:pt idx="0">
                    <c:v>0.14638895573424601</c:v>
                  </c:pt>
                  <c:pt idx="1">
                    <c:v>0.16907002686275857</c:v>
                  </c:pt>
                  <c:pt idx="2">
                    <c:v>0.14102339892518967</c:v>
                  </c:pt>
                  <c:pt idx="3">
                    <c:v>0.14104332104133854</c:v>
                  </c:pt>
                </c:numCache>
              </c:numRef>
            </c:plus>
            <c:minus>
              <c:numRef>
                <c:f>(data_dprime_wide!$D$42,data_dprime_wide!$G$42,data_dprime_wide!$J$42,data_dprime_wide!$M$42)</c:f>
                <c:numCache>
                  <c:formatCode>General</c:formatCode>
                  <c:ptCount val="4"/>
                  <c:pt idx="0">
                    <c:v>0.14638895573424601</c:v>
                  </c:pt>
                  <c:pt idx="1">
                    <c:v>0.16907002686275857</c:v>
                  </c:pt>
                  <c:pt idx="2">
                    <c:v>0.14102339892518967</c:v>
                  </c:pt>
                  <c:pt idx="3">
                    <c:v>0.14104332104133854</c:v>
                  </c:pt>
                </c:numCache>
              </c:numRef>
            </c:minus>
            <c:spPr>
              <a:noFill/>
              <a:ln w="12700" cap="flat" cmpd="sng" algn="ctr">
                <a:solidFill>
                  <a:schemeClr val="tx1"/>
                </a:solidFill>
                <a:round/>
              </a:ln>
              <a:effectLst/>
            </c:spPr>
          </c:errBars>
          <c:cat>
            <c:strRef>
              <c:f>(data_dprime_wide!$B$44,data_dprime_wide!$E$44,data_dprime_wide!$H$44,data_dprime_wide!$K$44)</c:f>
              <c:strCache>
                <c:ptCount val="4"/>
                <c:pt idx="0">
                  <c:v>Morality</c:v>
                </c:pt>
                <c:pt idx="1">
                  <c:v>Attractiveness of Person</c:v>
                </c:pt>
                <c:pt idx="2">
                  <c:v>Attractiveness of Scene</c:v>
                </c:pt>
                <c:pt idx="3">
                  <c:v>Emotion</c:v>
                </c:pt>
              </c:strCache>
            </c:strRef>
          </c:cat>
          <c:val>
            <c:numRef>
              <c:f>(data_dprime_wide!$D$40,data_dprime_wide!$G$40,data_dprime_wide!$J$40,data_dprime_wide!$M$40)</c:f>
              <c:numCache>
                <c:formatCode>General</c:formatCode>
                <c:ptCount val="4"/>
                <c:pt idx="0">
                  <c:v>2.033777928575863</c:v>
                </c:pt>
                <c:pt idx="1">
                  <c:v>1.9241307740810825</c:v>
                </c:pt>
                <c:pt idx="2">
                  <c:v>1.9776451888943476</c:v>
                </c:pt>
                <c:pt idx="3">
                  <c:v>1.9647686079679441</c:v>
                </c:pt>
              </c:numCache>
            </c:numRef>
          </c:val>
          <c:extLst>
            <c:ext xmlns:c16="http://schemas.microsoft.com/office/drawing/2014/chart" uri="{C3380CC4-5D6E-409C-BE32-E72D297353CC}">
              <c16:uniqueId val="{00000002-9196-48F9-AECE-1A208F863BF0}"/>
            </c:ext>
          </c:extLst>
        </c:ser>
        <c:dLbls>
          <c:showLegendKey val="0"/>
          <c:showVal val="0"/>
          <c:showCatName val="0"/>
          <c:showSerName val="0"/>
          <c:showPercent val="0"/>
          <c:showBubbleSize val="0"/>
        </c:dLbls>
        <c:gapWidth val="219"/>
        <c:axId val="1437585744"/>
        <c:axId val="1437589008"/>
      </c:barChart>
      <c:catAx>
        <c:axId val="1437585744"/>
        <c:scaling>
          <c:orientation val="minMax"/>
        </c:scaling>
        <c:delete val="0"/>
        <c:axPos val="b"/>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437589008"/>
        <c:crosses val="autoZero"/>
        <c:auto val="1"/>
        <c:lblAlgn val="ctr"/>
        <c:lblOffset val="100"/>
        <c:noMultiLvlLbl val="0"/>
      </c:catAx>
      <c:valAx>
        <c:axId val="1437589008"/>
        <c:scaling>
          <c:orientation val="minMax"/>
          <c:max val="3"/>
          <c:min val="1"/>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i="1">
                    <a:solidFill>
                      <a:sysClr val="windowText" lastClr="000000"/>
                    </a:solidFill>
                    <a:latin typeface="Times New Roman" panose="02020603050405020304" pitchFamily="18" charset="0"/>
                    <a:cs typeface="Times New Roman" panose="02020603050405020304" pitchFamily="18" charset="0"/>
                  </a:rPr>
                  <a:t>d </a:t>
                </a:r>
                <a:r>
                  <a:rPr lang="en-US" altLang="zh-CN" sz="1000">
                    <a:solidFill>
                      <a:sysClr val="windowText" lastClr="000000"/>
                    </a:solidFill>
                    <a:latin typeface="Times New Roman" panose="02020603050405020304" pitchFamily="18" charset="0"/>
                    <a:cs typeface="Times New Roman" panose="02020603050405020304" pitchFamily="18" charset="0"/>
                  </a:rPr>
                  <a:t>prime for different conditions</a:t>
                </a:r>
                <a:endParaRPr lang="zh-CN" altLang="en-US" sz="10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12700">
            <a:solidFill>
              <a:schemeClr val="tx1"/>
            </a:solidFill>
          </a:ln>
          <a:effectLst/>
        </c:spPr>
        <c:txPr>
          <a:bodyPr rot="-6000000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437585744"/>
        <c:crosses val="autoZero"/>
        <c:crossBetween val="between"/>
        <c:majorUnit val="0.5"/>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data_RT_wide!$B$43</c:f>
              <c:strCache>
                <c:ptCount val="1"/>
                <c:pt idx="0">
                  <c:v>Positive</c:v>
                </c:pt>
              </c:strCache>
            </c:strRef>
          </c:tx>
          <c:spPr>
            <a:solidFill>
              <a:schemeClr val="tx1">
                <a:lumMod val="85000"/>
                <a:lumOff val="15000"/>
              </a:schemeClr>
            </a:solidFill>
            <a:ln>
              <a:noFill/>
            </a:ln>
            <a:effectLst/>
          </c:spPr>
          <c:invertIfNegative val="0"/>
          <c:errBars>
            <c:errBarType val="both"/>
            <c:errValType val="cust"/>
            <c:noEndCap val="0"/>
            <c:plus>
              <c:numRef>
                <c:f>(data_RT_wide!$B$42,data_RT_wide!$E$42,data_RT_wide!$H$42,data_RT_wide!$K$42)</c:f>
                <c:numCache>
                  <c:formatCode>General</c:formatCode>
                  <c:ptCount val="4"/>
                  <c:pt idx="0">
                    <c:v>15.784251301756763</c:v>
                  </c:pt>
                  <c:pt idx="1">
                    <c:v>9.21930519850698</c:v>
                  </c:pt>
                  <c:pt idx="2">
                    <c:v>11.028476521708674</c:v>
                  </c:pt>
                  <c:pt idx="3">
                    <c:v>14.143662037421176</c:v>
                  </c:pt>
                </c:numCache>
              </c:numRef>
            </c:plus>
            <c:minus>
              <c:numRef>
                <c:f>(data_RT_wide!$B$42,data_RT_wide!$E$42,data_RT_wide!$H$42,data_RT_wide!$K$42)</c:f>
                <c:numCache>
                  <c:formatCode>General</c:formatCode>
                  <c:ptCount val="4"/>
                  <c:pt idx="0">
                    <c:v>15.784251301756763</c:v>
                  </c:pt>
                  <c:pt idx="1">
                    <c:v>9.21930519850698</c:v>
                  </c:pt>
                  <c:pt idx="2">
                    <c:v>11.028476521708674</c:v>
                  </c:pt>
                  <c:pt idx="3">
                    <c:v>14.143662037421176</c:v>
                  </c:pt>
                </c:numCache>
              </c:numRef>
            </c:minus>
            <c:spPr>
              <a:noFill/>
              <a:ln w="12700" cap="flat" cmpd="sng" algn="ctr">
                <a:solidFill>
                  <a:schemeClr val="tx1"/>
                </a:solidFill>
                <a:round/>
              </a:ln>
              <a:effectLst/>
            </c:spPr>
          </c:errBars>
          <c:cat>
            <c:strRef>
              <c:f>(data_RT_wide!$B$44,data_RT_wide!$E$44,data_RT_wide!$H$44,data_RT_wide!$K$44)</c:f>
              <c:strCache>
                <c:ptCount val="4"/>
                <c:pt idx="0">
                  <c:v>Morality</c:v>
                </c:pt>
                <c:pt idx="1">
                  <c:v>Attractiveness of Person</c:v>
                </c:pt>
                <c:pt idx="2">
                  <c:v>Attractiveness of Scene</c:v>
                </c:pt>
                <c:pt idx="3">
                  <c:v>Emotion</c:v>
                </c:pt>
              </c:strCache>
            </c:strRef>
          </c:cat>
          <c:val>
            <c:numRef>
              <c:f>(data_RT_wide!$B$40,data_RT_wide!$E$40,data_RT_wide!$H$40,data_RT_wide!$K$40)</c:f>
              <c:numCache>
                <c:formatCode>General</c:formatCode>
                <c:ptCount val="4"/>
                <c:pt idx="0">
                  <c:v>655.73256160535675</c:v>
                </c:pt>
                <c:pt idx="1">
                  <c:v>638.43059851353428</c:v>
                </c:pt>
                <c:pt idx="2">
                  <c:v>651.0638395103108</c:v>
                </c:pt>
                <c:pt idx="3">
                  <c:v>653.48308663874661</c:v>
                </c:pt>
              </c:numCache>
            </c:numRef>
          </c:val>
          <c:extLst>
            <c:ext xmlns:c16="http://schemas.microsoft.com/office/drawing/2014/chart" uri="{C3380CC4-5D6E-409C-BE32-E72D297353CC}">
              <c16:uniqueId val="{00000000-FF28-455F-8C0C-5611DAF3172B}"/>
            </c:ext>
          </c:extLst>
        </c:ser>
        <c:ser>
          <c:idx val="1"/>
          <c:order val="1"/>
          <c:tx>
            <c:strRef>
              <c:f>data_RT_wide!$C$43</c:f>
              <c:strCache>
                <c:ptCount val="1"/>
                <c:pt idx="0">
                  <c:v>Neutral</c:v>
                </c:pt>
              </c:strCache>
            </c:strRef>
          </c:tx>
          <c:spPr>
            <a:solidFill>
              <a:schemeClr val="tx1">
                <a:lumMod val="65000"/>
                <a:lumOff val="35000"/>
              </a:schemeClr>
            </a:solidFill>
            <a:ln>
              <a:noFill/>
            </a:ln>
            <a:effectLst/>
          </c:spPr>
          <c:invertIfNegative val="0"/>
          <c:errBars>
            <c:errBarType val="both"/>
            <c:errValType val="cust"/>
            <c:noEndCap val="0"/>
            <c:plus>
              <c:numRef>
                <c:f>(data_RT_wide!$C$42,data_RT_wide!$F$42,data_RT_wide!$I$42,data_RT_wide!$L$42)</c:f>
                <c:numCache>
                  <c:formatCode>General</c:formatCode>
                  <c:ptCount val="4"/>
                  <c:pt idx="0">
                    <c:v>15.782830255563798</c:v>
                  </c:pt>
                  <c:pt idx="1">
                    <c:v>11.036587221073862</c:v>
                  </c:pt>
                  <c:pt idx="2">
                    <c:v>12.487501595129421</c:v>
                  </c:pt>
                  <c:pt idx="3">
                    <c:v>9.5030486154395817</c:v>
                  </c:pt>
                </c:numCache>
              </c:numRef>
            </c:plus>
            <c:minus>
              <c:numRef>
                <c:f>(data_RT_wide!$C$42,data_RT_wide!$F$42,data_RT_wide!$I$42,data_RT_wide!$L$42)</c:f>
                <c:numCache>
                  <c:formatCode>General</c:formatCode>
                  <c:ptCount val="4"/>
                  <c:pt idx="0">
                    <c:v>15.782830255563798</c:v>
                  </c:pt>
                  <c:pt idx="1">
                    <c:v>11.036587221073862</c:v>
                  </c:pt>
                  <c:pt idx="2">
                    <c:v>12.487501595129421</c:v>
                  </c:pt>
                  <c:pt idx="3">
                    <c:v>9.5030486154395817</c:v>
                  </c:pt>
                </c:numCache>
              </c:numRef>
            </c:minus>
            <c:spPr>
              <a:noFill/>
              <a:ln w="12700" cap="flat" cmpd="sng" algn="ctr">
                <a:solidFill>
                  <a:schemeClr val="tx1"/>
                </a:solidFill>
                <a:round/>
              </a:ln>
              <a:effectLst/>
            </c:spPr>
          </c:errBars>
          <c:cat>
            <c:strRef>
              <c:f>(data_RT_wide!$B$44,data_RT_wide!$E$44,data_RT_wide!$H$44,data_RT_wide!$K$44)</c:f>
              <c:strCache>
                <c:ptCount val="4"/>
                <c:pt idx="0">
                  <c:v>Morality</c:v>
                </c:pt>
                <c:pt idx="1">
                  <c:v>Attractiveness of Person</c:v>
                </c:pt>
                <c:pt idx="2">
                  <c:v>Attractiveness of Scene</c:v>
                </c:pt>
                <c:pt idx="3">
                  <c:v>Emotion</c:v>
                </c:pt>
              </c:strCache>
            </c:strRef>
          </c:cat>
          <c:val>
            <c:numRef>
              <c:f>(data_RT_wide!$C$40,data_RT_wide!$F$40,data_RT_wide!$I$40,data_RT_wide!$L$40)</c:f>
              <c:numCache>
                <c:formatCode>General</c:formatCode>
                <c:ptCount val="4"/>
                <c:pt idx="0">
                  <c:v>673.79047422787414</c:v>
                </c:pt>
                <c:pt idx="1">
                  <c:v>691.02667831388544</c:v>
                </c:pt>
                <c:pt idx="2">
                  <c:v>696.68897496795717</c:v>
                </c:pt>
                <c:pt idx="3">
                  <c:v>661.95620055739346</c:v>
                </c:pt>
              </c:numCache>
            </c:numRef>
          </c:val>
          <c:extLst>
            <c:ext xmlns:c16="http://schemas.microsoft.com/office/drawing/2014/chart" uri="{C3380CC4-5D6E-409C-BE32-E72D297353CC}">
              <c16:uniqueId val="{00000001-FF28-455F-8C0C-5611DAF3172B}"/>
            </c:ext>
          </c:extLst>
        </c:ser>
        <c:ser>
          <c:idx val="2"/>
          <c:order val="2"/>
          <c:tx>
            <c:strRef>
              <c:f>data_RT_wide!$D$43</c:f>
              <c:strCache>
                <c:ptCount val="1"/>
                <c:pt idx="0">
                  <c:v>Negative</c:v>
                </c:pt>
              </c:strCache>
            </c:strRef>
          </c:tx>
          <c:spPr>
            <a:solidFill>
              <a:schemeClr val="accent3"/>
            </a:solidFill>
            <a:ln>
              <a:noFill/>
            </a:ln>
            <a:effectLst/>
          </c:spPr>
          <c:invertIfNegative val="0"/>
          <c:errBars>
            <c:errBarType val="both"/>
            <c:errValType val="cust"/>
            <c:noEndCap val="0"/>
            <c:plus>
              <c:numRef>
                <c:f>(data_RT_wide!$D$42,data_RT_wide!$G$42,data_RT_wide!$J$42,data_RT_wide!$M$42)</c:f>
                <c:numCache>
                  <c:formatCode>General</c:formatCode>
                  <c:ptCount val="4"/>
                  <c:pt idx="0">
                    <c:v>14.726793492279663</c:v>
                  </c:pt>
                  <c:pt idx="1">
                    <c:v>11.926506738389875</c:v>
                  </c:pt>
                  <c:pt idx="2">
                    <c:v>11.650494539459242</c:v>
                  </c:pt>
                  <c:pt idx="3">
                    <c:v>11.406936646727493</c:v>
                  </c:pt>
                </c:numCache>
              </c:numRef>
            </c:plus>
            <c:minus>
              <c:numRef>
                <c:f>(data_RT_wide!$D$42,data_RT_wide!$G$42,data_RT_wide!$J$42,data_RT_wide!$M$42)</c:f>
                <c:numCache>
                  <c:formatCode>General</c:formatCode>
                  <c:ptCount val="4"/>
                  <c:pt idx="0">
                    <c:v>14.726793492279663</c:v>
                  </c:pt>
                  <c:pt idx="1">
                    <c:v>11.926506738389875</c:v>
                  </c:pt>
                  <c:pt idx="2">
                    <c:v>11.650494539459242</c:v>
                  </c:pt>
                  <c:pt idx="3">
                    <c:v>11.406936646727493</c:v>
                  </c:pt>
                </c:numCache>
              </c:numRef>
            </c:minus>
            <c:spPr>
              <a:noFill/>
              <a:ln w="12700" cap="flat" cmpd="sng" algn="ctr">
                <a:solidFill>
                  <a:schemeClr val="tx1"/>
                </a:solidFill>
                <a:round/>
              </a:ln>
              <a:effectLst/>
            </c:spPr>
          </c:errBars>
          <c:cat>
            <c:strRef>
              <c:f>(data_RT_wide!$B$44,data_RT_wide!$E$44,data_RT_wide!$H$44,data_RT_wide!$K$44)</c:f>
              <c:strCache>
                <c:ptCount val="4"/>
                <c:pt idx="0">
                  <c:v>Morality</c:v>
                </c:pt>
                <c:pt idx="1">
                  <c:v>Attractiveness of Person</c:v>
                </c:pt>
                <c:pt idx="2">
                  <c:v>Attractiveness of Scene</c:v>
                </c:pt>
                <c:pt idx="3">
                  <c:v>Emotion</c:v>
                </c:pt>
              </c:strCache>
            </c:strRef>
          </c:cat>
          <c:val>
            <c:numRef>
              <c:f>(data_RT_wide!$D$40,data_RT_wide!$G$40,data_RT_wide!$J$40,data_RT_wide!$M$40)</c:f>
              <c:numCache>
                <c:formatCode>General</c:formatCode>
                <c:ptCount val="4"/>
                <c:pt idx="0">
                  <c:v>691.50572358676072</c:v>
                </c:pt>
                <c:pt idx="1">
                  <c:v>704.78185523826528</c:v>
                </c:pt>
                <c:pt idx="2">
                  <c:v>696.38783443788282</c:v>
                </c:pt>
                <c:pt idx="3">
                  <c:v>695.31413721883644</c:v>
                </c:pt>
              </c:numCache>
            </c:numRef>
          </c:val>
          <c:extLst>
            <c:ext xmlns:c16="http://schemas.microsoft.com/office/drawing/2014/chart" uri="{C3380CC4-5D6E-409C-BE32-E72D297353CC}">
              <c16:uniqueId val="{00000002-FF28-455F-8C0C-5611DAF3172B}"/>
            </c:ext>
          </c:extLst>
        </c:ser>
        <c:dLbls>
          <c:showLegendKey val="0"/>
          <c:showVal val="0"/>
          <c:showCatName val="0"/>
          <c:showSerName val="0"/>
          <c:showPercent val="0"/>
          <c:showBubbleSize val="0"/>
        </c:dLbls>
        <c:gapWidth val="219"/>
        <c:axId val="1437596624"/>
        <c:axId val="1437600976"/>
      </c:barChart>
      <c:catAx>
        <c:axId val="1437596624"/>
        <c:scaling>
          <c:orientation val="minMax"/>
        </c:scaling>
        <c:delete val="0"/>
        <c:axPos val="b"/>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437600976"/>
        <c:crosses val="autoZero"/>
        <c:auto val="1"/>
        <c:lblAlgn val="ctr"/>
        <c:lblOffset val="100"/>
        <c:noMultiLvlLbl val="0"/>
      </c:catAx>
      <c:valAx>
        <c:axId val="1437600976"/>
        <c:scaling>
          <c:orientation val="minMax"/>
          <c:max val="720"/>
          <c:min val="6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sz="1000">
                    <a:solidFill>
                      <a:sysClr val="windowText" lastClr="000000"/>
                    </a:solidFill>
                  </a:rPr>
                  <a:t>Reaction</a:t>
                </a:r>
                <a:r>
                  <a:rPr lang="en-US" altLang="zh-CN" sz="1000" baseline="0">
                    <a:solidFill>
                      <a:sysClr val="windowText" lastClr="000000"/>
                    </a:solidFill>
                  </a:rPr>
                  <a:t> times for each condtion (ms)</a:t>
                </a:r>
                <a:endParaRPr lang="zh-CN" altLang="en-US" sz="1000">
                  <a:solidFill>
                    <a:sysClr val="windowText" lastClr="00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12700">
            <a:solidFill>
              <a:schemeClr val="tx1"/>
            </a:solidFill>
          </a:ln>
          <a:effectLst/>
        </c:spPr>
        <c:txPr>
          <a:bodyPr rot="-6000000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437596624"/>
        <c:crosses val="autoZero"/>
        <c:crossBetween val="between"/>
        <c:majorUnit val="30"/>
        <c:minorUnit val="25"/>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4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88D89-CE53-4CED-8ADA-2167151BD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Pages>
  <Words>22521</Words>
  <Characters>128370</Characters>
  <Application>Microsoft Office Word</Application>
  <DocSecurity>0</DocSecurity>
  <Lines>1069</Lines>
  <Paragraphs>301</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    Abstract</vt:lpstr>
      <vt:lpstr>    General method</vt:lpstr>
      <vt:lpstr>    Experiment 1a</vt:lpstr>
      <vt:lpstr>        Method</vt:lpstr>
      <vt:lpstr>        Results</vt:lpstr>
      <vt:lpstr>    Experiment 1b</vt:lpstr>
      <vt:lpstr>        Method</vt:lpstr>
      <vt:lpstr>        Results</vt:lpstr>
      <vt:lpstr>    Experiment 1c</vt:lpstr>
      <vt:lpstr>        Method</vt:lpstr>
      <vt:lpstr>        Results</vt:lpstr>
      <vt:lpstr>        Discussion</vt:lpstr>
      <vt:lpstr>    Experiment 2: Sequential presenting</vt:lpstr>
      <vt:lpstr>        Method</vt:lpstr>
      <vt:lpstr>        Results</vt:lpstr>
      <vt:lpstr>    Study Experiment 3 a: valenced-self and other (together)</vt:lpstr>
      <vt:lpstr>        Method. </vt:lpstr>
      <vt:lpstr>        Results</vt:lpstr>
      <vt:lpstr>    Experiment Study 3 b: valenced-self and other (separated)</vt:lpstr>
      <vt:lpstr>        Method. </vt:lpstr>
      <vt:lpstr>        Results</vt:lpstr>
      <vt:lpstr>    Experimentstudy 4a: Valence as distractor</vt:lpstr>
      <vt:lpstr>        Method</vt:lpstr>
      <vt:lpstr>        Results</vt:lpstr>
    </vt:vector>
  </TitlesOfParts>
  <Company/>
  <LinksUpToDate>false</LinksUpToDate>
  <CharactersWithSpaces>150590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Jie Sui</dc:creator>
  <cp:keywords/>
  <dc:description/>
  <cp:lastModifiedBy>Hu, C-P</cp:lastModifiedBy>
  <cp:revision>60</cp:revision>
  <dcterms:created xsi:type="dcterms:W3CDTF">2019-04-15T06:33:00Z</dcterms:created>
  <dcterms:modified xsi:type="dcterms:W3CDTF">2019-05-02T07:46:00Z</dcterms:modified>
</cp:coreProperties>
</file>